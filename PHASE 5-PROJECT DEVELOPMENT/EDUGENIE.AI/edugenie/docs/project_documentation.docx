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321467249"/>
        <w:tag w:val="goog_rdk_8"/>
      </w:sdtPr>
      <w:sdtContent>
        <w:p w:rsidR="00000000" w:rsidDel="00000000" w:rsidP="00000000" w:rsidRDefault="00000000" w:rsidRPr="00000000" w14:paraId="00000001">
          <w:pPr>
            <w:ind w:left="-90" w:firstLine="0"/>
            <w:rPr>
              <w:ins w:author="Anonymous" w:id="5" w:date="2026-09-24T06:21:21Z"/>
              <w:del w:author="udhaya kumar" w:id="6" w:date="2026-09-24T06:40:29Z"/>
              <w:rPrChange w:author="Anonymous" w:id="7" w:date="2026-09-24T06:21:21Z">
                <w:rPr>
                  <w:rFonts w:ascii="Arial" w:cs="Arial" w:eastAsia="Arial" w:hAnsi="Arial"/>
                  <w:b w:val="0"/>
                  <w:bCs w:val="0"/>
                  <w:i w:val="0"/>
                  <w:iCs w:val="0"/>
                  <w:smallCaps w:val="0"/>
                  <w:strike w:val="0"/>
                  <w:color w:val="000000"/>
                  <w:sz w:val="22"/>
                  <w:szCs w:val="22"/>
                  <w:u w:val="none"/>
                  <w:shd w:fill="auto" w:val="clear"/>
                  <w:vertAlign w:val="baseline"/>
                </w:rPr>
              </w:rPrChange>
            </w:rPr>
            <w:pPrChange w:author="rakshitha t" w:id="0" w:date="2026-09-24T07:00:43Z">
              <w:pPr>
                <w:ind w:left="0" w:firstLine="0"/>
              </w:pPr>
            </w:pPrChange>
          </w:pPr>
          <w:sdt>
            <w:sdtPr>
              <w:id w:val="704552620"/>
              <w:tag w:val="goog_rdk_1"/>
            </w:sdtPr>
            <w:sdtContent>
              <w:ins w:author="Anonymous" w:id="1" w:date="2026-09-24T07:40:51Z"/>
              <w:sdt>
                <w:sdtPr>
                  <w:id w:val="311444308"/>
                  <w:tag w:val="goog_rdk_2"/>
                </w:sdtPr>
                <w:sdtContent>
                  <w:ins w:author="Anonymous" w:id="1" w:date="2026-09-24T07:40:51Z">
                    <w:r w:rsidDel="00000000" w:rsidR="00000000" w:rsidRPr="00000000">
                      <w:rPr>
                        <w:rtl w:val="0"/>
                        <w:rPrChange w:author="Anonymous" w:id="2" w:date="2026-09-24T07:40:51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ins>
                </w:sdtContent>
              </w:sdt>
              <w:ins w:author="Anonymous" w:id="1" w:date="2026-09-24T07:40:51Z"/>
            </w:sdtContent>
          </w:sdt>
          <w:sdt>
            <w:sdtPr>
              <w:id w:val="-1193165536"/>
              <w:tag w:val="goog_rdk_3"/>
            </w:sdtPr>
            <w:sdtContent>
              <w:ins w:author="Ajith kumar G" w:id="3" w:date="2026-09-24T07:02:53Z"/>
              <w:sdt>
                <w:sdtPr>
                  <w:id w:val="-1451412683"/>
                  <w:tag w:val="goog_rdk_4"/>
                </w:sdtPr>
                <w:sdtContent>
                  <w:ins w:author="Ajith kumar G" w:id="3" w:date="2026-09-24T07:02:53Z">
                    <w:r w:rsidDel="00000000" w:rsidR="00000000" w:rsidRPr="00000000">
                      <w:rPr>
                        <w:rtl w:val="0"/>
                        <w:rPrChange w:author="Ajith kumar G" w:id="4" w:date="2026-09-24T07:02:53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Ajith kumar G" w:id="3" w:date="2026-09-24T07:02:53Z"/>
            </w:sdtContent>
          </w:sdt>
          <w:sdt>
            <w:sdtPr>
              <w:id w:val="-242577855"/>
              <w:tag w:val="goog_rdk_5"/>
            </w:sdtPr>
            <w:sdtContent>
              <w:ins w:author="Anonymous" w:id="5" w:date="2026-09-24T06:21:21Z">
                <w:sdt>
                  <w:sdtPr>
                    <w:id w:val="1297662555"/>
                    <w:tag w:val="goog_rdk_6"/>
                  </w:sdtPr>
                  <w:sdtContent>
                    <w:del w:author="udhaya kumar" w:id="6" w:date="2026-09-24T06:40:29Z"/>
                  </w:sdtContent>
                </w:sdt>
              </w:ins>
              <w:sdt>
                <w:sdtPr>
                  <w:id w:val="1713482784"/>
                  <w:tag w:val="goog_rdk_7"/>
                </w:sdtPr>
                <w:sdtContent>
                  <w:ins w:author="Anonymous" w:id="5" w:date="2026-09-24T06:21:21Z">
                    <w:del w:author="udhaya kumar" w:id="6" w:date="2026-09-24T06:40:29Z">
                      <w:r w:rsidDel="00000000" w:rsidR="00000000" w:rsidRPr="00000000">
                        <w:rPr>
                          <w:rtl w:val="0"/>
                        </w:rPr>
                      </w:r>
                    </w:del>
                  </w:ins>
                </w:sdtContent>
              </w:sdt>
              <w:ins w:author="Anonymous" w:id="5" w:date="2026-09-24T06:21:21Z">
                <w:del w:author="udhaya kumar" w:id="6" w:date="2026-09-24T06:40:29Z"/>
              </w:ins>
            </w:sdtContent>
          </w:sdt>
        </w:p>
      </w:sdtContent>
    </w:sdt>
    <w:sdt>
      <w:sdtPr>
        <w:id w:val="-1531185071"/>
        <w:tag w:val="goog_rdk_19"/>
      </w:sdtPr>
      <w:sdtContent>
        <w:p w:rsidR="00000000" w:rsidDel="00000000" w:rsidP="00000000" w:rsidRDefault="00000000" w:rsidRPr="00000000" w14:paraId="00000002">
          <w:pPr>
            <w:ind w:left="0" w:firstLine="0"/>
            <w:rPr>
              <w:ins w:author="Anonymous" w:id="11" w:date="2026-09-24T04:47:07Z"/>
              <w:del w:author="udhaya kumar" w:id="6" w:date="2026-09-24T06:40:29Z"/>
              <w:rPrChange w:author="Anonymous" w:id="12" w:date="2026-09-24T04:47:07Z">
                <w:rPr>
                  <w:rFonts w:ascii="Arial" w:cs="Arial" w:eastAsia="Arial" w:hAnsi="Arial"/>
                  <w:b w:val="0"/>
                  <w:bCs w:val="0"/>
                  <w:i w:val="0"/>
                  <w:iCs w:val="0"/>
                  <w:smallCaps w:val="0"/>
                  <w:strike w:val="0"/>
                  <w:color w:val="000000"/>
                  <w:sz w:val="22"/>
                  <w:szCs w:val="22"/>
                  <w:u w:val="none"/>
                  <w:shd w:fill="auto" w:val="clear"/>
                  <w:vertAlign w:val="baseline"/>
                </w:rPr>
              </w:rPrChange>
            </w:rPr>
            <w:pPrChange w:author="Nithya Sri" w:id="0" w:date="2026-09-24T06:00:45Z">
              <w:pPr>
                <w:ind w:left="1440" w:firstLine="0"/>
              </w:pPr>
            </w:pPrChange>
          </w:pPr>
          <w:sdt>
            <w:sdtPr>
              <w:id w:val="-336536614"/>
              <w:tag w:val="goog_rdk_12"/>
            </w:sdtPr>
            <w:sdtContent>
              <w:ins w:author="Annamalai M" w:id="9" w:date="2026-09-24T05:00:44Z">
                <w:sdt>
                  <w:sdtPr>
                    <w:id w:val="-1862603649"/>
                    <w:tag w:val="goog_rdk_13"/>
                  </w:sdtPr>
                  <w:sdtContent>
                    <w:del w:author="udhaya kumar" w:id="6" w:date="2026-09-24T06:40:29Z"/>
                  </w:sdtContent>
                </w:sdt>
              </w:ins>
              <w:sdt>
                <w:sdtPr>
                  <w:id w:val="-1333068648"/>
                  <w:tag w:val="goog_rdk_14"/>
                </w:sdtPr>
                <w:sdtContent>
                  <w:ins w:author="Annamalai M" w:id="9" w:date="2026-09-24T05:00:44Z">
                    <w:del w:author="udhaya kumar" w:id="6" w:date="2026-09-24T06:40:29Z">
                      <w:r w:rsidDel="00000000" w:rsidR="00000000" w:rsidRPr="00000000">
                        <w:rPr>
                          <w:rtl w:val="0"/>
                          <w:rPrChange w:author="Annamalai M" w:id="10" w:date="2026-09-24T05:00:4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_</w:delText>
                      </w:r>
                    </w:del>
                  </w:ins>
                </w:sdtContent>
              </w:sdt>
              <w:ins w:author="Annamalai M" w:id="9" w:date="2026-09-24T05:00:44Z">
                <w:del w:author="udhaya kumar" w:id="6" w:date="2026-09-24T06:40:29Z"/>
              </w:ins>
            </w:sdtContent>
          </w:sdt>
          <w:sdt>
            <w:sdtPr>
              <w:id w:val="-1796889304"/>
              <w:tag w:val="goog_rdk_15"/>
            </w:sdtPr>
            <w:sdtContent>
              <w:del w:author="udhaya kumar" w:id="6" w:date="2026-09-24T06:40:29Z"/>
            </w:sdtContent>
          </w:sdt>
          <w:sdt>
            <w:sdtPr>
              <w:id w:val="978504149"/>
              <w:tag w:val="goog_rdk_16"/>
            </w:sdtPr>
            <w:sdtContent>
              <w:ins w:author="Anonymous" w:id="11" w:date="2026-09-24T04:47:07Z">
                <w:sdt>
                  <w:sdtPr>
                    <w:id w:val="2037729836"/>
                    <w:tag w:val="goog_rdk_17"/>
                  </w:sdtPr>
                  <w:sdtContent>
                    <w:del w:author="udhaya kumar" w:id="6" w:date="2026-09-24T06:40:29Z"/>
                  </w:sdtContent>
                </w:sdt>
              </w:ins>
              <w:sdt>
                <w:sdtPr>
                  <w:id w:val="513370601"/>
                  <w:tag w:val="goog_rdk_18"/>
                </w:sdtPr>
                <w:sdtContent>
                  <w:ins w:author="Anonymous" w:id="11" w:date="2026-09-24T04:47:07Z">
                    <w:del w:author="udhaya kumar" w:id="6" w:date="2026-09-24T06:40:29Z">
                      <w:r w:rsidDel="00000000" w:rsidR="00000000" w:rsidRPr="00000000">
                        <w:rPr>
                          <w:rtl w:val="0"/>
                        </w:rPr>
                      </w:r>
                    </w:del>
                  </w:ins>
                </w:sdtContent>
              </w:sdt>
              <w:ins w:author="Anonymous" w:id="11" w:date="2026-09-24T04:47:07Z">
                <w:del w:author="udhaya kumar" w:id="6" w:date="2026-09-24T06:40:29Z"/>
              </w:ins>
            </w:sdtContent>
          </w:sdt>
        </w:p>
      </w:sdtContent>
    </w:sdt>
    <w:sdt>
      <w:sdtPr>
        <w:id w:val="719229186"/>
        <w:tag w:val="goog_rdk_23"/>
      </w:sdtPr>
      <w:sdtContent>
        <w:p w:rsidR="00000000" w:rsidDel="00000000" w:rsidP="00000000" w:rsidRDefault="00000000" w:rsidRPr="00000000" w14:paraId="00000003">
          <w:pPr>
            <w:ind w:left="1440" w:firstLine="0"/>
            <w:rPr>
              <w:ins w:author="Anonymous" w:id="11" w:date="2026-09-24T04:47:07Z"/>
              <w:del w:author="udhaya kumar" w:id="6" w:date="2026-09-24T06:40:29Z"/>
              <w:rPrChange w:author="Anonymous" w:id="12" w:date="2026-09-24T04:47:0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1976483"/>
              <w:tag w:val="goog_rdk_20"/>
            </w:sdtPr>
            <w:sdtContent>
              <w:ins w:author="Anonymous" w:id="11" w:date="2026-09-24T04:47:07Z">
                <w:sdt>
                  <w:sdtPr>
                    <w:id w:val="-532404738"/>
                    <w:tag w:val="goog_rdk_21"/>
                  </w:sdtPr>
                  <w:sdtContent>
                    <w:del w:author="udhaya kumar" w:id="6" w:date="2026-09-24T06:40:29Z"/>
                  </w:sdtContent>
                </w:sdt>
              </w:ins>
              <w:sdt>
                <w:sdtPr>
                  <w:id w:val="-627139184"/>
                  <w:tag w:val="goog_rdk_22"/>
                </w:sdtPr>
                <w:sdtContent>
                  <w:ins w:author="Anonymous" w:id="11" w:date="2026-09-24T04:47:07Z">
                    <w:del w:author="udhaya kumar" w:id="6" w:date="2026-09-24T06:40:29Z">
                      <w:r w:rsidDel="00000000" w:rsidR="00000000" w:rsidRPr="00000000">
                        <w:rPr>
                          <w:rtl w:val="0"/>
                        </w:rPr>
                      </w:r>
                    </w:del>
                  </w:ins>
                </w:sdtContent>
              </w:sdt>
              <w:ins w:author="Anonymous" w:id="11" w:date="2026-09-24T04:47:07Z">
                <w:del w:author="udhaya kumar" w:id="6" w:date="2026-09-24T06:40:29Z"/>
              </w:ins>
            </w:sdtContent>
          </w:sdt>
        </w:p>
      </w:sdtContent>
    </w:sdt>
    <w:sdt>
      <w:sdtPr>
        <w:id w:val="1839479041"/>
        <w:tag w:val="goog_rdk_27"/>
      </w:sdtPr>
      <w:sdtContent>
        <w:p w:rsidR="00000000" w:rsidDel="00000000" w:rsidP="00000000" w:rsidRDefault="00000000" w:rsidRPr="00000000" w14:paraId="00000004">
          <w:pPr>
            <w:ind w:left="1440" w:firstLine="0"/>
            <w:rPr>
              <w:ins w:author="Anonymous" w:id="11" w:date="2026-09-24T04:47:07Z"/>
              <w:del w:author="udhaya kumar" w:id="6" w:date="2026-09-24T06:40:29Z"/>
              <w:rPrChange w:author="Anonymous" w:id="12" w:date="2026-09-24T04:47:0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11805131"/>
              <w:tag w:val="goog_rdk_24"/>
            </w:sdtPr>
            <w:sdtContent>
              <w:ins w:author="Anonymous" w:id="11" w:date="2026-09-24T04:47:07Z">
                <w:sdt>
                  <w:sdtPr>
                    <w:id w:val="1873920477"/>
                    <w:tag w:val="goog_rdk_25"/>
                  </w:sdtPr>
                  <w:sdtContent>
                    <w:del w:author="udhaya kumar" w:id="6" w:date="2026-09-24T06:40:29Z"/>
                  </w:sdtContent>
                </w:sdt>
              </w:ins>
              <w:sdt>
                <w:sdtPr>
                  <w:id w:val="22666672"/>
                  <w:tag w:val="goog_rdk_26"/>
                </w:sdtPr>
                <w:sdtContent>
                  <w:ins w:author="Anonymous" w:id="11" w:date="2026-09-24T04:47:07Z">
                    <w:del w:author="udhaya kumar" w:id="6" w:date="2026-09-24T06:40:29Z">
                      <w:r w:rsidDel="00000000" w:rsidR="00000000" w:rsidRPr="00000000">
                        <w:rPr>
                          <w:rtl w:val="0"/>
                        </w:rPr>
                      </w:r>
                    </w:del>
                  </w:ins>
                </w:sdtContent>
              </w:sdt>
              <w:ins w:author="Anonymous" w:id="11" w:date="2026-09-24T04:47:07Z">
                <w:del w:author="udhaya kumar" w:id="6" w:date="2026-09-24T06:40:29Z"/>
              </w:ins>
            </w:sdtContent>
          </w:sdt>
        </w:p>
      </w:sdtContent>
    </w:sdt>
    <w:sdt>
      <w:sdtPr>
        <w:id w:val="1628217907"/>
        <w:tag w:val="goog_rdk_31"/>
      </w:sdtPr>
      <w:sdtContent>
        <w:p w:rsidR="00000000" w:rsidDel="00000000" w:rsidP="00000000" w:rsidRDefault="00000000" w:rsidRPr="00000000" w14:paraId="00000005">
          <w:pPr>
            <w:ind w:left="1440" w:firstLine="0"/>
            <w:rPr>
              <w:ins w:author="Anonymous" w:id="11" w:date="2026-09-24T04:47:07Z"/>
              <w:del w:author="udhaya kumar" w:id="6" w:date="2026-09-24T06:40:29Z"/>
              <w:rPrChange w:author="Anonymous" w:id="12" w:date="2026-09-24T04:47:0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4062480"/>
              <w:tag w:val="goog_rdk_28"/>
            </w:sdtPr>
            <w:sdtContent>
              <w:ins w:author="Anonymous" w:id="11" w:date="2026-09-24T04:47:07Z">
                <w:sdt>
                  <w:sdtPr>
                    <w:id w:val="1101328539"/>
                    <w:tag w:val="goog_rdk_29"/>
                  </w:sdtPr>
                  <w:sdtContent>
                    <w:del w:author="udhaya kumar" w:id="6" w:date="2026-09-24T06:40:29Z"/>
                  </w:sdtContent>
                </w:sdt>
              </w:ins>
              <w:sdt>
                <w:sdtPr>
                  <w:id w:val="-1434812202"/>
                  <w:tag w:val="goog_rdk_30"/>
                </w:sdtPr>
                <w:sdtContent>
                  <w:ins w:author="Anonymous" w:id="11" w:date="2026-09-24T04:47:07Z">
                    <w:del w:author="udhaya kumar" w:id="6" w:date="2026-09-24T06:40:29Z">
                      <w:r w:rsidDel="00000000" w:rsidR="00000000" w:rsidRPr="00000000">
                        <w:rPr>
                          <w:rtl w:val="0"/>
                        </w:rPr>
                      </w:r>
                    </w:del>
                  </w:ins>
                </w:sdtContent>
              </w:sdt>
              <w:ins w:author="Anonymous" w:id="11" w:date="2026-09-24T04:47:07Z">
                <w:del w:author="udhaya kumar" w:id="6" w:date="2026-09-24T06:40:29Z"/>
              </w:ins>
            </w:sdtContent>
          </w:sdt>
        </w:p>
      </w:sdtContent>
    </w:sdt>
    <w:sdt>
      <w:sdtPr>
        <w:id w:val="403615138"/>
        <w:tag w:val="goog_rdk_35"/>
      </w:sdtPr>
      <w:sdtContent>
        <w:p w:rsidR="00000000" w:rsidDel="00000000" w:rsidP="00000000" w:rsidRDefault="00000000" w:rsidRPr="00000000" w14:paraId="00000006">
          <w:pPr>
            <w:ind w:left="1440" w:firstLine="0"/>
            <w:rPr>
              <w:ins w:author="Anonymous" w:id="11" w:date="2026-09-24T04:47:07Z"/>
              <w:del w:author="udhaya kumar" w:id="6" w:date="2026-09-24T06:40:29Z"/>
              <w:rPrChange w:author="Anonymous" w:id="12" w:date="2026-09-24T04:47:0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11000248"/>
              <w:tag w:val="goog_rdk_32"/>
            </w:sdtPr>
            <w:sdtContent>
              <w:ins w:author="Anonymous" w:id="11" w:date="2026-09-24T04:47:07Z">
                <w:sdt>
                  <w:sdtPr>
                    <w:id w:val="-836394059"/>
                    <w:tag w:val="goog_rdk_33"/>
                  </w:sdtPr>
                  <w:sdtContent>
                    <w:del w:author="udhaya kumar" w:id="6" w:date="2026-09-24T06:40:29Z"/>
                  </w:sdtContent>
                </w:sdt>
              </w:ins>
              <w:sdt>
                <w:sdtPr>
                  <w:id w:val="1913662745"/>
                  <w:tag w:val="goog_rdk_34"/>
                </w:sdtPr>
                <w:sdtContent>
                  <w:ins w:author="Anonymous" w:id="11" w:date="2026-09-24T04:47:07Z">
                    <w:del w:author="udhaya kumar" w:id="6" w:date="2026-09-24T06:40:29Z">
                      <w:r w:rsidDel="00000000" w:rsidR="00000000" w:rsidRPr="00000000">
                        <w:rPr>
                          <w:rtl w:val="0"/>
                        </w:rPr>
                      </w:r>
                    </w:del>
                  </w:ins>
                </w:sdtContent>
              </w:sdt>
              <w:ins w:author="Anonymous" w:id="11" w:date="2026-09-24T04:47:07Z">
                <w:del w:author="udhaya kumar" w:id="6" w:date="2026-09-24T06:40:29Z"/>
              </w:ins>
            </w:sdtContent>
          </w:sdt>
        </w:p>
      </w:sdtContent>
    </w:sdt>
    <w:sdt>
      <w:sdtPr>
        <w:id w:val="1431691106"/>
        <w:tag w:val="goog_rdk_39"/>
      </w:sdtPr>
      <w:sdtContent>
        <w:p w:rsidR="00000000" w:rsidDel="00000000" w:rsidP="00000000" w:rsidRDefault="00000000" w:rsidRPr="00000000" w14:paraId="00000007">
          <w:pPr>
            <w:ind w:left="1440" w:firstLine="0"/>
            <w:rPr>
              <w:ins w:author="Anonymous" w:id="11" w:date="2026-09-24T04:47:07Z"/>
              <w:del w:author="udhaya kumar" w:id="6" w:date="2026-09-24T06:40:29Z"/>
              <w:rPrChange w:author="Anonymous" w:id="12" w:date="2026-09-24T04:47:0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98148697"/>
              <w:tag w:val="goog_rdk_36"/>
            </w:sdtPr>
            <w:sdtContent>
              <w:ins w:author="Anonymous" w:id="11" w:date="2026-09-24T04:47:07Z">
                <w:sdt>
                  <w:sdtPr>
                    <w:id w:val="-567501028"/>
                    <w:tag w:val="goog_rdk_37"/>
                  </w:sdtPr>
                  <w:sdtContent>
                    <w:del w:author="udhaya kumar" w:id="6" w:date="2026-09-24T06:40:29Z"/>
                  </w:sdtContent>
                </w:sdt>
              </w:ins>
              <w:sdt>
                <w:sdtPr>
                  <w:id w:val="960938720"/>
                  <w:tag w:val="goog_rdk_38"/>
                </w:sdtPr>
                <w:sdtContent>
                  <w:ins w:author="Anonymous" w:id="11" w:date="2026-09-24T04:47:07Z">
                    <w:del w:author="udhaya kumar" w:id="6" w:date="2026-09-24T06:40:29Z">
                      <w:r w:rsidDel="00000000" w:rsidR="00000000" w:rsidRPr="00000000">
                        <w:rPr>
                          <w:rtl w:val="0"/>
                        </w:rPr>
                      </w:r>
                    </w:del>
                  </w:ins>
                </w:sdtContent>
              </w:sdt>
              <w:ins w:author="Anonymous" w:id="11" w:date="2026-09-24T04:47:07Z">
                <w:del w:author="udhaya kumar" w:id="6" w:date="2026-09-24T06:40:29Z"/>
              </w:ins>
            </w:sdtContent>
          </w:sdt>
        </w:p>
      </w:sdtContent>
    </w:sdt>
    <w:sdt>
      <w:sdtPr>
        <w:id w:val="-1332026138"/>
        <w:tag w:val="goog_rdk_43"/>
      </w:sdtPr>
      <w:sdtContent>
        <w:p w:rsidR="00000000" w:rsidDel="00000000" w:rsidP="00000000" w:rsidRDefault="00000000" w:rsidRPr="00000000" w14:paraId="00000008">
          <w:pPr>
            <w:ind w:left="1440" w:firstLine="0"/>
            <w:rPr>
              <w:ins w:author="Anonymous" w:id="11" w:date="2026-09-24T04:47:07Z"/>
              <w:del w:author="udhaya kumar" w:id="6" w:date="2026-09-24T06:40:29Z"/>
              <w:rPrChange w:author="Anonymous" w:id="12" w:date="2026-09-24T04:47:0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84762515"/>
              <w:tag w:val="goog_rdk_40"/>
            </w:sdtPr>
            <w:sdtContent>
              <w:ins w:author="Anonymous" w:id="11" w:date="2026-09-24T04:47:07Z">
                <w:sdt>
                  <w:sdtPr>
                    <w:id w:val="-662520513"/>
                    <w:tag w:val="goog_rdk_41"/>
                  </w:sdtPr>
                  <w:sdtContent>
                    <w:del w:author="udhaya kumar" w:id="6" w:date="2026-09-24T06:40:29Z"/>
                  </w:sdtContent>
                </w:sdt>
              </w:ins>
              <w:sdt>
                <w:sdtPr>
                  <w:id w:val="-888004505"/>
                  <w:tag w:val="goog_rdk_42"/>
                </w:sdtPr>
                <w:sdtContent>
                  <w:ins w:author="Anonymous" w:id="11" w:date="2026-09-24T04:47:07Z">
                    <w:del w:author="udhaya kumar" w:id="6" w:date="2026-09-24T06:40:29Z">
                      <w:r w:rsidDel="00000000" w:rsidR="00000000" w:rsidRPr="00000000">
                        <w:rPr>
                          <w:rtl w:val="0"/>
                        </w:rPr>
                      </w:r>
                    </w:del>
                  </w:ins>
                </w:sdtContent>
              </w:sdt>
              <w:ins w:author="Anonymous" w:id="11" w:date="2026-09-24T04:47:07Z">
                <w:del w:author="udhaya kumar" w:id="6" w:date="2026-09-24T06:40:29Z"/>
              </w:ins>
            </w:sdtContent>
          </w:sdt>
        </w:p>
      </w:sdtContent>
    </w:sdt>
    <w:sdt>
      <w:sdtPr>
        <w:id w:val="230645630"/>
        <w:tag w:val="goog_rdk_47"/>
      </w:sdtPr>
      <w:sdtContent>
        <w:p w:rsidR="00000000" w:rsidDel="00000000" w:rsidP="00000000" w:rsidRDefault="00000000" w:rsidRPr="00000000" w14:paraId="00000009">
          <w:pPr>
            <w:ind w:left="1440" w:firstLine="0"/>
            <w:rPr>
              <w:ins w:author="Anonymous" w:id="11" w:date="2026-09-24T04:47:07Z"/>
              <w:del w:author="udhaya kumar" w:id="6" w:date="2026-09-24T06:40:29Z"/>
              <w:rPrChange w:author="Anonymous" w:id="12" w:date="2026-09-24T04:47:0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17973435"/>
              <w:tag w:val="goog_rdk_44"/>
            </w:sdtPr>
            <w:sdtContent>
              <w:ins w:author="Anonymous" w:id="11" w:date="2026-09-24T04:47:07Z">
                <w:sdt>
                  <w:sdtPr>
                    <w:id w:val="221145442"/>
                    <w:tag w:val="goog_rdk_45"/>
                  </w:sdtPr>
                  <w:sdtContent>
                    <w:del w:author="udhaya kumar" w:id="6" w:date="2026-09-24T06:40:29Z"/>
                  </w:sdtContent>
                </w:sdt>
              </w:ins>
              <w:sdt>
                <w:sdtPr>
                  <w:id w:val="1333151909"/>
                  <w:tag w:val="goog_rdk_46"/>
                </w:sdtPr>
                <w:sdtContent>
                  <w:ins w:author="Anonymous" w:id="11" w:date="2026-09-24T04:47:07Z">
                    <w:del w:author="udhaya kumar" w:id="6" w:date="2026-09-24T06:40:29Z">
                      <w:r w:rsidDel="00000000" w:rsidR="00000000" w:rsidRPr="00000000">
                        <w:rPr>
                          <w:rtl w:val="0"/>
                        </w:rPr>
                      </w:r>
                    </w:del>
                  </w:ins>
                </w:sdtContent>
              </w:sdt>
              <w:ins w:author="Anonymous" w:id="11" w:date="2026-09-24T04:47:07Z">
                <w:del w:author="udhaya kumar" w:id="6" w:date="2026-09-24T06:40:29Z"/>
              </w:ins>
            </w:sdtContent>
          </w:sdt>
        </w:p>
      </w:sdtContent>
    </w:sdt>
    <w:sdt>
      <w:sdtPr>
        <w:id w:val="-568501037"/>
        <w:tag w:val="goog_rdk_51"/>
      </w:sdtPr>
      <w:sdtContent>
        <w:p w:rsidR="00000000" w:rsidDel="00000000" w:rsidP="00000000" w:rsidRDefault="00000000" w:rsidRPr="00000000" w14:paraId="0000000A">
          <w:pPr>
            <w:ind w:left="1440" w:firstLine="0"/>
            <w:rPr>
              <w:ins w:author="Anonymous" w:id="11" w:date="2026-09-24T04:47:07Z"/>
              <w:del w:author="udhaya kumar" w:id="6" w:date="2026-09-24T06:40:29Z"/>
              <w:rPrChange w:author="Anonymous" w:id="12" w:date="2026-09-24T04:47:0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7140753"/>
              <w:tag w:val="goog_rdk_48"/>
            </w:sdtPr>
            <w:sdtContent>
              <w:ins w:author="Anonymous" w:id="11" w:date="2026-09-24T04:47:07Z">
                <w:sdt>
                  <w:sdtPr>
                    <w:id w:val="124667222"/>
                    <w:tag w:val="goog_rdk_49"/>
                  </w:sdtPr>
                  <w:sdtContent>
                    <w:del w:author="udhaya kumar" w:id="6" w:date="2026-09-24T06:40:29Z"/>
                  </w:sdtContent>
                </w:sdt>
              </w:ins>
              <w:sdt>
                <w:sdtPr>
                  <w:id w:val="1244839136"/>
                  <w:tag w:val="goog_rdk_50"/>
                </w:sdtPr>
                <w:sdtContent>
                  <w:ins w:author="Anonymous" w:id="11" w:date="2026-09-24T04:47:07Z">
                    <w:del w:author="udhaya kumar" w:id="6" w:date="2026-09-24T06:40:29Z">
                      <w:r w:rsidDel="00000000" w:rsidR="00000000" w:rsidRPr="00000000">
                        <w:rPr>
                          <w:rtl w:val="0"/>
                        </w:rPr>
                      </w:r>
                    </w:del>
                  </w:ins>
                </w:sdtContent>
              </w:sdt>
              <w:ins w:author="Anonymous" w:id="11" w:date="2026-09-24T04:47:07Z">
                <w:del w:author="udhaya kumar" w:id="6" w:date="2026-09-24T06:40:29Z"/>
              </w:ins>
            </w:sdtContent>
          </w:sdt>
        </w:p>
      </w:sdtContent>
    </w:sdt>
    <w:sdt>
      <w:sdtPr>
        <w:id w:val="827271951"/>
        <w:tag w:val="goog_rdk_55"/>
      </w:sdtPr>
      <w:sdtContent>
        <w:p w:rsidR="00000000" w:rsidDel="00000000" w:rsidP="00000000" w:rsidRDefault="00000000" w:rsidRPr="00000000" w14:paraId="0000000B">
          <w:pPr>
            <w:ind w:left="1440" w:firstLine="0"/>
            <w:rPr>
              <w:ins w:author="Anonymous" w:id="11" w:date="2026-09-24T04:47:07Z"/>
              <w:del w:author="udhaya kumar" w:id="6" w:date="2026-09-24T06:40:29Z"/>
              <w:rPrChange w:author="Anonymous" w:id="12" w:date="2026-09-24T04:47:0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5116824"/>
              <w:tag w:val="goog_rdk_52"/>
            </w:sdtPr>
            <w:sdtContent>
              <w:ins w:author="Anonymous" w:id="11" w:date="2026-09-24T04:47:07Z">
                <w:sdt>
                  <w:sdtPr>
                    <w:id w:val="768351615"/>
                    <w:tag w:val="goog_rdk_53"/>
                  </w:sdtPr>
                  <w:sdtContent>
                    <w:del w:author="udhaya kumar" w:id="6" w:date="2026-09-24T06:40:29Z"/>
                  </w:sdtContent>
                </w:sdt>
              </w:ins>
              <w:sdt>
                <w:sdtPr>
                  <w:id w:val="1822297976"/>
                  <w:tag w:val="goog_rdk_54"/>
                </w:sdtPr>
                <w:sdtContent>
                  <w:ins w:author="Anonymous" w:id="11" w:date="2026-09-24T04:47:07Z">
                    <w:del w:author="udhaya kumar" w:id="6" w:date="2026-09-24T06:40:29Z">
                      <w:r w:rsidDel="00000000" w:rsidR="00000000" w:rsidRPr="00000000">
                        <w:rPr>
                          <w:rtl w:val="0"/>
                        </w:rPr>
                      </w:r>
                    </w:del>
                  </w:ins>
                </w:sdtContent>
              </w:sdt>
              <w:ins w:author="Anonymous" w:id="11" w:date="2026-09-24T04:47:07Z">
                <w:del w:author="udhaya kumar" w:id="6" w:date="2026-09-24T06:40:29Z"/>
              </w:ins>
            </w:sdtContent>
          </w:sdt>
        </w:p>
      </w:sdtContent>
    </w:sdt>
    <w:sdt>
      <w:sdtPr>
        <w:id w:val="55865400"/>
        <w:tag w:val="goog_rdk_59"/>
      </w:sdtPr>
      <w:sdtContent>
        <w:p w:rsidR="00000000" w:rsidDel="00000000" w:rsidP="00000000" w:rsidRDefault="00000000" w:rsidRPr="00000000" w14:paraId="0000000C">
          <w:pPr>
            <w:ind w:left="1440" w:firstLine="0"/>
            <w:rPr>
              <w:ins w:author="Anonymous" w:id="11" w:date="2026-09-24T04:47:07Z"/>
              <w:del w:author="udhaya kumar" w:id="6" w:date="2026-09-24T06:40:29Z"/>
              <w:rPrChange w:author="Anonymous" w:id="12" w:date="2026-09-24T04:47:0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3599987"/>
              <w:tag w:val="goog_rdk_56"/>
            </w:sdtPr>
            <w:sdtContent>
              <w:ins w:author="Anonymous" w:id="11" w:date="2026-09-24T04:47:07Z">
                <w:sdt>
                  <w:sdtPr>
                    <w:id w:val="363568076"/>
                    <w:tag w:val="goog_rdk_57"/>
                  </w:sdtPr>
                  <w:sdtContent>
                    <w:del w:author="udhaya kumar" w:id="6" w:date="2026-09-24T06:40:29Z"/>
                  </w:sdtContent>
                </w:sdt>
              </w:ins>
              <w:sdt>
                <w:sdtPr>
                  <w:id w:val="850460761"/>
                  <w:tag w:val="goog_rdk_58"/>
                </w:sdtPr>
                <w:sdtContent>
                  <w:ins w:author="Anonymous" w:id="11" w:date="2026-09-24T04:47:07Z">
                    <w:del w:author="udhaya kumar" w:id="6" w:date="2026-09-24T06:40:29Z">
                      <w:r w:rsidDel="00000000" w:rsidR="00000000" w:rsidRPr="00000000">
                        <w:rPr>
                          <w:rtl w:val="0"/>
                        </w:rPr>
                      </w:r>
                    </w:del>
                  </w:ins>
                </w:sdtContent>
              </w:sdt>
              <w:ins w:author="Anonymous" w:id="11" w:date="2026-09-24T04:47:07Z">
                <w:del w:author="udhaya kumar" w:id="6" w:date="2026-09-24T06:40:29Z"/>
              </w:ins>
            </w:sdtContent>
          </w:sdt>
        </w:p>
      </w:sdtContent>
    </w:sdt>
    <w:sdt>
      <w:sdtPr>
        <w:id w:val="1889908067"/>
        <w:tag w:val="goog_rdk_63"/>
      </w:sdtPr>
      <w:sdtContent>
        <w:p w:rsidR="00000000" w:rsidDel="00000000" w:rsidP="00000000" w:rsidRDefault="00000000" w:rsidRPr="00000000" w14:paraId="0000000D">
          <w:pPr>
            <w:ind w:left="1440" w:firstLine="0"/>
            <w:rPr>
              <w:ins w:author="Anonymous" w:id="11" w:date="2026-09-24T04:47:07Z"/>
              <w:del w:author="udhaya kumar" w:id="6" w:date="2026-09-24T06:40:29Z"/>
              <w:rPrChange w:author="Anonymous" w:id="12" w:date="2026-09-24T04:47:0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01844000"/>
              <w:tag w:val="goog_rdk_60"/>
            </w:sdtPr>
            <w:sdtContent>
              <w:ins w:author="Anonymous" w:id="11" w:date="2026-09-24T04:47:07Z">
                <w:sdt>
                  <w:sdtPr>
                    <w:id w:val="1511810838"/>
                    <w:tag w:val="goog_rdk_61"/>
                  </w:sdtPr>
                  <w:sdtContent>
                    <w:del w:author="udhaya kumar" w:id="6" w:date="2026-09-24T06:40:29Z"/>
                  </w:sdtContent>
                </w:sdt>
              </w:ins>
              <w:sdt>
                <w:sdtPr>
                  <w:id w:val="-790712609"/>
                  <w:tag w:val="goog_rdk_62"/>
                </w:sdtPr>
                <w:sdtContent>
                  <w:ins w:author="Anonymous" w:id="11" w:date="2026-09-24T04:47:07Z">
                    <w:del w:author="udhaya kumar" w:id="6" w:date="2026-09-24T06:40:29Z">
                      <w:r w:rsidDel="00000000" w:rsidR="00000000" w:rsidRPr="00000000">
                        <w:rPr>
                          <w:rtl w:val="0"/>
                        </w:rPr>
                      </w:r>
                    </w:del>
                  </w:ins>
                </w:sdtContent>
              </w:sdt>
              <w:ins w:author="Anonymous" w:id="11" w:date="2026-09-24T04:47:07Z">
                <w:del w:author="udhaya kumar" w:id="6" w:date="2026-09-24T06:40:29Z"/>
              </w:ins>
            </w:sdtContent>
          </w:sdt>
        </w:p>
      </w:sdtContent>
    </w:sdt>
    <w:sdt>
      <w:sdtPr>
        <w:id w:val="799573570"/>
        <w:tag w:val="goog_rdk_84"/>
      </w:sdtPr>
      <w:sdtContent>
        <w:p w:rsidR="00000000" w:rsidDel="00000000" w:rsidP="00000000" w:rsidRDefault="00000000" w:rsidRPr="00000000" w14:paraId="0000000E">
          <w:pPr>
            <w:ind w:left="1440" w:firstLine="0"/>
            <w:rPr>
              <w:ins w:author="Pushpa K" w:id="19" w:date="2026-09-23T10:04:37Z"/>
              <w:del w:author="udhaya kumar" w:id="6" w:date="2026-09-24T06:40:29Z"/>
              <w:rFonts w:ascii="Arial" w:cs="Arial" w:eastAsia="Arial" w:hAnsi="Arial"/>
              <w:b w:val="0"/>
              <w:bCs w:val="0"/>
              <w:i w:val="0"/>
              <w:iCs w:val="0"/>
              <w:smallCaps w:val="0"/>
              <w:strike w:val="0"/>
              <w:color w:val="000000"/>
              <w:sz w:val="22"/>
              <w:szCs w:val="22"/>
              <w:u w:val="none"/>
              <w:shd w:fill="auto" w:val="clear"/>
              <w:vertAlign w:val="baseline"/>
              <w:rPrChange w:author="Anonymous" w:id="21" w:date="2026-09-24T04:04:55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4T04:04:55Z">
              <w:pPr/>
            </w:pPrChange>
          </w:pPr>
          <w:sdt>
            <w:sdtPr>
              <w:id w:val="-526758151"/>
              <w:tag w:val="goog_rdk_67"/>
            </w:sdtPr>
            <w:sdtContent>
              <w:ins w:author="Prawin A.K" w:id="14" w:date="2026-09-24T04:01:41Z">
                <w:sdt>
                  <w:sdtPr>
                    <w:id w:val="1255262420"/>
                    <w:tag w:val="goog_rdk_68"/>
                  </w:sdtPr>
                  <w:sdtContent>
                    <w:del w:author="udhaya kumar" w:id="6" w:date="2026-09-24T06:40:29Z"/>
                  </w:sdtContent>
                </w:sdt>
              </w:ins>
              <w:sdt>
                <w:sdtPr>
                  <w:id w:val="-1480601040"/>
                  <w:tag w:val="goog_rdk_69"/>
                </w:sdtPr>
                <w:sdtContent>
                  <w:ins w:author="Prawin A.K" w:id="14" w:date="2026-09-24T04:01:41Z">
                    <w:del w:author="udhaya kumar" w:id="6" w:date="2026-09-24T06:40:29Z">
                      <w:r w:rsidDel="00000000" w:rsidR="00000000" w:rsidRPr="00000000">
                        <w:rPr>
                          <w:rtl w:val="0"/>
                          <w:rPrChange w:author="Prawin A.K" w:id="15" w:date="2026-09-24T04:01:4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cccccccccccccccccccccccccccccccccccccccccccccccccccccccc</w:delText>
                      </w:r>
                    </w:del>
                  </w:ins>
                </w:sdtContent>
              </w:sdt>
              <w:ins w:author="Prawin A.K" w:id="14" w:date="2026-09-24T04:01:41Z">
                <w:del w:author="udhaya kumar" w:id="6" w:date="2026-09-24T06:40:29Z"/>
              </w:ins>
            </w:sdtContent>
          </w:sdt>
          <w:sdt>
            <w:sdtPr>
              <w:id w:val="1965748041"/>
              <w:tag w:val="goog_rdk_70"/>
            </w:sdtPr>
            <w:sdtContent>
              <w:ins w:author="Anonymous" w:id="16" w:date="2026-09-24T04:20:57Z">
                <w:sdt>
                  <w:sdtPr>
                    <w:id w:val="1728881484"/>
                    <w:tag w:val="goog_rdk_71"/>
                  </w:sdtPr>
                  <w:sdtContent>
                    <w:del w:author="udhaya kumar" w:id="6" w:date="2026-09-24T06:40:29Z"/>
                  </w:sdtContent>
                </w:sdt>
              </w:ins>
              <w:sdt>
                <w:sdtPr>
                  <w:id w:val="1390143987"/>
                  <w:tag w:val="goog_rdk_72"/>
                </w:sdtPr>
                <w:sdtContent>
                  <w:ins w:author="Anonymous" w:id="16" w:date="2026-09-24T04:20:57Z">
                    <w:del w:author="udhaya kumar" w:id="6" w:date="2026-09-24T06:40:29Z">
                      <w:r w:rsidDel="00000000" w:rsidR="00000000" w:rsidRPr="00000000">
                        <w:rPr>
                          <w:rtl w:val="0"/>
                          <w:rPrChange w:author="Anonymous" w:id="17" w:date="2026-09-24T04:20:57Z">
                            <w:rPr>
                              <w:rFonts w:ascii="Arial" w:cs="Arial" w:eastAsia="Arial" w:hAnsi="Arial"/>
                              <w:b w:val="0"/>
                              <w:bCs w:val="0"/>
                              <w:i w:val="0"/>
                              <w:iCs w:val="0"/>
                              <w:smallCaps w:val="0"/>
                              <w:strike w:val="0"/>
                              <w:color w:val="000000"/>
                              <w:sz w:val="22"/>
                              <w:szCs w:val="22"/>
                              <w:u w:val="none"/>
                              <w:shd w:fill="auto" w:val="clear"/>
                              <w:vertAlign w:val="baseline"/>
                            </w:rPr>
                          </w:rPrChange>
                        </w:rPr>
                        <w:br w:type="textWrapping"/>
                      </w:r>
                    </w:del>
                  </w:ins>
                </w:sdtContent>
              </w:sdt>
              <w:ins w:author="Anonymous" w:id="16" w:date="2026-09-24T04:20:57Z">
                <w:del w:author="udhaya kumar" w:id="6" w:date="2026-09-24T06:40:29Z"/>
              </w:ins>
            </w:sdtContent>
          </w:sdt>
          <w:sdt>
            <w:sdtPr>
              <w:id w:val="286267399"/>
              <w:tag w:val="goog_rdk_73"/>
            </w:sdtPr>
            <w:sdtContent>
              <w:ins w:author="Prawin A.K" w:id="14" w:date="2026-09-24T04:01:41Z">
                <w:sdt>
                  <w:sdtPr>
                    <w:id w:val="185665218"/>
                    <w:tag w:val="goog_rdk_74"/>
                  </w:sdtPr>
                  <w:sdtContent>
                    <w:del w:author="udhaya kumar" w:id="6" w:date="2026-09-24T06:40:29Z"/>
                  </w:sdtContent>
                </w:sdt>
              </w:ins>
              <w:sdt>
                <w:sdtPr>
                  <w:id w:val="557113011"/>
                  <w:tag w:val="goog_rdk_75"/>
                </w:sdtPr>
                <w:sdtContent>
                  <w:ins w:author="Prawin A.K" w:id="14" w:date="2026-09-24T04:01:41Z">
                    <w:del w:author="udhaya kumar" w:id="6" w:date="2026-09-24T06:40:29Z">
                      <w:r w:rsidDel="00000000" w:rsidR="00000000" w:rsidRPr="00000000">
                        <w:rPr>
                          <w:rtl w:val="0"/>
                          <w:rPrChange w:author="Anonymous" w:id="17" w:date="2026-09-24T04:20:5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cccsc</w:delText>
                      </w:r>
                    </w:del>
                  </w:ins>
                </w:sdtContent>
              </w:sdt>
              <w:ins w:author="Prawin A.K" w:id="14" w:date="2026-09-24T04:01:41Z">
                <w:del w:author="udhaya kumar" w:id="6" w:date="2026-09-24T06:40:29Z"/>
              </w:ins>
            </w:sdtContent>
          </w:sdt>
          <w:sdt>
            <w:sdtPr>
              <w:id w:val="134810330"/>
              <w:tag w:val="goog_rdk_76"/>
            </w:sdtPr>
            <w:sdtContent>
              <w:del w:author="udhaya kumar" w:id="6" w:date="2026-09-24T06:40:29Z"/>
            </w:sdtContent>
          </w:sdt>
          <w:sdt>
            <w:sdtPr>
              <w:id w:val="594172216"/>
              <w:tag w:val="goog_rdk_77"/>
            </w:sdtPr>
            <w:sdtContent>
              <w:ins w:author="Anonymous" w:id="18" w:date="2026-09-23T13:27:16Z">
                <w:sdt>
                  <w:sdtPr>
                    <w:id w:val="-1702228234"/>
                    <w:tag w:val="goog_rdk_78"/>
                  </w:sdtPr>
                  <w:sdtContent>
                    <w:del w:author="udhaya kumar" w:id="6" w:date="2026-09-24T06:40:29Z"/>
                  </w:sdtContent>
                </w:sdt>
              </w:ins>
              <w:sdt>
                <w:sdtPr>
                  <w:id w:val="1296796394"/>
                  <w:tag w:val="goog_rdk_79"/>
                </w:sdtPr>
                <w:sdtContent>
                  <w:ins w:author="Anonymous" w:id="18" w:date="2026-09-23T13:27:16Z">
                    <w:del w:author="udhaya kumar" w:id="6" w:date="2026-09-24T06:40:29Z">
                      <w:r w:rsidDel="00000000" w:rsidR="00000000" w:rsidRPr="00000000">
                        <w:rPr>
                          <w:rtl w:val="0"/>
                          <w:rPrChange w:author="Anonymous" w:id="17" w:date="2026-09-24T04:20:57Z">
                            <w:rPr>
                              <w:rFonts w:ascii="Arial" w:cs="Arial" w:eastAsia="Arial" w:hAnsi="Arial"/>
                              <w:b w:val="0"/>
                              <w:bCs w:val="0"/>
                              <w:i w:val="0"/>
                              <w:iCs w:val="0"/>
                              <w:smallCaps w:val="0"/>
                              <w:strike w:val="0"/>
                              <w:color w:val="000000"/>
                              <w:sz w:val="22"/>
                              <w:szCs w:val="22"/>
                              <w:u w:val="none"/>
                              <w:shd w:fill="auto" w:val="clear"/>
                              <w:vertAlign w:val="baseline"/>
                            </w:rPr>
                          </w:rPrChange>
                        </w:rPr>
                        <w:tab/>
                      </w:r>
                    </w:del>
                  </w:ins>
                </w:sdtContent>
              </w:sdt>
              <w:ins w:author="Anonymous" w:id="18" w:date="2026-09-23T13:27:16Z">
                <w:del w:author="udhaya kumar" w:id="6" w:date="2026-09-24T06:40:29Z"/>
              </w:ins>
            </w:sdtContent>
          </w:sdt>
          <w:sdt>
            <w:sdtPr>
              <w:id w:val="1235398376"/>
              <w:tag w:val="goog_rdk_80"/>
            </w:sdtPr>
            <w:sdtContent>
              <w:del w:author="udhaya kumar" w:id="6" w:date="2026-09-24T06:40:29Z"/>
            </w:sdtContent>
          </w:sdt>
          <w:sdt>
            <w:sdtPr>
              <w:id w:val="362847745"/>
              <w:tag w:val="goog_rdk_81"/>
            </w:sdtPr>
            <w:sdtContent>
              <w:ins w:author="Pushpa K" w:id="19" w:date="2026-09-23T10:04:37Z">
                <w:sdt>
                  <w:sdtPr>
                    <w:id w:val="394668098"/>
                    <w:tag w:val="goog_rdk_82"/>
                  </w:sdtPr>
                  <w:sdtContent>
                    <w:del w:author="udhaya kumar" w:id="6" w:date="2026-09-24T06:40:29Z"/>
                  </w:sdtContent>
                </w:sdt>
              </w:ins>
              <w:sdt>
                <w:sdtPr>
                  <w:id w:val="962873212"/>
                  <w:tag w:val="goog_rdk_83"/>
                </w:sdtPr>
                <w:sdtContent>
                  <w:ins w:author="Pushpa K" w:id="19" w:date="2026-09-23T10:04:37Z">
                    <w:del w:author="udhaya kumar" w:id="6" w:date="2026-09-24T06:40:29Z">
                      <w:r w:rsidDel="00000000" w:rsidR="00000000" w:rsidRPr="00000000">
                        <w:rPr>
                          <w:rtl w:val="0"/>
                        </w:rPr>
                      </w:r>
                    </w:del>
                  </w:ins>
                </w:sdtContent>
              </w:sdt>
              <w:ins w:author="Pushpa K" w:id="19" w:date="2026-09-23T10:04:37Z">
                <w:del w:author="udhaya kumar" w:id="6" w:date="2026-09-24T06:40:29Z"/>
              </w:ins>
            </w:sdtContent>
          </w:sdt>
        </w:p>
      </w:sdtContent>
    </w:sdt>
    <w:sdt>
      <w:sdtPr>
        <w:id w:val="-191900579"/>
        <w:tag w:val="goog_rdk_91"/>
      </w:sdtPr>
      <w:sdtContent>
        <w:p w:rsidR="00000000" w:rsidDel="00000000" w:rsidP="00000000" w:rsidRDefault="00000000" w:rsidRPr="00000000" w14:paraId="0000000F">
          <w:pPr>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72836377"/>
              <w:tag w:val="goog_rdk_88"/>
            </w:sdtPr>
            <w:sdtContent>
              <w:ins w:author="Anonymous" w:id="22" w:date="2026-09-23T09:48:44Z">
                <w:sdt>
                  <w:sdtPr>
                    <w:id w:val="270695929"/>
                    <w:tag w:val="goog_rdk_89"/>
                  </w:sdtPr>
                  <w:sdtContent>
                    <w:del w:author="udhaya kumar" w:id="6" w:date="2026-09-24T06:40:29Z"/>
                  </w:sdtContent>
                </w:sdt>
              </w:ins>
              <w:sdt>
                <w:sdtPr>
                  <w:id w:val="980907560"/>
                  <w:tag w:val="goog_rdk_90"/>
                </w:sdtPr>
                <w:sdtContent>
                  <w:ins w:author="Anonymous" w:id="22" w:date="2026-09-23T09:48:44Z">
                    <w:del w:author="udhaya kumar" w:id="6" w:date="2026-09-24T06:40:29Z">
                      <w:r w:rsidDel="00000000" w:rsidR="00000000" w:rsidRPr="00000000">
                        <w:rPr>
                          <w:rtl w:val="0"/>
                        </w:rPr>
                      </w:r>
                    </w:del>
                  </w:ins>
                </w:sdtContent>
              </w:sdt>
              <w:ins w:author="Anonymous" w:id="22" w:date="2026-09-23T09:48:44Z">
                <w:del w:author="udhaya kumar" w:id="6" w:date="2026-09-24T06:40:29Z"/>
              </w:ins>
            </w:sdtContent>
          </w:sdt>
        </w:p>
      </w:sdtContent>
    </w:sdt>
    <w:sdt>
      <w:sdtPr>
        <w:lock w:val="contentLocked"/>
        <w:id w:val="664897940"/>
        <w:tag w:val="goog_rdk_197"/>
      </w:sdtPr>
      <w:sdtContent>
        <w:tbl>
          <w:tblPr>
            <w:tblStyle w:val="Table1"/>
            <w:tblW w:w="119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6722"/>
            <w:gridCol w:w="2592"/>
            <w:tblGridChange w:id="0">
              <w:tblGrid>
                <w:gridCol w:w="2592"/>
                <w:gridCol w:w="6722"/>
                <w:gridCol w:w="2592"/>
              </w:tblGrid>
            </w:tblGridChange>
          </w:tblGrid>
          <w:sdt>
            <w:sdtPr>
              <w:id w:val="-1348549482"/>
              <w:tag w:val="goog_rdk_92"/>
            </w:sdtPr>
            <w:sdtContent>
              <w:tr>
                <w:trPr>
                  <w:cantSplit w:val="0"/>
                  <w:trHeight w:val="520" w:hRule="atLeast"/>
                  <w:tblHeader w:val="1"/>
                  <w:ins w:author="Anonymous" w:id="22" w:date="2026-09-23T09:48:44Z"/>
                  <w:del w:author="udhaya kumar" w:id="6" w:date="2026-09-24T06:40:29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sdt>
                    <w:sdtPr>
                      <w:id w:val="-1283773158"/>
                      <w:tag w:val="goog_rdk_96"/>
                    </w:sdtPr>
                    <w:sdtContent>
                      <w:p w:rsidR="00000000" w:rsidDel="00000000" w:rsidP="00000000" w:rsidRDefault="00000000" w:rsidRPr="00000000" w14:paraId="00000010">
                        <w:pPr>
                          <w:pStyle w:val="Heading2"/>
                          <w:widowControl w:val="0"/>
                          <w:spacing w:after="120" w:before="120" w:line="240" w:lineRule="auto"/>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81188860"/>
                            <w:tag w:val="goog_rdk_93"/>
                          </w:sdtPr>
                          <w:sdtContent>
                            <w:ins w:author="Anonymous" w:id="22" w:date="2026-09-23T09:48:44Z">
                              <w:sdt>
                                <w:sdtPr>
                                  <w:id w:val="-1494955036"/>
                                  <w:tag w:val="goog_rdk_94"/>
                                </w:sdtPr>
                                <w:sdtContent>
                                  <w:del w:author="udhaya kumar" w:id="6" w:date="2026-09-24T06:40:29Z"/>
                                </w:sdtContent>
                              </w:sdt>
                            </w:ins>
                            <w:sdt>
                              <w:sdtPr>
                                <w:id w:val="1686004432"/>
                                <w:tag w:val="goog_rdk_95"/>
                              </w:sdtPr>
                              <w:sdtContent>
                                <w:ins w:author="Anonymous" w:id="22" w:date="2026-09-23T09:48:44Z">
                                  <w:del w:author="udhaya kumar" w:id="6" w:date="2026-09-24T06:40:29Z">
                                    <w:r w:rsidDel="00000000" w:rsidR="00000000" w:rsidRPr="00000000">
                                      <w:rPr>
                                        <w:rtl w:val="0"/>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Project assets</w:delText>
                                    </w:r>
                                  </w:del>
                                </w:ins>
                              </w:sdtContent>
                            </w:sdt>
                            <w:ins w:author="Anonymous" w:id="22" w:date="2026-09-23T09:48:44Z">
                              <w:del w:author="udhaya kumar" w:id="6" w:date="2026-09-24T06:40:29Z">
                                <w:bookmarkStart w:colFirst="0" w:colLast="0" w:name="_heading=h.4sjnbib6iv66" w:id="0"/>
                                <w:bookmarkEnd w:id="0"/>
                              </w:del>
                            </w:ins>
                          </w:sdtContent>
                        </w:sdt>
                      </w:p>
                    </w:sdtContent>
                  </w:sdt>
                </w:tc>
              </w:tr>
            </w:sdtContent>
          </w:sdt>
          <w:sdt>
            <w:sdtPr>
              <w:id w:val="-1160995458"/>
              <w:tag w:val="goog_rdk_105"/>
            </w:sdtPr>
            <w:sdtContent>
              <w:tr>
                <w:trPr>
                  <w:cantSplit w:val="0"/>
                  <w:tblHeader w:val="1"/>
                  <w:ins w:author="Anonymous" w:id="22" w:date="2026-09-23T09:48:44Z"/>
                  <w:del w:author="udhaya kumar" w:id="6" w:date="2026-09-24T06:40:29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sdt>
                    <w:sdtPr>
                      <w:id w:val="464459813"/>
                      <w:tag w:val="goog_rdk_109"/>
                    </w:sdtPr>
                    <w:sdtContent>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2" w:date="2026-09-23T09:48:44Z"/>
                            <w:del w:author="udhaya kumar" w:id="6" w:date="2026-09-24T06:40:29Z"/>
                            <w:sz w:val="22"/>
                            <w:szCs w:val="22"/>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9511776"/>
                            <w:tag w:val="goog_rdk_106"/>
                          </w:sdtPr>
                          <w:sdtContent>
                            <w:ins w:author="Anonymous" w:id="22" w:date="2026-09-23T09:48:44Z">
                              <w:sdt>
                                <w:sdtPr>
                                  <w:id w:val="-12700260"/>
                                  <w:tag w:val="goog_rdk_107"/>
                                </w:sdtPr>
                                <w:sdtContent>
                                  <w:del w:author="udhaya kumar" w:id="6" w:date="2026-09-24T06:40:29Z">
                                    <w:r w:rsidDel="00000000" w:rsidR="00000000" w:rsidRPr="00000000">
                                      <w:rPr>
                                        <w:sz w:val="22"/>
                                        <w:szCs w:val="22"/>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Files" id="2126916894" name="image3.png"/>
                                          <a:graphic>
                                            <a:graphicData uri="http://schemas.openxmlformats.org/drawingml/2006/picture">
                                              <pic:pic>
                                                <pic:nvPicPr>
                                                  <pic:cNvPr descr="Files" id="0" name="image3.png"/>
                                                  <pic:cNvPicPr preferRelativeResize="0"/>
                                                </pic:nvPicPr>
                                                <pic:blipFill>
                                                  <a:blip r:embed="rId9"/>
                                                  <a:srcRect b="0" l="0" r="0" t="0"/>
                                                  <a:stretch>
                                                    <a:fillRect/>
                                                  </a:stretch>
                                                </pic:blipFill>
                                                <pic:spPr>
                                                  <a:xfrm>
                                                    <a:off x="0" y="0"/>
                                                    <a:ext cx="190500" cy="152400"/>
                                                  </a:xfrm>
                                                  <a:prstGeom prst="rect"/>
                                                  <a:ln/>
                                                </pic:spPr>
                                              </pic:pic>
                                            </a:graphicData>
                                          </a:graphic>
                                        </wp:inline>
                                      </w:drawing>
                                    </w:r>
                                  </w:del>
                                </w:sdtContent>
                              </w:sdt>
                            </w:ins>
                            <w:sdt>
                              <w:sdtPr>
                                <w:id w:val="-685523856"/>
                                <w:tag w:val="goog_rdk_108"/>
                              </w:sdtPr>
                              <w:sdtContent>
                                <w:ins w:author="Anonymous" w:id="22" w:date="2026-09-23T09:48:44Z">
                                  <w:del w:author="udhaya kumar" w:id="6" w:date="2026-09-24T06:40:29Z">
                                    <w:r w:rsidDel="00000000" w:rsidR="00000000" w:rsidRPr="00000000">
                                      <w:rPr>
                                        <w:sz w:val="22"/>
                                        <w:szCs w:val="22"/>
                                        <w:rtl w:val="0"/>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File</w:delText>
                                    </w:r>
                                  </w:del>
                                </w:ins>
                              </w:sdtContent>
                            </w:sdt>
                            <w:ins w:author="Anonymous" w:id="22" w:date="2026-09-23T09:48:44Z">
                              <w:del w:author="udhaya kumar" w:id="6" w:date="2026-09-24T06:40:29Z"/>
                            </w:ins>
                          </w:sdtContent>
                        </w:sdt>
                      </w:p>
                    </w:sdtContent>
                  </w:sdt>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sdt>
                    <w:sdtPr>
                      <w:id w:val="-756391576"/>
                      <w:tag w:val="goog_rdk_113"/>
                    </w:sdtPr>
                    <w:sdtConten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2" w:date="2026-09-23T09:48:44Z"/>
                            <w:del w:author="udhaya kumar" w:id="6" w:date="2026-09-24T06:40:29Z"/>
                            <w:sz w:val="22"/>
                            <w:szCs w:val="22"/>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02603283"/>
                            <w:tag w:val="goog_rdk_110"/>
                          </w:sdtPr>
                          <w:sdtContent>
                            <w:ins w:author="Anonymous" w:id="22" w:date="2026-09-23T09:48:44Z">
                              <w:sdt>
                                <w:sdtPr>
                                  <w:id w:val="2083645494"/>
                                  <w:tag w:val="goog_rdk_111"/>
                                </w:sdtPr>
                                <w:sdtContent>
                                  <w:del w:author="udhaya kumar" w:id="6" w:date="2026-09-24T06:40:29Z">
                                    <w:r w:rsidDel="00000000" w:rsidR="00000000" w:rsidRPr="00000000">
                                      <w:rPr>
                                        <w:sz w:val="22"/>
                                        <w:szCs w:val="22"/>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No type" id="2126916892" name="image1.png"/>
                                          <a:graphic>
                                            <a:graphicData uri="http://schemas.openxmlformats.org/drawingml/2006/picture">
                                              <pic:pic>
                                                <pic:nvPicPr>
                                                  <pic:cNvPr descr="No type" id="0" name="image1.png"/>
                                                  <pic:cNvPicPr preferRelativeResize="0"/>
                                                </pic:nvPicPr>
                                                <pic:blipFill>
                                                  <a:blip r:embed="rId9"/>
                                                  <a:srcRect b="0" l="0" r="0" t="0"/>
                                                  <a:stretch>
                                                    <a:fillRect/>
                                                  </a:stretch>
                                                </pic:blipFill>
                                                <pic:spPr>
                                                  <a:xfrm>
                                                    <a:off x="0" y="0"/>
                                                    <a:ext cx="190500" cy="152400"/>
                                                  </a:xfrm>
                                                  <a:prstGeom prst="rect"/>
                                                  <a:ln/>
                                                </pic:spPr>
                                              </pic:pic>
                                            </a:graphicData>
                                          </a:graphic>
                                        </wp:inline>
                                      </w:drawing>
                                    </w:r>
                                  </w:del>
                                </w:sdtContent>
                              </w:sdt>
                            </w:ins>
                            <w:sdt>
                              <w:sdtPr>
                                <w:id w:val="1743941701"/>
                                <w:tag w:val="goog_rdk_112"/>
                              </w:sdtPr>
                              <w:sdtContent>
                                <w:ins w:author="Anonymous" w:id="22" w:date="2026-09-23T09:48:44Z">
                                  <w:del w:author="udhaya kumar" w:id="6" w:date="2026-09-24T06:40:29Z">
                                    <w:r w:rsidDel="00000000" w:rsidR="00000000" w:rsidRPr="00000000">
                                      <w:rPr>
                                        <w:sz w:val="22"/>
                                        <w:szCs w:val="22"/>
                                        <w:rtl w:val="0"/>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Description</w:delText>
                                    </w:r>
                                  </w:del>
                                </w:ins>
                              </w:sdtContent>
                            </w:sdt>
                            <w:ins w:author="Anonymous" w:id="22" w:date="2026-09-23T09:48:44Z">
                              <w:del w:author="udhaya kumar" w:id="6" w:date="2026-09-24T06:40:29Z"/>
                            </w:ins>
                          </w:sdtContent>
                        </w:sdt>
                      </w:p>
                    </w:sdtContent>
                  </w:sdt>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sdt>
                    <w:sdtPr>
                      <w:id w:val="1624937290"/>
                      <w:tag w:val="goog_rdk_117"/>
                    </w:sdtPr>
                    <w:sdtContent>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2" w:date="2026-09-23T09:48:44Z"/>
                            <w:del w:author="udhaya kumar" w:id="6" w:date="2026-09-24T06:40:29Z"/>
                            <w:sz w:val="22"/>
                            <w:szCs w:val="22"/>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9830026"/>
                            <w:tag w:val="goog_rdk_114"/>
                          </w:sdtPr>
                          <w:sdtContent>
                            <w:ins w:author="Anonymous" w:id="22" w:date="2026-09-23T09:48:44Z">
                              <w:sdt>
                                <w:sdtPr>
                                  <w:id w:val="-1399092468"/>
                                  <w:tag w:val="goog_rdk_115"/>
                                </w:sdtPr>
                                <w:sdtContent>
                                  <w:del w:author="udhaya kumar" w:id="6" w:date="2026-09-24T06:40:29Z">
                                    <w:r w:rsidDel="00000000" w:rsidR="00000000" w:rsidRPr="00000000">
                                      <w:rPr>
                                        <w:sz w:val="22"/>
                                        <w:szCs w:val="22"/>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Drop-downs" id="2126916893" name="image2.png"/>
                                          <a:graphic>
                                            <a:graphicData uri="http://schemas.openxmlformats.org/drawingml/2006/picture">
                                              <pic:pic>
                                                <pic:nvPicPr>
                                                  <pic:cNvPr descr="Drop-downs" id="0" name="image2.png"/>
                                                  <pic:cNvPicPr preferRelativeResize="0"/>
                                                </pic:nvPicPr>
                                                <pic:blipFill>
                                                  <a:blip r:embed="rId9"/>
                                                  <a:srcRect b="0" l="0" r="0" t="0"/>
                                                  <a:stretch>
                                                    <a:fillRect/>
                                                  </a:stretch>
                                                </pic:blipFill>
                                                <pic:spPr>
                                                  <a:xfrm>
                                                    <a:off x="0" y="0"/>
                                                    <a:ext cx="190500" cy="152400"/>
                                                  </a:xfrm>
                                                  <a:prstGeom prst="rect"/>
                                                  <a:ln/>
                                                </pic:spPr>
                                              </pic:pic>
                                            </a:graphicData>
                                          </a:graphic>
                                        </wp:inline>
                                      </w:drawing>
                                    </w:r>
                                  </w:del>
                                </w:sdtContent>
                              </w:sdt>
                            </w:ins>
                            <w:sdt>
                              <w:sdtPr>
                                <w:id w:val="1769737273"/>
                                <w:tag w:val="goog_rdk_116"/>
                              </w:sdtPr>
                              <w:sdtContent>
                                <w:ins w:author="Anonymous" w:id="22" w:date="2026-09-23T09:48:44Z">
                                  <w:del w:author="udhaya kumar" w:id="6" w:date="2026-09-24T06:40:29Z">
                                    <w:r w:rsidDel="00000000" w:rsidR="00000000" w:rsidRPr="00000000">
                                      <w:rPr>
                                        <w:sz w:val="22"/>
                                        <w:szCs w:val="22"/>
                                        <w:rtl w:val="0"/>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Status</w:delText>
                                    </w:r>
                                  </w:del>
                                </w:ins>
                              </w:sdtContent>
                            </w:sdt>
                            <w:ins w:author="Anonymous" w:id="22" w:date="2026-09-23T09:48:44Z">
                              <w:del w:author="udhaya kumar" w:id="6" w:date="2026-09-24T06:40:29Z"/>
                            </w:ins>
                          </w:sdtContent>
                        </w:sdt>
                      </w:p>
                    </w:sdtContent>
                  </w:sdt>
                </w:tc>
              </w:tr>
            </w:sdtContent>
          </w:sdt>
          <w:sdt>
            <w:sdtPr>
              <w:id w:val="1904669984"/>
              <w:tag w:val="goog_rdk_118"/>
            </w:sdtPr>
            <w:sdtContent>
              <w:tr>
                <w:trPr>
                  <w:cantSplit w:val="0"/>
                  <w:tblHeader w:val="0"/>
                  <w:ins w:author="Anonymous" w:id="22" w:date="2026-09-23T09:48:44Z"/>
                  <w:del w:author="udhaya kumar" w:id="6" w:date="2026-09-24T06:40:29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098794605"/>
                      <w:tag w:val="goog_rdk_133"/>
                    </w:sdtPr>
                    <w:sdtContent>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41205813"/>
                            <w:tag w:val="goog_rdk_121"/>
                          </w:sdtPr>
                          <w:sdtContent>
                            <w:ins w:author="Nishitha Nishitha" w:id="24" w:date="2026-09-23T13:20:27Z">
                              <w:sdt>
                                <w:sdtPr>
                                  <w:id w:val="-478084166"/>
                                  <w:tag w:val="goog_rdk_122"/>
                                </w:sdtPr>
                                <w:sdtContent>
                                  <w:del w:author="udhaya kumar" w:id="6" w:date="2026-09-24T06:40:29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1282779242"/>
                                        <w:tag w:val="goog_rdk_123"/>
                                      </w:sdtPr>
                                      <w:sdtContent>
                                        <w:r w:rsidDel="00000000" w:rsidR="00000000" w:rsidRPr="00000000">
                                          <w:rPr>
                                            <w:rtl w:val="0"/>
                                            <w:rPrChange w:author="Anonymous" w:id="23" w:date="2026-09-23T09:48:4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1118005716"/>
                            <w:tag w:val="goog_rdk_124"/>
                          </w:sdtPr>
                          <w:sdtContent>
                            <w:ins w:author="Anonymous" w:id="22" w:date="2026-09-23T09:48:44Z">
                              <w:sdt>
                                <w:sdtPr>
                                  <w:id w:val="373086866"/>
                                  <w:tag w:val="goog_rdk_125"/>
                                </w:sdtPr>
                                <w:sdtContent>
                                  <w:del w:author="udhaya kumar" w:id="6" w:date="2026-09-24T06:40:29Z"/>
                                </w:sdtContent>
                              </w:sdt>
                            </w:ins>
                            <w:sdt>
                              <w:sdtPr>
                                <w:id w:val="1980090398"/>
                                <w:tag w:val="goog_rdk_126"/>
                              </w:sdtPr>
                              <w:sdtContent>
                                <w:ins w:author="Anonymous" w:id="22" w:date="2026-09-23T09:48:44Z">
                                  <w:del w:author="udhaya kumar" w:id="6" w:date="2026-09-24T06:40:29Z">
                                    <w:r w:rsidDel="00000000" w:rsidR="00000000" w:rsidRPr="00000000">
                                      <w:rPr>
                                        <w:rtl w:val="0"/>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22" w:date="2026-09-23T09:48:44Z">
                              <w:del w:author="udhaya kumar" w:id="6" w:date="2026-09-24T06:40:29Z"/>
                            </w:ins>
                          </w:sdtContent>
                        </w:sdt>
                        <w:sdt>
                          <w:sdtPr>
                            <w:id w:val="-637202936"/>
                            <w:tag w:val="goog_rdk_127"/>
                          </w:sdtPr>
                          <w:sdtContent>
                            <w:ins w:author="Sadhana.D" w:id="25" w:date="2026-09-23T14:35:43Z">
                              <w:sdt>
                                <w:sdtPr>
                                  <w:id w:val="-1526545397"/>
                                  <w:tag w:val="goog_rdk_128"/>
                                </w:sdtPr>
                                <w:sdtContent>
                                  <w:del w:author="udhaya kumar" w:id="6" w:date="2026-09-24T06:40:29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766464851"/>
                                        <w:tag w:val="goog_rdk_129"/>
                                      </w:sdtPr>
                                      <w:sdtContent>
                                        <w:r w:rsidDel="00000000" w:rsidR="00000000" w:rsidRPr="00000000">
                                          <w:rPr>
                                            <w:rtl w:val="0"/>
                                            <w:rPrChange w:author="Anonymous" w:id="23" w:date="2026-09-23T09:48:4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638102755"/>
                            <w:tag w:val="goog_rdk_130"/>
                          </w:sdtPr>
                          <w:sdtContent>
                            <w:ins w:author="Anonymous" w:id="22" w:date="2026-09-23T09:48:44Z">
                              <w:sdt>
                                <w:sdtPr>
                                  <w:id w:val="-475360748"/>
                                  <w:tag w:val="goog_rdk_131"/>
                                </w:sdtPr>
                                <w:sdtContent>
                                  <w:del w:author="udhaya kumar" w:id="6" w:date="2026-09-24T06:40:29Z"/>
                                </w:sdtContent>
                              </w:sdt>
                            </w:ins>
                            <w:sdt>
                              <w:sdtPr>
                                <w:id w:val="-1266216781"/>
                                <w:tag w:val="goog_rdk_132"/>
                              </w:sdtPr>
                              <w:sdtContent>
                                <w:ins w:author="Anonymous" w:id="22" w:date="2026-09-23T09:48:44Z">
                                  <w:del w:author="udhaya kumar" w:id="6" w:date="2026-09-24T06:40:29Z">
                                    <w:r w:rsidDel="00000000" w:rsidR="00000000" w:rsidRPr="00000000">
                                      <w:rPr>
                                        <w:rtl w:val="0"/>
                                      </w:rPr>
                                    </w:r>
                                  </w:del>
                                </w:ins>
                              </w:sdtContent>
                            </w:sdt>
                            <w:ins w:author="Anonymous" w:id="22" w:date="2026-09-23T09:48:44Z">
                              <w:del w:author="udhaya kumar" w:id="6" w:date="2026-09-24T06:40:29Z"/>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197443752"/>
                      <w:tag w:val="goog_rdk_137"/>
                    </w:sdtPr>
                    <w:sdtContent>
                      <w:p w:rsidR="00000000" w:rsidDel="00000000" w:rsidP="00000000" w:rsidRDefault="00000000" w:rsidRPr="00000000" w14:paraId="00000017">
                        <w:pPr>
                          <w:widowControl w:val="0"/>
                          <w:spacing w:after="0" w:line="240" w:lineRule="auto"/>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Change w:author="Sadhana.D" w:id="0" w:date="2026-09-23T14:35:27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1366018276"/>
                            <w:tag w:val="goog_rdk_134"/>
                          </w:sdtPr>
                          <w:sdtContent>
                            <w:ins w:author="Anonymous" w:id="22" w:date="2026-09-23T09:48:44Z">
                              <w:sdt>
                                <w:sdtPr>
                                  <w:id w:val="1327027799"/>
                                  <w:tag w:val="goog_rdk_135"/>
                                </w:sdtPr>
                                <w:sdtContent>
                                  <w:del w:author="udhaya kumar" w:id="6" w:date="2026-09-24T06:40:29Z"/>
                                </w:sdtContent>
                              </w:sdt>
                            </w:ins>
                            <w:sdt>
                              <w:sdtPr>
                                <w:id w:val="1391627217"/>
                                <w:tag w:val="goog_rdk_136"/>
                              </w:sdtPr>
                              <w:sdtContent>
                                <w:ins w:author="Anonymous" w:id="22" w:date="2026-09-23T09:48:44Z">
                                  <w:del w:author="udhaya kumar" w:id="6" w:date="2026-09-24T06:40:29Z">
                                    <w:r w:rsidDel="00000000" w:rsidR="00000000" w:rsidRPr="00000000">
                                      <w:rPr>
                                        <w:rtl w:val="0"/>
                                      </w:rPr>
                                    </w:r>
                                  </w:del>
                                </w:ins>
                              </w:sdtContent>
                            </w:sdt>
                            <w:ins w:author="Anonymous" w:id="22" w:date="2026-09-23T09:48:44Z">
                              <w:del w:author="udhaya kumar" w:id="6" w:date="2026-09-24T06:40:29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857862659"/>
                      <w:tag w:val="goog_rdk_143"/>
                    </w:sdtPr>
                    <w:sdtConten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arubala .B baskaran" w:id="27" w:date="2026-09-23T11:48:47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11923036"/>
                            <w:tag w:val="goog_rdk_138"/>
                          </w:sdtPr>
                          <w:sdtContent>
                            <w:ins w:author="Anonymous" w:id="22" w:date="2026-09-23T09:48:44Z">
                              <w:sdt>
                                <w:sdtPr>
                                  <w:id w:val="1366750544"/>
                                  <w:tag w:val="goog_rdk_139"/>
                                </w:sdtPr>
                                <w:sdtContent>
                                  <w:del w:author="udhaya kumar" w:id="6" w:date="2026-09-24T06:40:29Z">
                                    <w:sdt>
                                      <w:sdtPr>
                                        <w:alias w:val="Review status"/>
                                        <w:id w:val="-611314952"/>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3d3d3d"/>
                                            <w:sz w:val="22"/>
                                            <w:szCs w:val="22"/>
                                            <w:u w:val="none"/>
                                            <w:shd w:fill="e6e6e6" w:val="clear"/>
                                            <w:vertAlign w:val="baseline"/>
                                          </w:rPr>
                                          <w:t xml:space="preserve">Not started</w:t>
                                        </w:r>
                                      </w:sdtContent>
                                    </w:sdt>
                                  </w:del>
                                </w:sdtContent>
                              </w:sdt>
                            </w:ins>
                          </w:sdtContent>
                        </w:sdt>
                        <w:sdt>
                          <w:sdtPr>
                            <w:id w:val="-921070515"/>
                            <w:tag w:val="goog_rdk_140"/>
                          </w:sdtPr>
                          <w:sdtContent>
                            <w:ins w:author="sarubala .B baskaran" w:id="27" w:date="2026-09-23T11:48:47Z">
                              <w:sdt>
                                <w:sdtPr>
                                  <w:id w:val="1327928825"/>
                                  <w:tag w:val="goog_rdk_141"/>
                                </w:sdtPr>
                                <w:sdtContent>
                                  <w:del w:author="udhaya kumar" w:id="6" w:date="2026-09-24T06:40:29Z"/>
                                </w:sdtContent>
                              </w:sdt>
                            </w:ins>
                            <w:sdt>
                              <w:sdtPr>
                                <w:id w:val="1395628428"/>
                                <w:tag w:val="goog_rdk_142"/>
                              </w:sdtPr>
                              <w:sdtContent>
                                <w:ins w:author="sarubala .B baskaran" w:id="27" w:date="2026-09-23T11:48:47Z">
                                  <w:del w:author="udhaya kumar" w:id="6" w:date="2026-09-24T06:40:29Z">
                                    <w:r w:rsidDel="00000000" w:rsidR="00000000" w:rsidRPr="00000000">
                                      <w:rPr>
                                        <w:rtl w:val="0"/>
                                      </w:rPr>
                                    </w:r>
                                  </w:del>
                                </w:ins>
                              </w:sdtContent>
                            </w:sdt>
                            <w:ins w:author="sarubala .B baskaran" w:id="27" w:date="2026-09-23T11:48:47Z">
                              <w:del w:author="udhaya kumar" w:id="6" w:date="2026-09-24T06:40:29Z"/>
                            </w:ins>
                          </w:sdtContent>
                        </w:sdt>
                      </w:p>
                    </w:sdtContent>
                  </w:sdt>
                  <w:sdt>
                    <w:sdtPr>
                      <w:id w:val="1393781018"/>
                      <w:tag w:val="goog_rdk_149"/>
                    </w:sdtPr>
                    <w:sdtContent>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61593342"/>
                            <w:tag w:val="goog_rdk_146"/>
                          </w:sdtPr>
                          <w:sdtContent>
                            <w:ins w:author="Anonymous" w:id="22" w:date="2026-09-23T09:48:44Z">
                              <w:sdt>
                                <w:sdtPr>
                                  <w:id w:val="-1561555538"/>
                                  <w:tag w:val="goog_rdk_147"/>
                                </w:sdtPr>
                                <w:sdtContent>
                                  <w:del w:author="udhaya kumar" w:id="6" w:date="2026-09-24T06:40:29Z"/>
                                </w:sdtContent>
                              </w:sdt>
                            </w:ins>
                            <w:sdt>
                              <w:sdtPr>
                                <w:id w:val="-1810820216"/>
                                <w:tag w:val="goog_rdk_148"/>
                              </w:sdtPr>
                              <w:sdtContent>
                                <w:ins w:author="Anonymous" w:id="22" w:date="2026-09-23T09:48:44Z">
                                  <w:del w:author="udhaya kumar" w:id="6" w:date="2026-09-24T06:40:29Z">
                                    <w:r w:rsidDel="00000000" w:rsidR="00000000" w:rsidRPr="00000000">
                                      <w:rPr>
                                        <w:rtl w:val="0"/>
                                      </w:rPr>
                                    </w:r>
                                  </w:del>
                                </w:ins>
                              </w:sdtContent>
                            </w:sdt>
                            <w:ins w:author="Anonymous" w:id="22" w:date="2026-09-23T09:48:44Z">
                              <w:del w:author="udhaya kumar" w:id="6" w:date="2026-09-24T06:40:29Z"/>
                            </w:ins>
                          </w:sdtContent>
                        </w:sdt>
                      </w:p>
                    </w:sdtContent>
                  </w:sdt>
                </w:tc>
              </w:tr>
            </w:sdtContent>
          </w:sdt>
          <w:sdt>
            <w:sdtPr>
              <w:id w:val="-797455997"/>
              <w:tag w:val="goog_rdk_150"/>
            </w:sdtPr>
            <w:sdtContent>
              <w:tr>
                <w:trPr>
                  <w:cantSplit w:val="0"/>
                  <w:tblHeader w:val="0"/>
                  <w:ins w:author="Anonymous" w:id="22" w:date="2026-09-23T09:48:44Z"/>
                  <w:del w:author="udhaya kumar" w:id="6" w:date="2026-09-24T06:40:29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535826850"/>
                      <w:tag w:val="goog_rdk_160"/>
                    </w:sdtPr>
                    <w:sdtContent>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57304360"/>
                            <w:tag w:val="goog_rdk_153"/>
                          </w:sdtPr>
                          <w:sdtContent>
                            <w:ins w:author="Nishitha Nishitha" w:id="28" w:date="2026-09-23T13:37:40Z">
                              <w:sdt>
                                <w:sdtPr>
                                  <w:id w:val="-2010586771"/>
                                  <w:tag w:val="goog_rdk_154"/>
                                </w:sdtPr>
                                <w:sdtContent>
                                  <w:del w:author="udhaya kumar" w:id="6" w:date="2026-09-24T06:40:29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1521308105"/>
                                        <w:tag w:val="goog_rdk_155"/>
                                      </w:sdtPr>
                                      <w:sdtContent>
                                        <w:r w:rsidDel="00000000" w:rsidR="00000000" w:rsidRPr="00000000">
                                          <w:rPr>
                                            <w:rtl w:val="0"/>
                                            <w:rPrChange w:author="Anonymous" w:id="23" w:date="2026-09-23T09:48:4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1210885028"/>
                            <w:tag w:val="goog_rdk_156"/>
                          </w:sdtPr>
                          <w:sdtContent>
                            <w:ins w:author="Anonymous" w:id="22" w:date="2026-09-23T09:48:44Z">
                              <w:sdt>
                                <w:sdtPr>
                                  <w:id w:val="-1354121561"/>
                                  <w:tag w:val="goog_rdk_157"/>
                                </w:sdtPr>
                                <w:sdtContent>
                                  <w:del w:author="udhaya kumar" w:id="6" w:date="2026-09-24T06:40:29Z"/>
                                </w:sdtContent>
                              </w:sdt>
                            </w:ins>
                            <w:sdt>
                              <w:sdtPr>
                                <w:id w:val="864010558"/>
                                <w:tag w:val="goog_rdk_158"/>
                              </w:sdtPr>
                              <w:sdtContent>
                                <w:ins w:author="Anonymous" w:id="22" w:date="2026-09-23T09:48:44Z">
                                  <w:del w:author="udhaya kumar" w:id="6" w:date="2026-09-24T06:40:29Z">
                                    <w:r w:rsidDel="00000000" w:rsidR="00000000" w:rsidRPr="00000000">
                                      <w:rPr>
                                        <w:rtl w:val="0"/>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22" w:date="2026-09-23T09:48:44Z">
                              <w:del w:author="udhaya kumar" w:id="6" w:date="2026-09-24T06:40:29Z">
                                <w:sdt>
                                  <w:sdtPr>
                                    <w:id w:val="200850789"/>
                                    <w:tag w:val="goog_rdk_159"/>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465182463"/>
                      <w:tag w:val="goog_rdk_164"/>
                    </w:sdtPr>
                    <w:sdtContent>
                      <w:p w:rsidR="00000000" w:rsidDel="00000000" w:rsidP="00000000" w:rsidRDefault="00000000" w:rsidRPr="00000000" w14:paraId="0000001B">
                        <w:pPr>
                          <w:widowControl w:val="0"/>
                          <w:spacing w:after="0" w:line="240" w:lineRule="auto"/>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Change w:author="Sadhana.D" w:id="0" w:date="2026-09-23T14:35:30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1990323613"/>
                            <w:tag w:val="goog_rdk_161"/>
                          </w:sdtPr>
                          <w:sdtContent>
                            <w:ins w:author="Anonymous" w:id="22" w:date="2026-09-23T09:48:44Z">
                              <w:sdt>
                                <w:sdtPr>
                                  <w:id w:val="522516506"/>
                                  <w:tag w:val="goog_rdk_162"/>
                                </w:sdtPr>
                                <w:sdtContent>
                                  <w:del w:author="udhaya kumar" w:id="6" w:date="2026-09-24T06:40:29Z"/>
                                </w:sdtContent>
                              </w:sdt>
                            </w:ins>
                            <w:sdt>
                              <w:sdtPr>
                                <w:id w:val="399283827"/>
                                <w:tag w:val="goog_rdk_163"/>
                              </w:sdtPr>
                              <w:sdtContent>
                                <w:ins w:author="Anonymous" w:id="22" w:date="2026-09-23T09:48:44Z">
                                  <w:del w:author="udhaya kumar" w:id="6" w:date="2026-09-24T06:40:29Z">
                                    <w:r w:rsidDel="00000000" w:rsidR="00000000" w:rsidRPr="00000000">
                                      <w:rPr>
                                        <w:rtl w:val="0"/>
                                      </w:rPr>
                                    </w:r>
                                  </w:del>
                                </w:ins>
                              </w:sdtContent>
                            </w:sdt>
                            <w:ins w:author="Anonymous" w:id="22" w:date="2026-09-23T09:48:44Z">
                              <w:del w:author="udhaya kumar" w:id="6" w:date="2026-09-24T06:40:29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623900562"/>
                      <w:tag w:val="goog_rdk_168"/>
                    </w:sdtPr>
                    <w:sdtConten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2564277"/>
                            <w:tag w:val="goog_rdk_165"/>
                          </w:sdtPr>
                          <w:sdtContent>
                            <w:ins w:author="Anonymous" w:id="22" w:date="2026-09-23T09:48:44Z">
                              <w:sdt>
                                <w:sdtPr>
                                  <w:id w:val="449978544"/>
                                  <w:tag w:val="goog_rdk_166"/>
                                </w:sdtPr>
                                <w:sdtContent>
                                  <w:del w:author="udhaya kumar" w:id="6" w:date="2026-09-24T06:40:29Z">
                                    <w:sdt>
                                      <w:sdtPr>
                                        <w:alias w:val="Review status"/>
                                        <w:id w:val="-1335021057"/>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del>
                                </w:sdtContent>
                              </w:sdt>
                            </w:ins>
                            <w:sdt>
                              <w:sdtPr>
                                <w:id w:val="1627166305"/>
                                <w:tag w:val="goog_rdk_167"/>
                              </w:sdtPr>
                              <w:sdtContent>
                                <w:ins w:author="Anonymous" w:id="22" w:date="2026-09-23T09:48:44Z">
                                  <w:del w:author="udhaya kumar" w:id="6" w:date="2026-09-24T06:40:29Z">
                                    <w:r w:rsidDel="00000000" w:rsidR="00000000" w:rsidRPr="00000000">
                                      <w:rPr>
                                        <w:rtl w:val="0"/>
                                      </w:rPr>
                                    </w:r>
                                  </w:del>
                                </w:ins>
                              </w:sdtContent>
                            </w:sdt>
                            <w:ins w:author="Anonymous" w:id="22" w:date="2026-09-23T09:48:44Z">
                              <w:del w:author="udhaya kumar" w:id="6" w:date="2026-09-24T06:40:29Z"/>
                            </w:ins>
                          </w:sdtContent>
                        </w:sdt>
                      </w:p>
                    </w:sdtContent>
                  </w:sdt>
                </w:tc>
              </w:tr>
            </w:sdtContent>
          </w:sdt>
          <w:sdt>
            <w:sdtPr>
              <w:id w:val="-1650188941"/>
              <w:tag w:val="goog_rdk_169"/>
            </w:sdtPr>
            <w:sdtContent>
              <w:tr>
                <w:trPr>
                  <w:cantSplit w:val="0"/>
                  <w:tblHeader w:val="0"/>
                  <w:ins w:author="Anonymous" w:id="22" w:date="2026-09-23T09:48:44Z"/>
                  <w:del w:author="udhaya kumar" w:id="6" w:date="2026-09-24T06:40:29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594773690"/>
                      <w:tag w:val="goog_rdk_174"/>
                    </w:sdtPr>
                    <w:sdtConten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9017877"/>
                            <w:tag w:val="goog_rdk_170"/>
                          </w:sdtPr>
                          <w:sdtContent>
                            <w:ins w:author="Anonymous" w:id="22" w:date="2026-09-23T09:48:44Z">
                              <w:sdt>
                                <w:sdtPr>
                                  <w:id w:val="1890305562"/>
                                  <w:tag w:val="goog_rdk_171"/>
                                </w:sdtPr>
                                <w:sdtContent>
                                  <w:del w:author="udhaya kumar" w:id="6" w:date="2026-09-24T06:40:29Z"/>
                                </w:sdtContent>
                              </w:sdt>
                            </w:ins>
                            <w:sdt>
                              <w:sdtPr>
                                <w:id w:val="-2133742041"/>
                                <w:tag w:val="goog_rdk_172"/>
                              </w:sdtPr>
                              <w:sdtContent>
                                <w:ins w:author="Anonymous" w:id="22" w:date="2026-09-23T09:48:44Z">
                                  <w:del w:author="udhaya kumar" w:id="6" w:date="2026-09-24T06:40:29Z">
                                    <w:r w:rsidDel="00000000" w:rsidR="00000000" w:rsidRPr="00000000">
                                      <w:rPr>
                                        <w:rtl w:val="0"/>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22" w:date="2026-09-23T09:48:44Z">
                              <w:del w:author="udhaya kumar" w:id="6" w:date="2026-09-24T06:40:29Z">
                                <w:sdt>
                                  <w:sdtPr>
                                    <w:id w:val="665443617"/>
                                    <w:tag w:val="goog_rdk_173"/>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2108019829"/>
                      <w:tag w:val="goog_rdk_178"/>
                    </w:sdtPr>
                    <w:sdtContent>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00599484"/>
                            <w:tag w:val="goog_rdk_175"/>
                          </w:sdtPr>
                          <w:sdtContent>
                            <w:ins w:author="Anonymous" w:id="22" w:date="2026-09-23T09:48:44Z">
                              <w:sdt>
                                <w:sdtPr>
                                  <w:id w:val="460489912"/>
                                  <w:tag w:val="goog_rdk_176"/>
                                </w:sdtPr>
                                <w:sdtContent>
                                  <w:del w:author="udhaya kumar" w:id="6" w:date="2026-09-24T06:40:29Z"/>
                                </w:sdtContent>
                              </w:sdt>
                            </w:ins>
                            <w:sdt>
                              <w:sdtPr>
                                <w:id w:val="-1621702969"/>
                                <w:tag w:val="goog_rdk_177"/>
                              </w:sdtPr>
                              <w:sdtContent>
                                <w:ins w:author="Anonymous" w:id="22" w:date="2026-09-23T09:48:44Z">
                                  <w:del w:author="udhaya kumar" w:id="6" w:date="2026-09-24T06:40:29Z">
                                    <w:r w:rsidDel="00000000" w:rsidR="00000000" w:rsidRPr="00000000">
                                      <w:rPr>
                                        <w:rtl w:val="0"/>
                                      </w:rPr>
                                    </w:r>
                                  </w:del>
                                </w:ins>
                              </w:sdtContent>
                            </w:sdt>
                            <w:ins w:author="Anonymous" w:id="22" w:date="2026-09-23T09:48:44Z">
                              <w:del w:author="udhaya kumar" w:id="6" w:date="2026-09-24T06:40:29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95544399"/>
                      <w:tag w:val="goog_rdk_182"/>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7908646"/>
                            <w:tag w:val="goog_rdk_179"/>
                          </w:sdtPr>
                          <w:sdtContent>
                            <w:ins w:author="Anonymous" w:id="22" w:date="2026-09-23T09:48:44Z">
                              <w:sdt>
                                <w:sdtPr>
                                  <w:id w:val="96242275"/>
                                  <w:tag w:val="goog_rdk_180"/>
                                </w:sdtPr>
                                <w:sdtContent>
                                  <w:del w:author="udhaya kumar" w:id="6" w:date="2026-09-24T06:40:29Z">
                                    <w:sdt>
                                      <w:sdtPr>
                                        <w:alias w:val="Review status"/>
                                        <w:id w:val="-47396001"/>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0a53a8"/>
                                            <w:sz w:val="22"/>
                                            <w:szCs w:val="22"/>
                                            <w:u w:val="none"/>
                                            <w:shd w:fill="bfe1f6" w:val="clear"/>
                                            <w:vertAlign w:val="baseline"/>
                                          </w:rPr>
                                          <w:t xml:space="preserve">Under review</w:t>
                                        </w:r>
                                      </w:sdtContent>
                                    </w:sdt>
                                  </w:del>
                                </w:sdtContent>
                              </w:sdt>
                            </w:ins>
                            <w:sdt>
                              <w:sdtPr>
                                <w:id w:val="-1588660086"/>
                                <w:tag w:val="goog_rdk_181"/>
                              </w:sdtPr>
                              <w:sdtContent>
                                <w:ins w:author="Anonymous" w:id="22" w:date="2026-09-23T09:48:44Z">
                                  <w:del w:author="udhaya kumar" w:id="6" w:date="2026-09-24T06:40:29Z">
                                    <w:r w:rsidDel="00000000" w:rsidR="00000000" w:rsidRPr="00000000">
                                      <w:rPr>
                                        <w:rtl w:val="0"/>
                                      </w:rPr>
                                    </w:r>
                                  </w:del>
                                </w:ins>
                              </w:sdtContent>
                            </w:sdt>
                            <w:ins w:author="Anonymous" w:id="22" w:date="2026-09-23T09:48:44Z">
                              <w:del w:author="udhaya kumar" w:id="6" w:date="2026-09-24T06:40:29Z"/>
                            </w:ins>
                          </w:sdtContent>
                        </w:sdt>
                      </w:p>
                    </w:sdtContent>
                  </w:sdt>
                </w:tc>
              </w:tr>
            </w:sdtContent>
          </w:sdt>
          <w:sdt>
            <w:sdtPr>
              <w:id w:val="1242528862"/>
              <w:tag w:val="goog_rdk_183"/>
            </w:sdtPr>
            <w:sdtContent>
              <w:tr>
                <w:trPr>
                  <w:cantSplit w:val="0"/>
                  <w:tblHeader w:val="0"/>
                  <w:ins w:author="Anonymous" w:id="22" w:date="2026-09-23T09:48:44Z"/>
                  <w:del w:author="udhaya kumar" w:id="6" w:date="2026-09-24T06:40:29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147018672"/>
                      <w:tag w:val="goog_rdk_188"/>
                    </w:sdtPr>
                    <w:sdtConten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68679447"/>
                            <w:tag w:val="goog_rdk_184"/>
                          </w:sdtPr>
                          <w:sdtContent>
                            <w:ins w:author="Anonymous" w:id="22" w:date="2026-09-23T09:48:44Z">
                              <w:sdt>
                                <w:sdtPr>
                                  <w:id w:val="-926147073"/>
                                  <w:tag w:val="goog_rdk_185"/>
                                </w:sdtPr>
                                <w:sdtContent>
                                  <w:del w:author="udhaya kumar" w:id="6" w:date="2026-09-24T06:40:29Z"/>
                                </w:sdtContent>
                              </w:sdt>
                            </w:ins>
                            <w:sdt>
                              <w:sdtPr>
                                <w:id w:val="-1847148106"/>
                                <w:tag w:val="goog_rdk_186"/>
                              </w:sdtPr>
                              <w:sdtContent>
                                <w:ins w:author="Anonymous" w:id="22" w:date="2026-09-23T09:48:44Z">
                                  <w:del w:author="udhaya kumar" w:id="6" w:date="2026-09-24T06:40:29Z">
                                    <w:r w:rsidDel="00000000" w:rsidR="00000000" w:rsidRPr="00000000">
                                      <w:rPr>
                                        <w:rtl w:val="0"/>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22" w:date="2026-09-23T09:48:44Z">
                              <w:del w:author="udhaya kumar" w:id="6" w:date="2026-09-24T06:40:29Z">
                                <w:sdt>
                                  <w:sdtPr>
                                    <w:id w:val="-1544080012"/>
                                    <w:tag w:val="goog_rdk_187"/>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378029838"/>
                      <w:tag w:val="goog_rdk_192"/>
                    </w:sdtPr>
                    <w:sdtContent>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74706723"/>
                            <w:tag w:val="goog_rdk_189"/>
                          </w:sdtPr>
                          <w:sdtContent>
                            <w:ins w:author="Anonymous" w:id="22" w:date="2026-09-23T09:48:44Z">
                              <w:sdt>
                                <w:sdtPr>
                                  <w:id w:val="-1317484967"/>
                                  <w:tag w:val="goog_rdk_190"/>
                                </w:sdtPr>
                                <w:sdtContent>
                                  <w:del w:author="udhaya kumar" w:id="6" w:date="2026-09-24T06:40:29Z"/>
                                </w:sdtContent>
                              </w:sdt>
                            </w:ins>
                            <w:sdt>
                              <w:sdtPr>
                                <w:id w:val="-1956965180"/>
                                <w:tag w:val="goog_rdk_191"/>
                              </w:sdtPr>
                              <w:sdtContent>
                                <w:ins w:author="Anonymous" w:id="22" w:date="2026-09-23T09:48:44Z">
                                  <w:del w:author="udhaya kumar" w:id="6" w:date="2026-09-24T06:40:29Z">
                                    <w:r w:rsidDel="00000000" w:rsidR="00000000" w:rsidRPr="00000000">
                                      <w:rPr>
                                        <w:rtl w:val="0"/>
                                      </w:rPr>
                                    </w:r>
                                  </w:del>
                                </w:ins>
                              </w:sdtContent>
                            </w:sdt>
                            <w:ins w:author="Anonymous" w:id="22" w:date="2026-09-23T09:48:44Z">
                              <w:del w:author="udhaya kumar" w:id="6" w:date="2026-09-24T06:40:29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542273360"/>
                      <w:tag w:val="goog_rdk_196"/>
                    </w:sdtPr>
                    <w:sdtContent>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2" w:date="2026-09-23T09:48:44Z"/>
                            <w:del w:author="udhaya kumar" w:id="6" w:date="2026-09-24T06:40:29Z"/>
                            <w:rPrChange w:author="Anonymous" w:id="23" w:date="2026-09-23T09:48:4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406616"/>
                            <w:tag w:val="goog_rdk_193"/>
                          </w:sdtPr>
                          <w:sdtContent>
                            <w:ins w:author="Anonymous" w:id="22" w:date="2026-09-23T09:48:44Z">
                              <w:sdt>
                                <w:sdtPr>
                                  <w:id w:val="-1228373296"/>
                                  <w:tag w:val="goog_rdk_194"/>
                                </w:sdtPr>
                                <w:sdtContent>
                                  <w:del w:author="udhaya kumar" w:id="6" w:date="2026-09-24T06:40:29Z">
                                    <w:sdt>
                                      <w:sdtPr>
                                        <w:alias w:val="Review status"/>
                                        <w:id w:val="-1005146424"/>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del>
                                </w:sdtContent>
                              </w:sdt>
                            </w:ins>
                            <w:sdt>
                              <w:sdtPr>
                                <w:id w:val="-1555786396"/>
                                <w:tag w:val="goog_rdk_195"/>
                              </w:sdtPr>
                              <w:sdtContent>
                                <w:ins w:author="Anonymous" w:id="22" w:date="2026-09-23T09:48:44Z">
                                  <w:del w:author="udhaya kumar" w:id="6" w:date="2026-09-24T06:40:29Z">
                                    <w:r w:rsidDel="00000000" w:rsidR="00000000" w:rsidRPr="00000000">
                                      <w:rPr>
                                        <w:rtl w:val="0"/>
                                      </w:rPr>
                                    </w:r>
                                  </w:del>
                                </w:ins>
                              </w:sdtContent>
                            </w:sdt>
                            <w:ins w:author="Anonymous" w:id="22" w:date="2026-09-23T09:48:44Z">
                              <w:del w:author="udhaya kumar" w:id="6" w:date="2026-09-24T06:40:29Z"/>
                            </w:ins>
                          </w:sdtContent>
                        </w:sdt>
                      </w:p>
                    </w:sdtContent>
                  </w:sdt>
                </w:tc>
              </w:tr>
            </w:sdtContent>
          </w:sdt>
        </w:tbl>
      </w:sdtContent>
    </w:sdt>
    <w:sdt>
      <w:sdtPr>
        <w:id w:val="-1652716351"/>
        <w:tag w:val="goog_rdk_204"/>
      </w:sdtPr>
      <w:sdtContent>
        <w:p w:rsidR="00000000" w:rsidDel="00000000" w:rsidP="00000000" w:rsidRDefault="00000000" w:rsidRPr="00000000" w14:paraId="00000023">
          <w:pPr>
            <w:rPr>
              <w:ins w:author="Tamil Selvan" w:id="30" w:date="2026-09-23T06:19:35Z"/>
              <w:del w:author="udhaya kumar" w:id="6" w:date="2026-09-24T06:40:29Z"/>
              <w:rFonts w:ascii="Arial" w:cs="Arial" w:eastAsia="Arial" w:hAnsi="Arial"/>
              <w:b w:val="0"/>
              <w:bCs w:val="0"/>
              <w:i w:val="0"/>
              <w:iCs w:val="0"/>
              <w:smallCaps w:val="0"/>
              <w:strike w:val="0"/>
              <w:color w:val="000000"/>
              <w:sz w:val="22"/>
              <w:szCs w:val="22"/>
              <w:u w:val="none"/>
              <w:shd w:fill="auto" w:val="clear"/>
              <w:vertAlign w:val="baseline"/>
              <w:rPrChange w:author="Anonymous" w:id="32" w:date="2026-09-23T08:58:16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3T08:58:16Z">
              <w:pPr>
                <w:ind w:left="0" w:firstLine="720"/>
              </w:pPr>
            </w:pPrChange>
          </w:pPr>
          <w:sdt>
            <w:sdtPr>
              <w:id w:val="636334477"/>
              <w:tag w:val="goog_rdk_201"/>
            </w:sdtPr>
            <w:sdtContent>
              <w:ins w:author="Tamil Selvan" w:id="30" w:date="2026-09-23T06:19:35Z">
                <w:sdt>
                  <w:sdtPr>
                    <w:id w:val="1107368491"/>
                    <w:tag w:val="goog_rdk_202"/>
                  </w:sdtPr>
                  <w:sdtContent>
                    <w:del w:author="udhaya kumar" w:id="6" w:date="2026-09-24T06:40:29Z"/>
                  </w:sdtContent>
                </w:sdt>
              </w:ins>
              <w:sdt>
                <w:sdtPr>
                  <w:id w:val="-907557922"/>
                  <w:tag w:val="goog_rdk_203"/>
                </w:sdtPr>
                <w:sdtContent>
                  <w:ins w:author="Tamil Selvan" w:id="30" w:date="2026-09-23T06:19:35Z">
                    <w:del w:author="udhaya kumar" w:id="6" w:date="2026-09-24T06:40:29Z">
                      <w:r w:rsidDel="00000000" w:rsidR="00000000" w:rsidRPr="00000000">
                        <w:rPr>
                          <w:rtl w:val="0"/>
                        </w:rPr>
                      </w:r>
                    </w:del>
                  </w:ins>
                </w:sdtContent>
              </w:sdt>
              <w:ins w:author="Tamil Selvan" w:id="30" w:date="2026-09-23T06:19:35Z">
                <w:del w:author="udhaya kumar" w:id="6" w:date="2026-09-24T06:40:29Z"/>
              </w:ins>
            </w:sdtContent>
          </w:sdt>
        </w:p>
      </w:sdtContent>
    </w:sdt>
    <w:sdt>
      <w:sdtPr>
        <w:id w:val="2122561629"/>
        <w:tag w:val="goog_rdk_221"/>
      </w:sdtPr>
      <w:sdtContent>
        <w:p w:rsidR="00000000" w:rsidDel="00000000" w:rsidP="00000000" w:rsidRDefault="00000000" w:rsidRPr="00000000" w14:paraId="00000024">
          <w:pPr>
            <w:ind w:left="0" w:firstLine="720"/>
            <w:rPr>
              <w:ins w:author="Jeevitha Jeevi" w:id="37" w:date="2026-09-23T05:02:18Z"/>
              <w:del w:author="udhaya kumar" w:id="6" w:date="2026-09-24T06:40:29Z"/>
              <w:rPrChange w:author="Jeevitha Jeevi" w:id="38" w:date="2026-09-23T05:02:18Z">
                <w:rPr>
                  <w:rFonts w:ascii="Arial" w:cs="Arial" w:eastAsia="Arial" w:hAnsi="Arial"/>
                  <w:b w:val="0"/>
                  <w:bCs w:val="0"/>
                  <w:i w:val="0"/>
                  <w:iCs w:val="0"/>
                  <w:smallCaps w:val="0"/>
                  <w:strike w:val="0"/>
                  <w:color w:val="000000"/>
                  <w:sz w:val="22"/>
                  <w:szCs w:val="22"/>
                  <w:u w:val="none"/>
                  <w:shd w:fill="auto" w:val="clear"/>
                  <w:vertAlign w:val="baseline"/>
                </w:rPr>
              </w:rPrChange>
            </w:rPr>
            <w:pPrChange w:author="Akash B" w:id="0" w:date="2026-09-23T05:54:47Z">
              <w:pPr>
                <w:ind w:left="0" w:firstLine="0"/>
              </w:pPr>
            </w:pPrChange>
          </w:pPr>
          <w:sdt>
            <w:sdtPr>
              <w:id w:val="-1683195944"/>
              <w:tag w:val="goog_rdk_208"/>
            </w:sdtPr>
            <w:sdtContent>
              <w:ins w:author="Anonymous" w:id="33" w:date="2026-09-23T05:20:00Z">
                <w:sdt>
                  <w:sdtPr>
                    <w:id w:val="-314986936"/>
                    <w:tag w:val="goog_rdk_209"/>
                  </w:sdtPr>
                  <w:sdtContent>
                    <w:del w:author="udhaya kumar" w:id="6" w:date="2026-09-24T06:40:29Z"/>
                  </w:sdtContent>
                </w:sdt>
              </w:ins>
              <w:sdt>
                <w:sdtPr>
                  <w:id w:val="-821110441"/>
                  <w:tag w:val="goog_rdk_210"/>
                </w:sdtPr>
                <w:sdtContent>
                  <w:ins w:author="Anonymous" w:id="33" w:date="2026-09-23T05:20:00Z">
                    <w:del w:author="udhaya kumar" w:id="6" w:date="2026-09-24T06:40:29Z">
                      <w:r w:rsidDel="00000000" w:rsidR="00000000" w:rsidRPr="00000000">
                        <w:rPr>
                          <w:rtl w:val="0"/>
                          <w:rPrChange w:author="Anonymous" w:id="34" w:date="2026-09-23T05:20:00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0</w:delText>
                      </w:r>
                    </w:del>
                  </w:ins>
                </w:sdtContent>
              </w:sdt>
              <w:ins w:author="Anonymous" w:id="33" w:date="2026-09-23T05:20:00Z">
                <w:del w:author="udhaya kumar" w:id="6" w:date="2026-09-24T06:40:29Z"/>
              </w:ins>
            </w:sdtContent>
          </w:sdt>
          <w:sdt>
            <w:sdtPr>
              <w:id w:val="978769491"/>
              <w:tag w:val="goog_rdk_211"/>
            </w:sdtPr>
            <w:sdtContent>
              <w:del w:author="udhaya kumar" w:id="6" w:date="2026-09-24T06:40:29Z"/>
            </w:sdtContent>
          </w:sdt>
          <w:sdt>
            <w:sdtPr>
              <w:id w:val="1234552183"/>
              <w:tag w:val="goog_rdk_212"/>
            </w:sdtPr>
            <w:sdtContent>
              <w:ins w:author="Rahul .R" w:id="35" w:date="2026-09-23T05:12:42Z">
                <w:sdt>
                  <w:sdtPr>
                    <w:id w:val="377652267"/>
                    <w:tag w:val="goog_rdk_213"/>
                  </w:sdtPr>
                  <w:sdtContent>
                    <w:del w:author="udhaya kumar" w:id="6" w:date="2026-09-24T06:40:29Z"/>
                  </w:sdtContent>
                </w:sdt>
              </w:ins>
              <w:sdt>
                <w:sdtPr>
                  <w:id w:val="-1526417079"/>
                  <w:tag w:val="goog_rdk_214"/>
                </w:sdtPr>
                <w:sdtContent>
                  <w:ins w:author="Rahul .R" w:id="35" w:date="2026-09-23T05:12:42Z">
                    <w:del w:author="udhaya kumar" w:id="6" w:date="2026-09-24T06:40:29Z">
                      <w:r w:rsidDel="00000000" w:rsidR="00000000" w:rsidRPr="00000000">
                        <w:rPr>
                          <w:rtl w:val="0"/>
                          <w:rPrChange w:author="Rahul .R" w:id="36" w:date="2026-09-23T05:12:42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w:delText>
                      </w:r>
                    </w:del>
                  </w:ins>
                </w:sdtContent>
              </w:sdt>
              <w:ins w:author="Rahul .R" w:id="35" w:date="2026-09-23T05:12:42Z">
                <w:del w:author="udhaya kumar" w:id="6" w:date="2026-09-24T06:40:29Z"/>
              </w:ins>
            </w:sdtContent>
          </w:sdt>
          <w:sdt>
            <w:sdtPr>
              <w:id w:val="640937365"/>
              <w:tag w:val="goog_rdk_215"/>
            </w:sdtPr>
            <w:sdtContent>
              <w:del w:author="udhaya kumar" w:id="6" w:date="2026-09-24T06:40:29Z"/>
            </w:sdtContent>
          </w:sdt>
          <w:sdt>
            <w:sdtPr>
              <w:id w:val="1001547606"/>
              <w:tag w:val="goog_rdk_216"/>
            </w:sdtPr>
            <w:sdtContent>
              <w:ins w:author="Jeevitha Jeevi" w:id="37" w:date="2026-09-23T05:02:18Z">
                <w:sdt>
                  <w:sdtPr>
                    <w:id w:val="-2103362285"/>
                    <w:tag w:val="goog_rdk_217"/>
                  </w:sdtPr>
                  <w:sdtContent>
                    <w:del w:author="udhaya kumar" w:id="6" w:date="2026-09-24T06:40:29Z"/>
                  </w:sdtContent>
                </w:sdt>
              </w:ins>
              <w:sdt>
                <w:sdtPr>
                  <w:id w:val="-873567084"/>
                  <w:tag w:val="goog_rdk_218"/>
                </w:sdtPr>
                <w:sdtContent>
                  <w:commentRangeStart w:id="0"/>
                </w:sdtContent>
              </w:sdt>
              <w:ins w:author="Jeevitha Jeevi" w:id="37" w:date="2026-09-23T05:02:18Z">
                <w:del w:author="udhaya kumar" w:id="6" w:date="2026-09-24T06:40:29Z">
                  <w:sdt>
                    <w:sdtPr>
                      <w:id w:val="-450606260"/>
                      <w:tag w:val="goog_rdk_219"/>
                    </w:sdtPr>
                    <w:sdtContent>
                      <w:commentRangeStart w:id="0"/>
                    </w:sdtContent>
                  </w:sdt>
                  <w:commentRangeEnd w:id="0"/>
                  <w:r w:rsidDel="00000000" w:rsidR="00000000" w:rsidRPr="00000000">
                    <w:commentReference w:id="0"/>
                  </w:r>
                  <w:sdt>
                    <w:sdtPr>
                      <w:id w:val="-585605215"/>
                      <w:tag w:val="goog_rdk_220"/>
                    </w:sdtPr>
                    <w:sdtContent>
                      <w:r w:rsidDel="00000000" w:rsidR="00000000" w:rsidRPr="00000000">
                        <w:rPr>
                          <w:rtl w:val="0"/>
                        </w:rPr>
                      </w:r>
                    </w:sdtContent>
                  </w:sdt>
                </w:del>
              </w:ins>
            </w:sdtContent>
          </w:sdt>
        </w:p>
      </w:sdtContent>
    </w:sdt>
    <w:sdt>
      <w:sdtPr>
        <w:id w:val="-1947338681"/>
        <w:tag w:val="goog_rdk_233"/>
      </w:sdtPr>
      <w:sdtContent>
        <w:p w:rsidR="00000000" w:rsidDel="00000000" w:rsidP="00000000" w:rsidRDefault="00000000" w:rsidRPr="00000000" w14:paraId="00000025">
          <w:pPr>
            <w:ind w:left="0" w:firstLine="0"/>
            <w:rPr>
              <w:ins w:author="Sana Safeera" w:id="42" w:date="2026-09-22T11:46:58Z"/>
              <w:del w:author="udhaya kumar" w:id="6" w:date="2026-09-24T06:40:29Z"/>
              <w:rPrChange w:author="Sana Safeera" w:id="43" w:date="2026-09-22T11:46:58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09051066"/>
              <w:tag w:val="goog_rdk_222"/>
            </w:sdtPr>
            <w:sdtContent>
              <w:ins w:author="Jeevitha Jeevi" w:id="37" w:date="2026-09-23T05:02:18Z">
                <w:sdt>
                  <w:sdtPr>
                    <w:id w:val="1749277637"/>
                    <w:tag w:val="goog_rdk_223"/>
                  </w:sdtPr>
                  <w:sdtContent>
                    <w:del w:author="udhaya kumar" w:id="6" w:date="2026-09-24T06:40:29Z"/>
                  </w:sdtContent>
                </w:sdt>
              </w:ins>
              <w:sdt>
                <w:sdtPr>
                  <w:id w:val="-1773916423"/>
                  <w:tag w:val="goog_rdk_224"/>
                </w:sdtPr>
                <w:sdtContent>
                  <w:ins w:author="Jeevitha Jeevi" w:id="37" w:date="2026-09-23T05:02:18Z">
                    <w:del w:author="udhaya kumar" w:id="6" w:date="2026-09-24T06:40:29Z">
                      <w:r w:rsidDel="00000000" w:rsidR="00000000" w:rsidRPr="00000000">
                        <w:rPr>
                          <w:rtl w:val="0"/>
                          <w:rPrChange w:author="Jeevitha Jeevi" w:id="38" w:date="2026-09-23T05:02:1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Jeevitha Jeevi" w:id="37" w:date="2026-09-23T05:02:18Z">
                <w:del w:author="udhaya kumar" w:id="6" w:date="2026-09-24T06:40:29Z"/>
              </w:ins>
            </w:sdtContent>
          </w:sdt>
          <w:sdt>
            <w:sdtPr>
              <w:id w:val="926417528"/>
              <w:tag w:val="goog_rdk_225"/>
            </w:sdtPr>
            <w:sdtContent>
              <w:del w:author="udhaya kumar" w:id="6" w:date="2026-09-24T06:40:29Z"/>
            </w:sdtContent>
          </w:sdt>
          <w:sdt>
            <w:sdtPr>
              <w:id w:val="-1045443429"/>
              <w:tag w:val="goog_rdk_226"/>
            </w:sdtPr>
            <w:sdtContent>
              <w:ins w:author="Munisha" w:id="40" w:date="2026-09-22T12:58:12Z">
                <w:sdt>
                  <w:sdtPr>
                    <w:id w:val="746786507"/>
                    <w:tag w:val="goog_rdk_227"/>
                  </w:sdtPr>
                  <w:sdtContent>
                    <w:del w:author="udhaya kumar" w:id="6" w:date="2026-09-24T06:40:29Z"/>
                  </w:sdtContent>
                </w:sdt>
              </w:ins>
              <w:sdt>
                <w:sdtPr>
                  <w:id w:val="-1881400804"/>
                  <w:tag w:val="goog_rdk_228"/>
                </w:sdtPr>
                <w:sdtContent>
                  <w:ins w:author="Munisha" w:id="40" w:date="2026-09-22T12:58:12Z">
                    <w:del w:author="udhaya kumar" w:id="6" w:date="2026-09-24T06:40:29Z">
                      <w:r w:rsidDel="00000000" w:rsidR="00000000" w:rsidRPr="00000000">
                        <w:rPr>
                          <w:rtl w:val="0"/>
                          <w:rPrChange w:author="Munisha" w:id="41" w:date="2026-09-22T12:58:12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Munisha" w:id="40" w:date="2026-09-22T12:58:12Z">
                <w:del w:author="udhaya kumar" w:id="6" w:date="2026-09-24T06:40:29Z"/>
              </w:ins>
            </w:sdtContent>
          </w:sdt>
          <w:sdt>
            <w:sdtPr>
              <w:id w:val="-83173095"/>
              <w:tag w:val="goog_rdk_229"/>
            </w:sdtPr>
            <w:sdtContent>
              <w:del w:author="udhaya kumar" w:id="6" w:date="2026-09-24T06:40:29Z"/>
            </w:sdtContent>
          </w:sdt>
          <w:sdt>
            <w:sdtPr>
              <w:id w:val="-1007763317"/>
              <w:tag w:val="goog_rdk_230"/>
            </w:sdtPr>
            <w:sdtContent>
              <w:ins w:author="Sana Safeera" w:id="42" w:date="2026-09-22T11:46:58Z">
                <w:sdt>
                  <w:sdtPr>
                    <w:id w:val="-682686580"/>
                    <w:tag w:val="goog_rdk_231"/>
                  </w:sdtPr>
                  <w:sdtContent>
                    <w:del w:author="udhaya kumar" w:id="6" w:date="2026-09-24T06:40:29Z"/>
                  </w:sdtContent>
                </w:sdt>
              </w:ins>
              <w:sdt>
                <w:sdtPr>
                  <w:id w:val="1106739762"/>
                  <w:tag w:val="goog_rdk_232"/>
                </w:sdtPr>
                <w:sdtContent>
                  <w:ins w:author="Sana Safeera" w:id="42" w:date="2026-09-22T11:46:58Z">
                    <w:del w:author="udhaya kumar" w:id="6" w:date="2026-09-24T06:40:29Z">
                      <w:r w:rsidDel="00000000" w:rsidR="00000000" w:rsidRPr="00000000">
                        <w:rPr>
                          <w:rtl w:val="0"/>
                        </w:rPr>
                      </w:r>
                    </w:del>
                  </w:ins>
                </w:sdtContent>
              </w:sdt>
              <w:ins w:author="Sana Safeera" w:id="42" w:date="2026-09-22T11:46:58Z">
                <w:del w:author="udhaya kumar" w:id="6" w:date="2026-09-24T06:40:29Z"/>
              </w:ins>
            </w:sdtContent>
          </w:sdt>
        </w:p>
      </w:sdtContent>
    </w:sdt>
    <w:sdt>
      <w:sdtPr>
        <w:id w:val="747834469"/>
        <w:tag w:val="goog_rdk_250"/>
      </w:sdtPr>
      <w:sdtContent>
        <w:p w:rsidR="00000000" w:rsidDel="00000000" w:rsidP="00000000" w:rsidRDefault="00000000" w:rsidRPr="00000000" w14:paraId="00000026">
          <w:pPr>
            <w:ind w:left="0" w:firstLine="0"/>
            <w:rPr>
              <w:ins w:author="Murugeswari" w:id="50" w:date="2026-09-22T06:21:54Z"/>
              <w:del w:author="udhaya kumar" w:id="6" w:date="2026-09-24T06:40:29Z"/>
              <w:rPrChange w:author="Murugeswari" w:id="51" w:date="2026-09-22T06:2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6824811"/>
              <w:tag w:val="goog_rdk_237"/>
            </w:sdtPr>
            <w:sdtContent>
              <w:ins w:author="Nishanth" w:id="44" w:date="2026-09-23T16:04:59Z">
                <w:sdt>
                  <w:sdtPr>
                    <w:id w:val="1702888071"/>
                    <w:tag w:val="goog_rdk_238"/>
                  </w:sdtPr>
                  <w:sdtContent>
                    <w:del w:author="udhaya kumar" w:id="6" w:date="2026-09-24T06:40:29Z">
                      <w:r w:rsidDel="00000000" w:rsidR="00000000" w:rsidRPr="00000000">
                        <w:rPr>
                          <w:rFonts w:ascii="Cambria" w:cs="Cambria" w:eastAsia="Cambria" w:hAnsi="Cambria"/>
                          <w:sz w:val="27"/>
                          <w:szCs w:val="27"/>
                          <w:rPrChange w:author="Nishanth" w:id="45" w:date="2026-09-23T16:04:59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0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957150" cy="1155700"/>
                                    </a:xfrm>
                                    <a:prstGeom prst="rect"/>
                                    <a:ln/>
                                  </pic:spPr>
                                </pic:pic>
                              </a:graphicData>
                            </a:graphic>
                          </wp:inline>
                        </w:drawing>
                      </w:r>
                    </w:del>
                  </w:sdtContent>
                </w:sdt>
              </w:ins>
            </w:sdtContent>
          </w:sdt>
          <w:sdt>
            <w:sdtPr>
              <w:id w:val="1225283436"/>
              <w:tag w:val="goog_rdk_239"/>
            </w:sdtPr>
            <w:sdtContent>
              <w:del w:author="udhaya kumar" w:id="6" w:date="2026-09-24T06:40:29Z"/>
            </w:sdtContent>
          </w:sdt>
          <w:sdt>
            <w:sdtPr>
              <w:id w:val="-675366921"/>
              <w:tag w:val="goog_rdk_240"/>
            </w:sdtPr>
            <w:sdtContent>
              <w:ins w:author="Dinesh Official" w:id="46" w:date="2026-09-22T13:17:14Z">
                <w:sdt>
                  <w:sdtPr>
                    <w:id w:val="-1517003849"/>
                    <w:tag w:val="goog_rdk_241"/>
                  </w:sdtPr>
                  <w:sdtContent>
                    <w:del w:author="udhaya kumar" w:id="6" w:date="2026-09-24T06:40:29Z"/>
                  </w:sdtContent>
                </w:sdt>
              </w:ins>
              <w:sdt>
                <w:sdtPr>
                  <w:id w:val="1926150207"/>
                  <w:tag w:val="goog_rdk_242"/>
                </w:sdtPr>
                <w:sdtContent>
                  <w:ins w:author="Dinesh Official" w:id="46" w:date="2026-09-22T13:17:14Z">
                    <w:del w:author="udhaya kumar" w:id="6" w:date="2026-09-24T06:40:29Z">
                      <w:r w:rsidDel="00000000" w:rsidR="00000000" w:rsidRPr="00000000">
                        <w:rPr>
                          <w:rtl w:val="0"/>
                          <w:rPrChange w:author="Dinesh Official" w:id="47" w:date="2026-09-22T13:17: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8</w:delText>
                      </w:r>
                    </w:del>
                  </w:ins>
                </w:sdtContent>
              </w:sdt>
              <w:ins w:author="Dinesh Official" w:id="46" w:date="2026-09-22T13:17:14Z">
                <w:del w:author="udhaya kumar" w:id="6" w:date="2026-09-24T06:40:29Z"/>
              </w:ins>
            </w:sdtContent>
          </w:sdt>
          <w:sdt>
            <w:sdtPr>
              <w:id w:val="-1047873927"/>
              <w:tag w:val="goog_rdk_243"/>
            </w:sdtPr>
            <w:sdtContent>
              <w:del w:author="udhaya kumar" w:id="6" w:date="2026-09-24T06:40:29Z"/>
            </w:sdtContent>
          </w:sdt>
          <w:sdt>
            <w:sdtPr>
              <w:id w:val="910576895"/>
              <w:tag w:val="goog_rdk_244"/>
            </w:sdtPr>
            <w:sdtContent>
              <w:ins w:author="Harul prasath" w:id="48" w:date="2026-09-24T05:23:44Z">
                <w:sdt>
                  <w:sdtPr>
                    <w:id w:val="1788652173"/>
                    <w:tag w:val="goog_rdk_245"/>
                  </w:sdtPr>
                  <w:sdtContent>
                    <w:del w:author="udhaya kumar" w:id="6" w:date="2026-09-24T06:40:29Z">
                      <w:r w:rsidDel="00000000" w:rsidR="00000000" w:rsidRPr="00000000">
                        <w:rPr>
                          <w:rFonts w:ascii="Cambria" w:cs="Cambria" w:eastAsia="Cambria" w:hAnsi="Cambria"/>
                          <w:sz w:val="27"/>
                          <w:szCs w:val="27"/>
                          <w:rPrChange w:author="Harul prasath" w:id="49" w:date="2026-09-24T05:23:4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3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957150" cy="1155700"/>
                                    </a:xfrm>
                                    <a:prstGeom prst="rect"/>
                                    <a:ln/>
                                  </pic:spPr>
                                </pic:pic>
                              </a:graphicData>
                            </a:graphic>
                          </wp:inline>
                        </w:drawing>
                      </w:r>
                    </w:del>
                  </w:sdtContent>
                </w:sdt>
              </w:ins>
            </w:sdtContent>
          </w:sdt>
          <w:sdt>
            <w:sdtPr>
              <w:id w:val="1130927775"/>
              <w:tag w:val="goog_rdk_246"/>
            </w:sdtPr>
            <w:sdtContent>
              <w:del w:author="udhaya kumar" w:id="6" w:date="2026-09-24T06:40:29Z"/>
            </w:sdtContent>
          </w:sdt>
          <w:sdt>
            <w:sdtPr>
              <w:id w:val="2091225231"/>
              <w:tag w:val="goog_rdk_247"/>
            </w:sdtPr>
            <w:sdtContent>
              <w:ins w:author="Murugeswari" w:id="50" w:date="2026-09-22T06:21:54Z">
                <w:sdt>
                  <w:sdtPr>
                    <w:id w:val="1025974007"/>
                    <w:tag w:val="goog_rdk_248"/>
                  </w:sdtPr>
                  <w:sdtContent>
                    <w:del w:author="udhaya kumar" w:id="6" w:date="2026-09-24T06:40:29Z"/>
                  </w:sdtContent>
                </w:sdt>
              </w:ins>
              <w:sdt>
                <w:sdtPr>
                  <w:id w:val="1468175261"/>
                  <w:tag w:val="goog_rdk_249"/>
                </w:sdtPr>
                <w:sdtContent>
                  <w:ins w:author="Murugeswari" w:id="50" w:date="2026-09-22T06:21:54Z">
                    <w:del w:author="udhaya kumar" w:id="6" w:date="2026-09-24T06:40:29Z">
                      <w:r w:rsidDel="00000000" w:rsidR="00000000" w:rsidRPr="00000000">
                        <w:rPr>
                          <w:rtl w:val="0"/>
                        </w:rPr>
                      </w:r>
                    </w:del>
                  </w:ins>
                </w:sdtContent>
              </w:sdt>
              <w:ins w:author="Murugeswari" w:id="50" w:date="2026-09-22T06:21:54Z">
                <w:del w:author="udhaya kumar" w:id="6" w:date="2026-09-24T06:40:29Z"/>
              </w:ins>
            </w:sdtContent>
          </w:sdt>
        </w:p>
      </w:sdtContent>
    </w:sdt>
    <w:sdt>
      <w:sdtPr>
        <w:id w:val="849916032"/>
        <w:tag w:val="goog_rdk_258"/>
      </w:sdtPr>
      <w:sdtContent>
        <w:p w:rsidR="00000000" w:rsidDel="00000000" w:rsidP="00000000" w:rsidRDefault="00000000" w:rsidRPr="00000000" w14:paraId="00000027">
          <w:pPr>
            <w:ind w:left="0" w:firstLine="0"/>
            <w:rPr>
              <w:del w:author="udhaya kumar" w:id="6" w:date="2026-09-24T06:40:29Z"/>
            </w:rPr>
            <w:pPrChange w:author="Anonymous" w:id="0" w:date="2026-09-22T04:17:16Z">
              <w:pPr/>
            </w:pPrChange>
          </w:pPr>
          <w:sdt>
            <w:sdtPr>
              <w:id w:val="1441941979"/>
              <w:tag w:val="goog_rdk_254"/>
            </w:sdtPr>
            <w:sdtContent>
              <w:ins w:author="Akalya Jothiposs" w:id="52" w:date="2026-09-22T04:57:27Z">
                <w:sdt>
                  <w:sdtPr>
                    <w:id w:val="-538540981"/>
                    <w:tag w:val="goog_rdk_255"/>
                  </w:sdtPr>
                  <w:sdtContent>
                    <w:del w:author="udhaya kumar" w:id="6" w:date="2026-09-24T06:40:29Z"/>
                  </w:sdtContent>
                </w:sdt>
              </w:ins>
              <w:sdt>
                <w:sdtPr>
                  <w:id w:val="463009595"/>
                  <w:tag w:val="goog_rdk_256"/>
                </w:sdtPr>
                <w:sdtContent>
                  <w:ins w:author="Akalya Jothiposs" w:id="52" w:date="2026-09-22T04:57:27Z">
                    <w:del w:author="udhaya kumar" w:id="6" w:date="2026-09-24T06:40:29Z">
                      <w:r w:rsidDel="00000000" w:rsidR="00000000" w:rsidRPr="00000000">
                        <w:rPr>
                          <w:rtl w:val="0"/>
                          <w:rPrChange w:author="Akalya Jothiposs" w:id="53" w:date="2026-09-22T04:57:2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kalya Jothiposs" w:id="52" w:date="2026-09-22T04:57:27Z">
                <w:del w:author="udhaya kumar" w:id="6" w:date="2026-09-24T06:40:29Z"/>
              </w:ins>
            </w:sdtContent>
          </w:sdt>
          <w:sdt>
            <w:sdtPr>
              <w:id w:val="-86615149"/>
              <w:tag w:val="goog_rdk_257"/>
            </w:sdtPr>
            <w:sdtContent>
              <w:del w:author="udhaya kumar" w:id="6" w:date="2026-09-24T06:40:29Z">
                <w:r w:rsidDel="00000000" w:rsidR="00000000" w:rsidRPr="00000000">
                  <w:rPr>
                    <w:rtl w:val="0"/>
                  </w:rPr>
                </w:r>
              </w:del>
            </w:sdtContent>
          </w:sdt>
        </w:p>
      </w:sdtContent>
    </w:sdt>
    <w:sdt>
      <w:sdtPr>
        <w:id w:val="-1151171292"/>
        <w:tag w:val="goog_rdk_264"/>
      </w:sdtPr>
      <w:sdtContent>
        <w:p w:rsidR="00000000" w:rsidDel="00000000" w:rsidP="00000000" w:rsidRDefault="00000000" w:rsidRPr="00000000" w14:paraId="00000028">
          <w:pPr>
            <w:jc w:val="center"/>
            <w:rPr>
              <w:ins w:author="Shruthi Ratha" w:id="55" w:date="2026-09-23T12:31:18Z"/>
              <w:del w:author="udhaya kumar" w:id="6" w:date="2026-09-24T06:40:29Z"/>
              <w:rFonts w:ascii="Cambria" w:cs="Cambria" w:eastAsia="Cambria" w:hAnsi="Cambria"/>
              <w:b w:val="1"/>
              <w:bCs w:val="1"/>
              <w:sz w:val="30"/>
              <w:szCs w:val="30"/>
              <w:u w:val="single"/>
              <w:rPrChange w:author="Shruthi Ratha" w:id="56" w:date="2026-09-23T12:31:18Z">
                <w:rPr/>
              </w:rPrChange>
            </w:rPr>
          </w:pPr>
          <w:sdt>
            <w:sdtPr>
              <w:id w:val="-1112862619"/>
              <w:tag w:val="goog_rdk_261"/>
            </w:sdtPr>
            <w:sdtContent>
              <w:ins w:author="Shruthi Ratha" w:id="55" w:date="2026-09-23T12:31:18Z">
                <w:sdt>
                  <w:sdtPr>
                    <w:id w:val="-444454554"/>
                    <w:tag w:val="goog_rdk_262"/>
                  </w:sdtPr>
                  <w:sdtContent>
                    <w:del w:author="udhaya kumar" w:id="6" w:date="2026-09-24T06:40:29Z"/>
                  </w:sdtContent>
                </w:sdt>
              </w:ins>
              <w:sdt>
                <w:sdtPr>
                  <w:id w:val="-558894690"/>
                  <w:tag w:val="goog_rdk_263"/>
                </w:sdtPr>
                <w:sdtContent>
                  <w:ins w:author="Shruthi Ratha" w:id="55" w:date="2026-09-23T12:31:18Z">
                    <w:del w:author="udhaya kumar" w:id="6" w:date="2026-09-24T06:40:29Z">
                      <w:r w:rsidDel="00000000" w:rsidR="00000000" w:rsidRPr="00000000">
                        <w:rPr>
                          <w:rtl w:val="0"/>
                        </w:rPr>
                      </w:r>
                    </w:del>
                  </w:ins>
                </w:sdtContent>
              </w:sdt>
              <w:ins w:author="Shruthi Ratha" w:id="55" w:date="2026-09-23T12:31:18Z">
                <w:del w:author="udhaya kumar" w:id="6" w:date="2026-09-24T06:40:29Z"/>
              </w:ins>
            </w:sdtContent>
          </w:sdt>
        </w:p>
      </w:sdtContent>
    </w:sdt>
    <w:sdt>
      <w:sdtPr>
        <w:id w:val="-1042143606"/>
        <w:tag w:val="goog_rdk_267"/>
      </w:sdtPr>
      <w:sdtContent>
        <w:p w:rsidR="00000000" w:rsidDel="00000000" w:rsidP="00000000" w:rsidRDefault="00000000" w:rsidRPr="00000000" w14:paraId="00000029">
          <w:pPr>
            <w:jc w:val="center"/>
            <w:rPr>
              <w:del w:author="udhaya kumar" w:id="6" w:date="2026-09-24T06:40:29Z"/>
              <w:rFonts w:ascii="Cambria" w:cs="Cambria" w:eastAsia="Cambria" w:hAnsi="Cambria"/>
              <w:b w:val="1"/>
              <w:bCs w:val="1"/>
              <w:color w:val="000000"/>
              <w:sz w:val="30"/>
              <w:szCs w:val="30"/>
              <w:u w:val="single"/>
            </w:rPr>
          </w:pPr>
          <w:sdt>
            <w:sdtPr>
              <w:id w:val="-1038814110"/>
              <w:tag w:val="goog_rdk_266"/>
            </w:sdtPr>
            <w:sdtContent>
              <w:del w:author="udhaya kumar" w:id="6" w:date="2026-09-24T06:40:29Z">
                <w:r w:rsidDel="00000000" w:rsidR="00000000" w:rsidRPr="00000000">
                  <w:rPr>
                    <w:rFonts w:ascii="Cambria" w:cs="Cambria" w:eastAsia="Cambria" w:hAnsi="Cambria"/>
                    <w:b w:val="1"/>
                    <w:bCs w:val="1"/>
                    <w:color w:val="000000"/>
                    <w:sz w:val="30"/>
                    <w:szCs w:val="30"/>
                    <w:u w:val="single"/>
                    <w:rtl w:val="0"/>
                  </w:rPr>
                  <w:delText xml:space="preserve">EduGenie: Google Gemini Powered Learning Assistant</w:delText>
                </w:r>
                <w:r w:rsidDel="00000000" w:rsidR="00000000" w:rsidRPr="00000000">
                  <w:rPr>
                    <w:rtl w:val="0"/>
                  </w:rPr>
                </w:r>
              </w:del>
            </w:sdtContent>
          </w:sdt>
        </w:p>
      </w:sdtContent>
    </w:sdt>
    <w:sdt>
      <w:sdtPr>
        <w:id w:val="-489248675"/>
        <w:tag w:val="goog_rdk_270"/>
      </w:sdtPr>
      <w:sdtContent>
        <w:p w:rsidR="00000000" w:rsidDel="00000000" w:rsidP="00000000" w:rsidRDefault="00000000" w:rsidRPr="00000000" w14:paraId="0000002A">
          <w:pPr>
            <w:jc w:val="center"/>
            <w:rPr>
              <w:del w:author="udhaya kumar" w:id="6" w:date="2026-09-24T06:40:29Z"/>
              <w:rFonts w:ascii="Cambria" w:cs="Cambria" w:eastAsia="Cambria" w:hAnsi="Cambria"/>
              <w:color w:val="000000"/>
              <w:sz w:val="29"/>
              <w:szCs w:val="29"/>
              <w:rPrChange w:author="Midhun Sakthivel26" w:id="57" w:date="2026-09-24T04:05:56Z">
                <w:rPr>
                  <w:rFonts w:ascii="Cambria" w:cs="Cambria" w:eastAsia="Cambria" w:hAnsi="Cambria"/>
                  <w:color w:val="000000"/>
                  <w:sz w:val="27"/>
                  <w:szCs w:val="27"/>
                </w:rPr>
              </w:rPrChange>
            </w:rPr>
            <w:pPrChange w:author="Deepa" w:id="0" w:date="2026-09-24T06:28:56Z">
              <w:pPr/>
            </w:pPrChange>
          </w:pPr>
          <w:sdt>
            <w:sdtPr>
              <w:id w:val="-330474109"/>
              <w:tag w:val="goog_rdk_268"/>
            </w:sdtPr>
            <w:sdtContent>
              <w:del w:author="udhaya kumar" w:id="6" w:date="2026-09-24T06:40:29Z"/>
              <w:sdt>
                <w:sdtPr>
                  <w:id w:val="-590511403"/>
                  <w:tag w:val="goog_rdk_269"/>
                </w:sdtPr>
                <w:sdtContent>
                  <w:del w:author="udhaya kumar" w:id="6" w:date="2026-09-24T06:40:29Z">
                    <w:r w:rsidDel="00000000" w:rsidR="00000000" w:rsidRPr="00000000">
                      <w:rPr>
                        <w:rtl w:val="0"/>
                      </w:rPr>
                    </w:r>
                  </w:del>
                </w:sdtContent>
              </w:sdt>
              <w:del w:author="udhaya kumar" w:id="6" w:date="2026-09-24T06:40:29Z"/>
            </w:sdtContent>
          </w:sdt>
        </w:p>
      </w:sdtContent>
    </w:sdt>
    <w:sdt>
      <w:sdtPr>
        <w:id w:val="793130985"/>
        <w:tag w:val="goog_rdk_272"/>
      </w:sdtPr>
      <w:sdtContent>
        <w:p w:rsidR="00000000" w:rsidDel="00000000" w:rsidP="00000000" w:rsidRDefault="00000000" w:rsidRPr="00000000" w14:paraId="0000002B">
          <w:pPr>
            <w:rPr>
              <w:del w:author="udhaya kumar" w:id="6" w:date="2026-09-24T06:40:29Z"/>
              <w:rFonts w:ascii="Cambria" w:cs="Cambria" w:eastAsia="Cambria" w:hAnsi="Cambria"/>
              <w:b w:val="1"/>
              <w:bCs w:val="1"/>
              <w:color w:val="000000"/>
            </w:rPr>
          </w:pPr>
          <w:sdt>
            <w:sdtPr>
              <w:id w:val="-138129391"/>
              <w:tag w:val="goog_rdk_271"/>
            </w:sdtPr>
            <w:sdtContent>
              <w:del w:author="udhaya kumar" w:id="6" w:date="2026-09-24T06:40:29Z">
                <w:r w:rsidDel="00000000" w:rsidR="00000000" w:rsidRPr="00000000">
                  <w:rPr>
                    <w:rFonts w:ascii="Cambria" w:cs="Cambria" w:eastAsia="Cambria" w:hAnsi="Cambria"/>
                    <w:b w:val="1"/>
                    <w:bCs w:val="1"/>
                    <w:color w:val="000000"/>
                    <w:rtl w:val="0"/>
                  </w:rPr>
                  <w:delText xml:space="preserve">Project Description</w:delText>
                </w:r>
              </w:del>
            </w:sdtContent>
          </w:sdt>
        </w:p>
      </w:sdtContent>
    </w:sdt>
    <w:sdt>
      <w:sdtPr>
        <w:id w:val="-591365464"/>
        <w:tag w:val="goog_rdk_274"/>
      </w:sdtPr>
      <w:sdtContent>
        <w:p w:rsidR="00000000" w:rsidDel="00000000" w:rsidP="00000000" w:rsidRDefault="00000000" w:rsidRPr="00000000" w14:paraId="0000002C">
          <w:pPr>
            <w:spacing w:after="280" w:before="280" w:line="240" w:lineRule="auto"/>
            <w:jc w:val="both"/>
            <w:rPr>
              <w:del w:author="udhaya kumar" w:id="6" w:date="2026-09-24T06:40:29Z"/>
              <w:rFonts w:ascii="Cambria" w:cs="Cambria" w:eastAsia="Cambria" w:hAnsi="Cambria"/>
              <w:color w:val="000000"/>
              <w:sz w:val="22"/>
              <w:szCs w:val="22"/>
            </w:rPr>
          </w:pPr>
          <w:sdt>
            <w:sdtPr>
              <w:id w:val="106453223"/>
              <w:tag w:val="goog_rdk_273"/>
            </w:sdtPr>
            <w:sdtContent>
              <w:del w:author="udhaya kumar" w:id="6" w:date="2026-09-24T06:40:29Z">
                <w:r w:rsidDel="00000000" w:rsidR="00000000" w:rsidRPr="00000000">
                  <w:rPr>
                    <w:rFonts w:ascii="Cambria" w:cs="Cambria" w:eastAsia="Cambria" w:hAnsi="Cambria"/>
                    <w:color w:val="000000"/>
                    <w:sz w:val="22"/>
                    <w:szCs w:val="22"/>
                    <w:rtl w:val="0"/>
                  </w:rPr>
                  <w:delText xml:space="preserve">EduGenie is a lightweight AI-powered educational assistant that simplifies learning through generative AI. Designed for students of all academic levels, EduGenie enables users to:</w:delText>
                </w:r>
              </w:del>
            </w:sdtContent>
          </w:sdt>
        </w:p>
      </w:sdtContent>
    </w:sdt>
    <w:sdt>
      <w:sdtPr>
        <w:id w:val="-1201517493"/>
        <w:tag w:val="goog_rdk_276"/>
      </w:sdtPr>
      <w:sdtContent>
        <w:p w:rsidR="00000000" w:rsidDel="00000000" w:rsidP="00000000" w:rsidRDefault="00000000" w:rsidRPr="00000000" w14:paraId="0000002D">
          <w:pPr>
            <w:numPr>
              <w:ilvl w:val="0"/>
              <w:numId w:val="1"/>
            </w:numPr>
            <w:spacing w:after="0" w:before="280" w:line="240" w:lineRule="auto"/>
            <w:ind w:left="720" w:hanging="360"/>
            <w:jc w:val="both"/>
            <w:rPr>
              <w:del w:author="udhaya kumar" w:id="6" w:date="2026-09-24T06:40:29Z"/>
              <w:rFonts w:ascii="Cambria" w:cs="Cambria" w:eastAsia="Cambria" w:hAnsi="Cambria"/>
              <w:color w:val="000000"/>
              <w:sz w:val="22"/>
              <w:szCs w:val="22"/>
            </w:rPr>
          </w:pPr>
          <w:sdt>
            <w:sdtPr>
              <w:id w:val="1348357422"/>
              <w:tag w:val="goog_rdk_275"/>
            </w:sdtPr>
            <w:sdtContent>
              <w:del w:author="udhaya kumar" w:id="6" w:date="2026-09-24T06:40:29Z">
                <w:r w:rsidDel="00000000" w:rsidR="00000000" w:rsidRPr="00000000">
                  <w:rPr>
                    <w:rFonts w:ascii="Cambria" w:cs="Cambria" w:eastAsia="Cambria" w:hAnsi="Cambria"/>
                    <w:color w:val="000000"/>
                    <w:sz w:val="22"/>
                    <w:szCs w:val="22"/>
                    <w:rtl w:val="0"/>
                  </w:rPr>
                  <w:delText xml:space="preserve">Ask questions and receive smart, concise answers</w:delText>
                </w:r>
              </w:del>
            </w:sdtContent>
          </w:sdt>
        </w:p>
      </w:sdtContent>
    </w:sdt>
    <w:sdt>
      <w:sdtPr>
        <w:id w:val="1958372534"/>
        <w:tag w:val="goog_rdk_278"/>
      </w:sdtPr>
      <w:sdtContent>
        <w:p w:rsidR="00000000" w:rsidDel="00000000" w:rsidP="00000000" w:rsidRDefault="00000000" w:rsidRPr="00000000" w14:paraId="0000002E">
          <w:pPr>
            <w:numPr>
              <w:ilvl w:val="0"/>
              <w:numId w:val="1"/>
            </w:numPr>
            <w:spacing w:after="0" w:before="0" w:line="240" w:lineRule="auto"/>
            <w:ind w:left="720" w:hanging="360"/>
            <w:jc w:val="both"/>
            <w:rPr>
              <w:del w:author="udhaya kumar" w:id="6" w:date="2026-09-24T06:40:29Z"/>
              <w:rFonts w:ascii="Cambria" w:cs="Cambria" w:eastAsia="Cambria" w:hAnsi="Cambria"/>
              <w:color w:val="000000"/>
              <w:sz w:val="22"/>
              <w:szCs w:val="22"/>
            </w:rPr>
          </w:pPr>
          <w:sdt>
            <w:sdtPr>
              <w:id w:val="-390126899"/>
              <w:tag w:val="goog_rdk_277"/>
            </w:sdtPr>
            <w:sdtContent>
              <w:del w:author="udhaya kumar" w:id="6" w:date="2026-09-24T06:40:29Z">
                <w:r w:rsidDel="00000000" w:rsidR="00000000" w:rsidRPr="00000000">
                  <w:rPr>
                    <w:rFonts w:ascii="Cambria" w:cs="Cambria" w:eastAsia="Cambria" w:hAnsi="Cambria"/>
                    <w:color w:val="000000"/>
                    <w:sz w:val="22"/>
                    <w:szCs w:val="22"/>
                    <w:rtl w:val="0"/>
                  </w:rPr>
                  <w:delText xml:space="preserve">Understand complex concepts through simplified explanations</w:delText>
                </w:r>
              </w:del>
            </w:sdtContent>
          </w:sdt>
        </w:p>
      </w:sdtContent>
    </w:sdt>
    <w:sdt>
      <w:sdtPr>
        <w:id w:val="-508457283"/>
        <w:tag w:val="goog_rdk_280"/>
      </w:sdtPr>
      <w:sdtContent>
        <w:p w:rsidR="00000000" w:rsidDel="00000000" w:rsidP="00000000" w:rsidRDefault="00000000" w:rsidRPr="00000000" w14:paraId="0000002F">
          <w:pPr>
            <w:numPr>
              <w:ilvl w:val="0"/>
              <w:numId w:val="1"/>
            </w:numPr>
            <w:spacing w:after="0" w:before="0" w:line="240" w:lineRule="auto"/>
            <w:ind w:left="720" w:hanging="360"/>
            <w:jc w:val="both"/>
            <w:rPr>
              <w:del w:author="udhaya kumar" w:id="6" w:date="2026-09-24T06:40:29Z"/>
              <w:rFonts w:ascii="Cambria" w:cs="Cambria" w:eastAsia="Cambria" w:hAnsi="Cambria"/>
              <w:color w:val="000000"/>
              <w:sz w:val="22"/>
              <w:szCs w:val="22"/>
            </w:rPr>
          </w:pPr>
          <w:sdt>
            <w:sdtPr>
              <w:id w:val="355898981"/>
              <w:tag w:val="goog_rdk_279"/>
            </w:sdtPr>
            <w:sdtContent>
              <w:del w:author="udhaya kumar" w:id="6" w:date="2026-09-24T06:40:29Z">
                <w:r w:rsidDel="00000000" w:rsidR="00000000" w:rsidRPr="00000000">
                  <w:rPr>
                    <w:rFonts w:ascii="Cambria" w:cs="Cambria" w:eastAsia="Cambria" w:hAnsi="Cambria"/>
                    <w:color w:val="000000"/>
                    <w:sz w:val="22"/>
                    <w:szCs w:val="22"/>
                    <w:rtl w:val="0"/>
                  </w:rPr>
                  <w:delText xml:space="preserve">Generate quizzes from topics or text</w:delText>
                </w:r>
              </w:del>
            </w:sdtContent>
          </w:sdt>
        </w:p>
      </w:sdtContent>
    </w:sdt>
    <w:sdt>
      <w:sdtPr>
        <w:id w:val="1787910256"/>
        <w:tag w:val="goog_rdk_282"/>
      </w:sdtPr>
      <w:sdtContent>
        <w:p w:rsidR="00000000" w:rsidDel="00000000" w:rsidP="00000000" w:rsidRDefault="00000000" w:rsidRPr="00000000" w14:paraId="00000030">
          <w:pPr>
            <w:numPr>
              <w:ilvl w:val="0"/>
              <w:numId w:val="1"/>
            </w:numPr>
            <w:spacing w:after="0" w:before="0" w:line="240" w:lineRule="auto"/>
            <w:ind w:left="720" w:hanging="360"/>
            <w:jc w:val="both"/>
            <w:rPr>
              <w:del w:author="udhaya kumar" w:id="6" w:date="2026-09-24T06:40:29Z"/>
              <w:rFonts w:ascii="Cambria" w:cs="Cambria" w:eastAsia="Cambria" w:hAnsi="Cambria"/>
              <w:color w:val="000000"/>
              <w:sz w:val="22"/>
              <w:szCs w:val="22"/>
            </w:rPr>
          </w:pPr>
          <w:sdt>
            <w:sdtPr>
              <w:id w:val="-1499388740"/>
              <w:tag w:val="goog_rdk_281"/>
            </w:sdtPr>
            <w:sdtContent>
              <w:del w:author="udhaya kumar" w:id="6" w:date="2026-09-24T06:40:29Z">
                <w:r w:rsidDel="00000000" w:rsidR="00000000" w:rsidRPr="00000000">
                  <w:rPr>
                    <w:rFonts w:ascii="Cambria" w:cs="Cambria" w:eastAsia="Cambria" w:hAnsi="Cambria"/>
                    <w:color w:val="000000"/>
                    <w:sz w:val="22"/>
                    <w:szCs w:val="22"/>
                    <w:rtl w:val="0"/>
                  </w:rPr>
                  <w:delText xml:space="preserve">Receive personalized learning recommendations</w:delText>
                </w:r>
              </w:del>
            </w:sdtContent>
          </w:sdt>
        </w:p>
      </w:sdtContent>
    </w:sdt>
    <w:sdt>
      <w:sdtPr>
        <w:id w:val="-580120788"/>
        <w:tag w:val="goog_rdk_284"/>
      </w:sdtPr>
      <w:sdtContent>
        <w:p w:rsidR="00000000" w:rsidDel="00000000" w:rsidP="00000000" w:rsidRDefault="00000000" w:rsidRPr="00000000" w14:paraId="00000031">
          <w:pPr>
            <w:numPr>
              <w:ilvl w:val="0"/>
              <w:numId w:val="1"/>
            </w:numPr>
            <w:spacing w:after="280" w:before="0" w:line="240" w:lineRule="auto"/>
            <w:ind w:left="720" w:hanging="360"/>
            <w:jc w:val="both"/>
            <w:rPr>
              <w:del w:author="udhaya kumar" w:id="6" w:date="2026-09-24T06:40:29Z"/>
              <w:rFonts w:ascii="Cambria" w:cs="Cambria" w:eastAsia="Cambria" w:hAnsi="Cambria"/>
              <w:color w:val="000000"/>
              <w:sz w:val="22"/>
              <w:szCs w:val="22"/>
            </w:rPr>
          </w:pPr>
          <w:sdt>
            <w:sdtPr>
              <w:id w:val="-1527131705"/>
              <w:tag w:val="goog_rdk_283"/>
            </w:sdtPr>
            <w:sdtContent>
              <w:del w:author="udhaya kumar" w:id="6" w:date="2026-09-24T06:40:29Z">
                <w:r w:rsidDel="00000000" w:rsidR="00000000" w:rsidRPr="00000000">
                  <w:rPr>
                    <w:rFonts w:ascii="Cambria" w:cs="Cambria" w:eastAsia="Cambria" w:hAnsi="Cambria"/>
                    <w:color w:val="000000"/>
                    <w:sz w:val="22"/>
                    <w:szCs w:val="22"/>
                    <w:rtl w:val="0"/>
                  </w:rPr>
                  <w:delText xml:space="preserve">Summarize large educational passages</w:delText>
                </w:r>
              </w:del>
            </w:sdtContent>
          </w:sdt>
        </w:p>
      </w:sdtContent>
    </w:sdt>
    <w:sdt>
      <w:sdtPr>
        <w:id w:val="-67950197"/>
        <w:tag w:val="goog_rdk_295"/>
      </w:sdtPr>
      <w:sdtContent>
        <w:p w:rsidR="00000000" w:rsidDel="00000000" w:rsidP="00000000" w:rsidRDefault="00000000" w:rsidRPr="00000000" w14:paraId="00000032">
          <w:pPr>
            <w:spacing w:after="280" w:before="280" w:line="240" w:lineRule="auto"/>
            <w:jc w:val="both"/>
            <w:rPr>
              <w:del w:author="udhaya kumar" w:id="6" w:date="2026-09-24T06:40:29Z"/>
              <w:rFonts w:ascii="Cambria" w:cs="Cambria" w:eastAsia="Cambria" w:hAnsi="Cambria"/>
              <w:color w:val="000000"/>
              <w:sz w:val="22"/>
              <w:szCs w:val="22"/>
            </w:rPr>
          </w:pPr>
          <w:sdt>
            <w:sdtPr>
              <w:id w:val="1048857667"/>
              <w:tag w:val="goog_rdk_285"/>
            </w:sdtPr>
            <w:sdtContent>
              <w:del w:author="udhaya kumar" w:id="6" w:date="2026-09-24T06:40:29Z">
                <w:r w:rsidDel="00000000" w:rsidR="00000000" w:rsidRPr="00000000">
                  <w:rPr>
                    <w:rFonts w:ascii="Cambria" w:cs="Cambria" w:eastAsia="Cambria" w:hAnsi="Cambria"/>
                    <w:color w:val="000000"/>
                    <w:sz w:val="22"/>
                    <w:szCs w:val="22"/>
                    <w:rtl w:val="0"/>
                  </w:rPr>
                  <w:delText xml:space="preserve">Built with </w:delText>
                </w:r>
                <w:r w:rsidDel="00000000" w:rsidR="00000000" w:rsidRPr="00000000">
                  <w:rPr>
                    <w:rFonts w:ascii="Cambria" w:cs="Cambria" w:eastAsia="Cambria" w:hAnsi="Cambria"/>
                    <w:b w:val="1"/>
                    <w:bCs w:val="1"/>
                    <w:color w:val="000000"/>
                    <w:sz w:val="22"/>
                    <w:szCs w:val="22"/>
                    <w:rtl w:val="0"/>
                  </w:rPr>
                  <w:delText xml:space="preserve">FastAPI</w:delText>
                </w:r>
                <w:r w:rsidDel="00000000" w:rsidR="00000000" w:rsidRPr="00000000">
                  <w:rPr>
                    <w:rFonts w:ascii="Cambria" w:cs="Cambria" w:eastAsia="Cambria" w:hAnsi="Cambria"/>
                    <w:color w:val="000000"/>
                    <w:sz w:val="22"/>
                    <w:szCs w:val="22"/>
                    <w:rtl w:val="0"/>
                  </w:rPr>
                  <w:delText xml:space="preserve"> for the backend and a simple </w:delText>
                </w:r>
                <w:r w:rsidDel="00000000" w:rsidR="00000000" w:rsidRPr="00000000">
                  <w:rPr>
                    <w:rFonts w:ascii="Cambria" w:cs="Cambria" w:eastAsia="Cambria" w:hAnsi="Cambria"/>
                    <w:b w:val="1"/>
                    <w:bCs w:val="1"/>
                    <w:color w:val="000000"/>
                    <w:sz w:val="22"/>
                    <w:szCs w:val="22"/>
                    <w:rtl w:val="0"/>
                  </w:rPr>
                  <w:delText xml:space="preserve">HTML+CSS frontend</w:delText>
                </w:r>
                <w:r w:rsidDel="00000000" w:rsidR="00000000" w:rsidRPr="00000000">
                  <w:rPr>
                    <w:rFonts w:ascii="Cambria" w:cs="Cambria" w:eastAsia="Cambria" w:hAnsi="Cambria"/>
                    <w:color w:val="000000"/>
                    <w:sz w:val="22"/>
                    <w:szCs w:val="22"/>
                    <w:rtl w:val="0"/>
                  </w:rPr>
                  <w:delText xml:space="preserve">, EduGeni</w:delText>
                </w:r>
              </w:del>
            </w:sdtContent>
          </w:sdt>
          <w:sdt>
            <w:sdtPr>
              <w:id w:val="-55913307"/>
              <w:tag w:val="goog_rdk_286"/>
            </w:sdtPr>
            <w:sdtContent>
              <w:ins w:author="Derison 2008" w:id="59" w:date="2026-09-23T04:04:23Z">
                <w:sdt>
                  <w:sdtPr>
                    <w:id w:val="-1986192568"/>
                    <w:tag w:val="goog_rdk_287"/>
                  </w:sdtPr>
                  <w:sdtContent>
                    <w:del w:author="udhaya kumar" w:id="6" w:date="2026-09-24T06:40:29Z">
                      <w:r w:rsidDel="00000000" w:rsidR="00000000" w:rsidRPr="00000000">
                        <w:rPr>
                          <w:rFonts w:ascii="Cambria" w:cs="Cambria" w:eastAsia="Cambria" w:hAnsi="Cambria"/>
                          <w:color w:val="000000"/>
                          <w:sz w:val="22"/>
                          <w:szCs w:val="22"/>
                          <w:rtl w:val="0"/>
                        </w:rPr>
                        <w:delText xml:space="preserve">z</w:delText>
                      </w:r>
                    </w:del>
                  </w:sdtContent>
                </w:sdt>
              </w:ins>
            </w:sdtContent>
          </w:sdt>
          <w:sdt>
            <w:sdtPr>
              <w:id w:val="-702274118"/>
              <w:tag w:val="goog_rdk_288"/>
            </w:sdtPr>
            <w:sdtContent>
              <w:del w:author="udhaya kumar" w:id="6" w:date="2026-09-24T06:40:29Z">
                <w:r w:rsidDel="00000000" w:rsidR="00000000" w:rsidRPr="00000000">
                  <w:rPr>
                    <w:rFonts w:ascii="Cambria" w:cs="Cambria" w:eastAsia="Cambria" w:hAnsi="Cambria"/>
                    <w:color w:val="000000"/>
                    <w:sz w:val="22"/>
                    <w:szCs w:val="22"/>
                    <w:rtl w:val="0"/>
                  </w:rPr>
                  <w:delText xml:space="preserve">e leverages lightweight and cloud-based AI </w:delText>
                </w:r>
                <w:r w:rsidDel="00000000" w:rsidR="00000000" w:rsidRPr="00000000">
                  <w:rPr>
                    <w:rFonts w:ascii="Cambria" w:cs="Cambria" w:eastAsia="Cambria" w:hAnsi="Cambria"/>
                    <w:color w:val="000000"/>
                    <w:sz w:val="22"/>
                    <w:szCs w:val="22"/>
                    <w:rtl w:val="0"/>
                  </w:rPr>
                  <w:delText xml:space="preserve">models</w:delText>
                </w:r>
              </w:del>
            </w:sdtContent>
          </w:sdt>
          <w:sdt>
            <w:sdtPr>
              <w:id w:val="1863862150"/>
              <w:tag w:val="goog_rdk_289"/>
            </w:sdtPr>
            <w:sdtContent>
              <w:ins w:author="Magesh 2008" w:id="60" w:date="2026-09-23T06:12:11Z">
                <w:sdt>
                  <w:sdtPr>
                    <w:id w:val="596958427"/>
                    <w:tag w:val="goog_rdk_290"/>
                  </w:sdtPr>
                  <w:sdtContent>
                    <w:del w:author="udhaya kumar" w:id="6" w:date="2026-09-24T06:40:29Z">
                      <w:r w:rsidDel="00000000" w:rsidR="00000000" w:rsidRPr="00000000">
                        <w:rPr>
                          <w:rFonts w:ascii="Cambria" w:cs="Cambria" w:eastAsia="Cambria" w:hAnsi="Cambria"/>
                          <w:color w:val="000000"/>
                          <w:sz w:val="22"/>
                          <w:szCs w:val="22"/>
                          <w:rtl w:val="0"/>
                        </w:rPr>
                        <w:delText xml:space="preserve">ac</w:delText>
                      </w:r>
                    </w:del>
                  </w:sdtContent>
                </w:sdt>
              </w:ins>
            </w:sdtContent>
          </w:sdt>
          <w:sdt>
            <w:sdtPr>
              <w:id w:val="-805379110"/>
              <w:tag w:val="goog_rdk_291"/>
            </w:sdtPr>
            <w:sdtContent>
              <w:del w:author="udhaya kumar" w:id="6" w:date="2026-09-24T06:40:29Z">
                <w:r w:rsidDel="00000000" w:rsidR="00000000" w:rsidRPr="00000000">
                  <w:rPr>
                    <w:rFonts w:ascii="Cambria" w:cs="Cambria" w:eastAsia="Cambria" w:hAnsi="Cambria"/>
                    <w:color w:val="000000"/>
                    <w:sz w:val="22"/>
                    <w:szCs w:val="22"/>
                    <w:rtl w:val="0"/>
                  </w:rPr>
                  <w:delText xml:space="preserve"> for local efficiency and cloud power. It works well on devices like the Mac M1, making it accessible to a broad range of learners and developers</w:delText>
                </w:r>
              </w:del>
            </w:sdtContent>
          </w:sdt>
          <w:sdt>
            <w:sdtPr>
              <w:id w:val="1740206276"/>
              <w:tag w:val="goog_rdk_292"/>
            </w:sdtPr>
            <w:sdtContent>
              <w:ins w:author="Akalya Jothiposs" w:id="61" w:date="2026-09-22T05:32:01Z">
                <w:sdt>
                  <w:sdtPr>
                    <w:id w:val="622392650"/>
                    <w:tag w:val="goog_rdk_293"/>
                  </w:sdtPr>
                  <w:sdtContent>
                    <w:del w:author="udhaya kumar" w:id="6" w:date="2026-09-24T06:40:29Z">
                      <w:r w:rsidDel="00000000" w:rsidR="00000000" w:rsidRPr="00000000">
                        <w:rPr>
                          <w:rFonts w:ascii="Cambria" w:cs="Cambria" w:eastAsia="Cambria" w:hAnsi="Cambria"/>
                          <w:color w:val="000000"/>
                          <w:sz w:val="22"/>
                          <w:szCs w:val="22"/>
                          <w:rtl w:val="0"/>
                        </w:rPr>
                        <w:delText xml:space="preserve"> </w:delText>
                      </w:r>
                    </w:del>
                  </w:sdtContent>
                </w:sdt>
              </w:ins>
            </w:sdtContent>
          </w:sdt>
          <w:sdt>
            <w:sdtPr>
              <w:id w:val="-626703384"/>
              <w:tag w:val="goog_rdk_294"/>
            </w:sdtPr>
            <w:sdtContent>
              <w:del w:author="udhaya kumar" w:id="6" w:date="2026-09-24T06:40:29Z">
                <w:r w:rsidDel="00000000" w:rsidR="00000000" w:rsidRPr="00000000">
                  <w:rPr>
                    <w:rFonts w:ascii="Cambria" w:cs="Cambria" w:eastAsia="Cambria" w:hAnsi="Cambria"/>
                    <w:color w:val="000000"/>
                    <w:sz w:val="22"/>
                    <w:szCs w:val="22"/>
                    <w:rtl w:val="0"/>
                  </w:rPr>
                  <w:delText xml:space="preserve">.</w:delText>
                </w:r>
              </w:del>
            </w:sdtContent>
          </w:sdt>
        </w:p>
      </w:sdtContent>
    </w:sdt>
    <w:sdt>
      <w:sdtPr>
        <w:id w:val="2055903718"/>
        <w:tag w:val="goog_rdk_297"/>
      </w:sdtPr>
      <w:sdtContent>
        <w:p w:rsidR="00000000" w:rsidDel="00000000" w:rsidP="00000000" w:rsidRDefault="00000000" w:rsidRPr="00000000" w14:paraId="00000033">
          <w:pPr>
            <w:spacing w:after="280" w:before="280" w:line="240" w:lineRule="auto"/>
            <w:jc w:val="both"/>
            <w:rPr>
              <w:del w:author="udhaya kumar" w:id="6" w:date="2026-09-24T06:40:29Z"/>
              <w:rFonts w:ascii="Cambria" w:cs="Cambria" w:eastAsia="Cambria" w:hAnsi="Cambria"/>
              <w:b w:val="1"/>
              <w:bCs w:val="1"/>
              <w:color w:val="000000"/>
            </w:rPr>
          </w:pPr>
          <w:sdt>
            <w:sdtPr>
              <w:id w:val="-154920382"/>
              <w:tag w:val="goog_rdk_296"/>
            </w:sdtPr>
            <w:sdtContent>
              <w:del w:author="udhaya kumar" w:id="6" w:date="2026-09-24T06:40:29Z">
                <w:r w:rsidDel="00000000" w:rsidR="00000000" w:rsidRPr="00000000">
                  <w:rPr>
                    <w:rFonts w:ascii="Cambria" w:cs="Cambria" w:eastAsia="Cambria" w:hAnsi="Cambria"/>
                    <w:b w:val="1"/>
                    <w:bCs w:val="1"/>
                    <w:color w:val="000000"/>
                    <w:rtl w:val="0"/>
                  </w:rPr>
                  <w:delText xml:space="preserve">Scenario</w:delText>
                </w:r>
                <w:r w:rsidDel="00000000" w:rsidR="00000000" w:rsidRPr="00000000">
                  <w:rPr>
                    <w:rFonts w:ascii="Cambria" w:cs="Cambria" w:eastAsia="Cambria" w:hAnsi="Cambria"/>
                    <w:b w:val="1"/>
                    <w:bCs w:val="1"/>
                    <w:color w:val="000000"/>
                    <w:rtl w:val="0"/>
                  </w:rPr>
                  <w:delText xml:space="preserve">s</w:delText>
                </w:r>
                <w:r w:rsidDel="00000000" w:rsidR="00000000" w:rsidRPr="00000000">
                  <w:rPr>
                    <w:rtl w:val="0"/>
                  </w:rPr>
                </w:r>
              </w:del>
            </w:sdtContent>
          </w:sdt>
        </w:p>
      </w:sdtContent>
    </w:sdt>
    <w:sdt>
      <w:sdtPr>
        <w:id w:val="-1765689638"/>
        <w:tag w:val="goog_rdk_299"/>
      </w:sdtPr>
      <w:sdtContent>
        <w:p w:rsidR="00000000" w:rsidDel="00000000" w:rsidP="00000000" w:rsidRDefault="00000000" w:rsidRPr="00000000" w14:paraId="00000034">
          <w:pPr>
            <w:spacing w:after="280" w:before="280" w:line="240" w:lineRule="auto"/>
            <w:jc w:val="both"/>
            <w:rPr>
              <w:del w:author="udhaya kumar" w:id="6" w:date="2026-09-24T06:40:29Z"/>
              <w:rFonts w:ascii="Cambria" w:cs="Cambria" w:eastAsia="Cambria" w:hAnsi="Cambria"/>
              <w:color w:val="000000"/>
              <w:sz w:val="22"/>
              <w:szCs w:val="22"/>
            </w:rPr>
          </w:pPr>
          <w:sdt>
            <w:sdtPr>
              <w:id w:val="1707769654"/>
              <w:tag w:val="goog_rdk_298"/>
            </w:sdtPr>
            <w:sdtContent>
              <w:del w:author="udhaya kumar" w:id="6" w:date="2026-09-24T06:40:29Z">
                <w:r w:rsidDel="00000000" w:rsidR="00000000" w:rsidRPr="00000000">
                  <w:rPr>
                    <w:rFonts w:ascii="Cambria" w:cs="Cambria" w:eastAsia="Cambria" w:hAnsi="Cambria"/>
                    <w:color w:val="000000"/>
                    <w:sz w:val="22"/>
                    <w:szCs w:val="22"/>
                    <w:rtl w:val="0"/>
                  </w:rPr>
                  <w:delText xml:space="preserve">Scenario 1: A student wants to know about oceans and rivers uses EduGenie to ask “Which is the largest ocean?”  </w:delText>
                </w:r>
              </w:del>
            </w:sdtContent>
          </w:sdt>
        </w:p>
      </w:sdtContent>
    </w:sdt>
    <w:sdt>
      <w:sdtPr>
        <w:id w:val="1299644175"/>
        <w:tag w:val="goog_rdk_301"/>
      </w:sdtPr>
      <w:sdtContent>
        <w:p w:rsidR="00000000" w:rsidDel="00000000" w:rsidP="00000000" w:rsidRDefault="00000000" w:rsidRPr="00000000" w14:paraId="00000035">
          <w:pPr>
            <w:spacing w:after="280" w:before="280" w:line="240" w:lineRule="auto"/>
            <w:jc w:val="both"/>
            <w:rPr>
              <w:del w:author="udhaya kumar" w:id="6" w:date="2026-09-24T06:40:29Z"/>
              <w:rFonts w:ascii="Cambria" w:cs="Cambria" w:eastAsia="Cambria" w:hAnsi="Cambria"/>
              <w:color w:val="000000"/>
              <w:sz w:val="22"/>
              <w:szCs w:val="22"/>
            </w:rPr>
          </w:pPr>
          <w:sdt>
            <w:sdtPr>
              <w:id w:val="1701860994"/>
              <w:tag w:val="goog_rdk_300"/>
            </w:sdtPr>
            <w:sdtContent>
              <w:del w:author="udhaya kumar" w:id="6" w:date="2026-09-24T06:40:29Z">
                <w:r w:rsidDel="00000000" w:rsidR="00000000" w:rsidRPr="00000000">
                  <w:rPr>
                    <w:rFonts w:ascii="Cambria" w:cs="Cambria" w:eastAsia="Cambria" w:hAnsi="Cambria"/>
                    <w:color w:val="000000"/>
                    <w:sz w:val="22"/>
                    <w:szCs w:val="22"/>
                    <w:rtl w:val="0"/>
                  </w:rPr>
                  <w:delText xml:space="preserve">Scenario 2: A student wants to know the level of her understanding of “The Pythagoras Theorem” and clicks “Generate Quiz.”  </w:delText>
                </w:r>
              </w:del>
            </w:sdtContent>
          </w:sdt>
        </w:p>
      </w:sdtContent>
    </w:sdt>
    <w:sdt>
      <w:sdtPr>
        <w:id w:val="123013677"/>
        <w:tag w:val="goog_rdk_305"/>
      </w:sdtPr>
      <w:sdtContent>
        <w:p w:rsidR="00000000" w:rsidDel="00000000" w:rsidP="00000000" w:rsidRDefault="00000000" w:rsidRPr="00000000" w14:paraId="00000036">
          <w:pPr>
            <w:spacing w:after="280" w:before="280" w:line="240" w:lineRule="auto"/>
            <w:jc w:val="both"/>
            <w:rPr>
              <w:ins w:author="Hema" w:id="62" w:date="2026-09-22T13:22:21Z"/>
              <w:del w:author="udhaya kumar" w:id="6" w:date="2026-09-24T06:40:29Z"/>
              <w:rFonts w:ascii="Cambria" w:cs="Cambria" w:eastAsia="Cambria" w:hAnsi="Cambria"/>
              <w:color w:val="000000"/>
              <w:sz w:val="22"/>
              <w:szCs w:val="22"/>
            </w:rPr>
          </w:pPr>
          <w:sdt>
            <w:sdtPr>
              <w:id w:val="910455530"/>
              <w:tag w:val="goog_rdk_302"/>
            </w:sdtPr>
            <w:sdtContent>
              <w:del w:author="udhaya kumar" w:id="6" w:date="2026-09-24T06:40:29Z">
                <w:r w:rsidDel="00000000" w:rsidR="00000000" w:rsidRPr="00000000">
                  <w:rPr>
                    <w:rFonts w:ascii="Cambria" w:cs="Cambria" w:eastAsia="Cambria" w:hAnsi="Cambria"/>
                    <w:color w:val="000000"/>
                    <w:sz w:val="22"/>
                    <w:szCs w:val="22"/>
                    <w:rtl w:val="0"/>
                  </w:rPr>
                  <w:delText xml:space="preserve">Scenario 3: A learner exploring SQL requests a learning p</w:delText>
                </w:r>
              </w:del>
            </w:sdtContent>
          </w:sdt>
          <w:sdt>
            <w:sdtPr>
              <w:id w:val="-164770256"/>
              <w:tag w:val="goog_rdk_303"/>
            </w:sdtPr>
            <w:sdtContent>
              <w:ins w:author="Hema" w:id="62" w:date="2026-09-22T13:22:21Z">
                <w:sdt>
                  <w:sdtPr>
                    <w:id w:val="1110892530"/>
                    <w:tag w:val="goog_rdk_304"/>
                  </w:sdtPr>
                  <w:sdtContent>
                    <w:del w:author="udhaya kumar" w:id="6" w:date="2026-09-24T06:40:29Z">
                      <w:r w:rsidDel="00000000" w:rsidR="00000000" w:rsidRPr="00000000">
                        <w:rPr>
                          <w:rtl w:val="0"/>
                        </w:rPr>
                      </w:r>
                    </w:del>
                  </w:sdtContent>
                </w:sdt>
              </w:ins>
            </w:sdtContent>
          </w:sdt>
        </w:p>
      </w:sdtContent>
    </w:sdt>
    <w:sdt>
      <w:sdtPr>
        <w:id w:val="1131035764"/>
        <w:tag w:val="goog_rdk_310"/>
      </w:sdtPr>
      <w:sdtContent>
        <w:p w:rsidR="00000000" w:rsidDel="00000000" w:rsidP="00000000" w:rsidRDefault="00000000" w:rsidRPr="00000000" w14:paraId="00000037">
          <w:pPr>
            <w:spacing w:after="280" w:before="280" w:line="240" w:lineRule="auto"/>
            <w:jc w:val="both"/>
            <w:rPr>
              <w:del w:author="udhaya kumar" w:id="6" w:date="2026-09-24T06:40:29Z"/>
              <w:rFonts w:ascii="Cambria" w:cs="Cambria" w:eastAsia="Cambria" w:hAnsi="Cambria"/>
              <w:color w:val="000000"/>
              <w:sz w:val="22"/>
              <w:szCs w:val="22"/>
            </w:rPr>
          </w:pPr>
          <w:sdt>
            <w:sdtPr>
              <w:id w:val="-1612182366"/>
              <w:tag w:val="goog_rdk_306"/>
            </w:sdtPr>
            <w:sdtContent>
              <w:ins w:author="Hema" w:id="62" w:date="2026-09-22T13:22:21Z">
                <w:sdt>
                  <w:sdtPr>
                    <w:id w:val="-1206994957"/>
                    <w:tag w:val="goog_rdk_307"/>
                  </w:sdtPr>
                  <w:sdtContent>
                    <w:del w:author="udhaya kumar" w:id="6" w:date="2026-09-24T06:40:29Z"/>
                  </w:sdtContent>
                </w:sdt>
              </w:ins>
              <w:sdt>
                <w:sdtPr>
                  <w:id w:val="1865794352"/>
                  <w:tag w:val="goog_rdk_308"/>
                </w:sdtPr>
                <w:sdtContent>
                  <w:ins w:author="Hema" w:id="62" w:date="2026-09-22T13:22:21Z">
                    <w:del w:author="udhaya kumar" w:id="6" w:date="2026-09-24T06:40:29Z">
                      <w:r w:rsidDel="00000000" w:rsidR="00000000" w:rsidRPr="00000000">
                        <w:rPr>
                          <w:rFonts w:ascii="Cambria" w:cs="Cambria" w:eastAsia="Cambria" w:hAnsi="Cambria"/>
                          <w:sz w:val="22"/>
                          <w:szCs w:val="22"/>
                          <w:rtl w:val="0"/>
                          <w:rPrChange w:author="Hema" w:id="63" w:date="2026-09-22T13:22:21Z">
                            <w:rPr>
                              <w:rFonts w:ascii="Cambria" w:cs="Cambria" w:eastAsia="Cambria" w:hAnsi="Cambria"/>
                              <w:color w:val="000000"/>
                              <w:sz w:val="22"/>
                              <w:szCs w:val="22"/>
                            </w:rPr>
                          </w:rPrChange>
                        </w:rPr>
                        <w:delText xml:space="preserve">path</w:delText>
                      </w:r>
                    </w:del>
                  </w:ins>
                </w:sdtContent>
              </w:sdt>
              <w:ins w:author="Hema" w:id="62" w:date="2026-09-22T13:22:21Z">
                <w:del w:author="udhaya kumar" w:id="6" w:date="2026-09-24T06:40:29Z"/>
              </w:ins>
            </w:sdtContent>
          </w:sdt>
          <w:sdt>
            <w:sdtPr>
              <w:id w:val="1950842516"/>
              <w:tag w:val="goog_rdk_309"/>
            </w:sdtPr>
            <w:sdtContent>
              <w:del w:author="udhaya kumar" w:id="6" w:date="2026-09-24T06:40:29Z">
                <w:r w:rsidDel="00000000" w:rsidR="00000000" w:rsidRPr="00000000">
                  <w:rPr>
                    <w:rFonts w:ascii="Cambria" w:cs="Cambria" w:eastAsia="Cambria" w:hAnsi="Cambria"/>
                    <w:color w:val="000000"/>
                    <w:sz w:val="22"/>
                    <w:szCs w:val="22"/>
                    <w:rtl w:val="0"/>
                  </w:rPr>
                  <w:delText xml:space="preserve">at</w:delText>
                </w:r>
                <w:r w:rsidDel="00000000" w:rsidR="00000000" w:rsidRPr="00000000">
                  <w:rPr>
                    <w:rFonts w:ascii="Cambria" w:cs="Cambria" w:eastAsia="Cambria" w:hAnsi="Cambria"/>
                    <w:color w:val="000000"/>
                    <w:sz w:val="22"/>
                    <w:szCs w:val="22"/>
                    <w:rtl w:val="0"/>
                  </w:rPr>
                  <w:delText xml:space="preserve">h </w:delText>
                </w:r>
                <w:r w:rsidDel="00000000" w:rsidR="00000000" w:rsidRPr="00000000">
                  <w:rPr>
                    <w:rFonts w:ascii="Cambria" w:cs="Cambria" w:eastAsia="Cambria" w:hAnsi="Cambria"/>
                    <w:color w:val="000000"/>
                    <w:sz w:val="22"/>
                    <w:szCs w:val="22"/>
                    <w:rtl w:val="0"/>
                  </w:rPr>
                  <w:delText xml:space="preserve">which is a structured plan with beginner to advanced topics, timelines, and suggestions</w:delText>
                </w:r>
                <w:r w:rsidDel="00000000" w:rsidR="00000000" w:rsidRPr="00000000">
                  <w:rPr>
                    <w:rFonts w:ascii="Cambria" w:cs="Cambria" w:eastAsia="Cambria" w:hAnsi="Cambria"/>
                    <w:color w:val="000000"/>
                    <w:sz w:val="22"/>
                    <w:szCs w:val="22"/>
                    <w:rtl w:val="0"/>
                  </w:rPr>
                  <w:delText xml:space="preserve">.</w:delText>
                </w:r>
                <w:r w:rsidDel="00000000" w:rsidR="00000000" w:rsidRPr="00000000">
                  <w:rPr>
                    <w:rtl w:val="0"/>
                  </w:rPr>
                </w:r>
              </w:del>
            </w:sdtContent>
          </w:sdt>
        </w:p>
      </w:sdtContent>
    </w:sdt>
    <w:sdt>
      <w:sdtPr>
        <w:id w:val="-1202495464"/>
        <w:tag w:val="goog_rdk_312"/>
      </w:sdtPr>
      <w:sdtContent>
        <w:p w:rsidR="00000000" w:rsidDel="00000000" w:rsidP="00000000" w:rsidRDefault="00000000" w:rsidRPr="00000000" w14:paraId="00000038">
          <w:pPr>
            <w:spacing w:after="280" w:before="280" w:line="240" w:lineRule="auto"/>
            <w:jc w:val="both"/>
            <w:rPr>
              <w:del w:author="udhaya kumar" w:id="6" w:date="2026-09-24T06:40:29Z"/>
              <w:rFonts w:ascii="Cambria" w:cs="Cambria" w:eastAsia="Cambria" w:hAnsi="Cambria"/>
              <w:b w:val="1"/>
              <w:bCs w:val="1"/>
              <w:color w:val="000000"/>
            </w:rPr>
            <w:pPrChange w:author="Rossi Rossi" w:id="0" w:date="2026-09-22T06:56:59Z">
              <w:pPr>
                <w:spacing w:after="280" w:before="280" w:line="240" w:lineRule="auto"/>
              </w:pPr>
            </w:pPrChange>
          </w:pPr>
          <w:sdt>
            <w:sdtPr>
              <w:id w:val="1417740611"/>
              <w:tag w:val="goog_rdk_311"/>
            </w:sdtPr>
            <w:sdtContent>
              <w:del w:author="udhaya kumar" w:id="6" w:date="2026-09-24T06:40:29Z">
                <w:r w:rsidDel="00000000" w:rsidR="00000000" w:rsidRPr="00000000">
                  <w:rPr>
                    <w:rtl w:val="0"/>
                  </w:rPr>
                </w:r>
              </w:del>
            </w:sdtContent>
          </w:sdt>
        </w:p>
      </w:sdtContent>
    </w:sdt>
    <w:sdt>
      <w:sdtPr>
        <w:id w:val="-1572482688"/>
        <w:tag w:val="goog_rdk_314"/>
      </w:sdtPr>
      <w:sdtContent>
        <w:p w:rsidR="00000000" w:rsidDel="00000000" w:rsidP="00000000" w:rsidRDefault="00000000" w:rsidRPr="00000000" w14:paraId="00000039">
          <w:pPr>
            <w:spacing w:after="280" w:before="280" w:line="240" w:lineRule="auto"/>
            <w:rPr>
              <w:del w:author="udhaya kumar" w:id="6" w:date="2026-09-24T06:40:29Z"/>
              <w:rFonts w:ascii="Cambria" w:cs="Cambria" w:eastAsia="Cambria" w:hAnsi="Cambria"/>
              <w:b w:val="1"/>
              <w:bCs w:val="1"/>
              <w:color w:val="000000"/>
            </w:rPr>
          </w:pPr>
          <w:sdt>
            <w:sdtPr>
              <w:id w:val="-680383686"/>
              <w:tag w:val="goog_rdk_313"/>
            </w:sdtPr>
            <w:sdtContent>
              <w:del w:author="udhaya kumar" w:id="6" w:date="2026-09-24T06:40:29Z">
                <w:r w:rsidDel="00000000" w:rsidR="00000000" w:rsidRPr="00000000">
                  <w:rPr>
                    <w:rtl w:val="0"/>
                  </w:rPr>
                </w:r>
              </w:del>
            </w:sdtContent>
          </w:sdt>
        </w:p>
      </w:sdtContent>
    </w:sdt>
    <w:sdt>
      <w:sdtPr>
        <w:id w:val="471903562"/>
        <w:tag w:val="goog_rdk_316"/>
      </w:sdtPr>
      <w:sdtContent>
        <w:p w:rsidR="00000000" w:rsidDel="00000000" w:rsidP="00000000" w:rsidRDefault="00000000" w:rsidRPr="00000000" w14:paraId="0000003A">
          <w:pPr>
            <w:spacing w:after="280" w:before="280" w:line="240" w:lineRule="auto"/>
            <w:rPr>
              <w:del w:author="udhaya kumar" w:id="6" w:date="2026-09-24T06:40:29Z"/>
              <w:rFonts w:ascii="Cambria" w:cs="Cambria" w:eastAsia="Cambria" w:hAnsi="Cambria"/>
              <w:b w:val="1"/>
              <w:bCs w:val="1"/>
              <w:color w:val="000000"/>
            </w:rPr>
          </w:pPr>
          <w:sdt>
            <w:sdtPr>
              <w:id w:val="351140504"/>
              <w:tag w:val="goog_rdk_315"/>
            </w:sdtPr>
            <w:sdtContent>
              <w:del w:author="udhaya kumar" w:id="6" w:date="2026-09-24T06:40:29Z">
                <w:r w:rsidDel="00000000" w:rsidR="00000000" w:rsidRPr="00000000">
                  <w:rPr>
                    <w:rtl w:val="0"/>
                  </w:rPr>
                </w:r>
              </w:del>
            </w:sdtContent>
          </w:sdt>
        </w:p>
      </w:sdtContent>
    </w:sdt>
    <w:sdt>
      <w:sdtPr>
        <w:id w:val="-1966856738"/>
        <w:tag w:val="goog_rdk_322"/>
      </w:sdtPr>
      <w:sdtContent>
        <w:p w:rsidR="00000000" w:rsidDel="00000000" w:rsidP="00000000" w:rsidRDefault="00000000" w:rsidRPr="00000000" w14:paraId="0000003B">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706933753"/>
              <w:tag w:val="goog_rdk_319"/>
            </w:sdtPr>
            <w:sdtContent>
              <w:ins w:author="Abinaya Saravanan" w:id="65" w:date="2026-09-23T05:08:12Z">
                <w:sdt>
                  <w:sdtPr>
                    <w:id w:val="202180551"/>
                    <w:tag w:val="goog_rdk_320"/>
                  </w:sdtPr>
                  <w:sdtContent>
                    <w:del w:author="udhaya kumar" w:id="6" w:date="2026-09-24T06:40:29Z"/>
                  </w:sdtContent>
                </w:sdt>
              </w:ins>
              <w:sdt>
                <w:sdtPr>
                  <w:id w:val="146842781"/>
                  <w:tag w:val="goog_rdk_321"/>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import google.generativeai as genai</w:delText>
                      </w:r>
                    </w:del>
                  </w:ins>
                </w:sdtContent>
              </w:sdt>
              <w:ins w:author="Abinaya Saravanan" w:id="65" w:date="2026-09-23T05:08:12Z">
                <w:del w:author="udhaya kumar" w:id="6" w:date="2026-09-24T06:40:29Z"/>
              </w:ins>
            </w:sdtContent>
          </w:sdt>
        </w:p>
      </w:sdtContent>
    </w:sdt>
    <w:sdt>
      <w:sdtPr>
        <w:id w:val="-2229239"/>
        <w:tag w:val="goog_rdk_326"/>
      </w:sdtPr>
      <w:sdtContent>
        <w:p w:rsidR="00000000" w:rsidDel="00000000" w:rsidP="00000000" w:rsidRDefault="00000000" w:rsidRPr="00000000" w14:paraId="0000003C">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584776928"/>
              <w:tag w:val="goog_rdk_323"/>
            </w:sdtPr>
            <w:sdtContent>
              <w:ins w:author="Abinaya Saravanan" w:id="65" w:date="2026-09-23T05:08:12Z">
                <w:sdt>
                  <w:sdtPr>
                    <w:id w:val="-805756631"/>
                    <w:tag w:val="goog_rdk_324"/>
                  </w:sdtPr>
                  <w:sdtContent>
                    <w:del w:author="udhaya kumar" w:id="6" w:date="2026-09-24T06:40:29Z"/>
                  </w:sdtContent>
                </w:sdt>
              </w:ins>
              <w:sdt>
                <w:sdtPr>
                  <w:id w:val="1431498966"/>
                  <w:tag w:val="goog_rdk_325"/>
                </w:sdtPr>
                <w:sdtContent>
                  <w:ins w:author="Abinaya Saravanan" w:id="65" w:date="2026-09-23T05:08:12Z">
                    <w:del w:author="udhaya kumar" w:id="6" w:date="2026-09-24T06:40:29Z">
                      <w:r w:rsidDel="00000000" w:rsidR="00000000" w:rsidRPr="00000000">
                        <w:rPr>
                          <w:rtl w:val="0"/>
                        </w:rPr>
                      </w:r>
                    </w:del>
                  </w:ins>
                </w:sdtContent>
              </w:sdt>
              <w:ins w:author="Abinaya Saravanan" w:id="65" w:date="2026-09-23T05:08:12Z">
                <w:del w:author="udhaya kumar" w:id="6" w:date="2026-09-24T06:40:29Z"/>
              </w:ins>
            </w:sdtContent>
          </w:sdt>
        </w:p>
      </w:sdtContent>
    </w:sdt>
    <w:sdt>
      <w:sdtPr>
        <w:id w:val="622762189"/>
        <w:tag w:val="goog_rdk_330"/>
      </w:sdtPr>
      <w:sdtContent>
        <w:p w:rsidR="00000000" w:rsidDel="00000000" w:rsidP="00000000" w:rsidRDefault="00000000" w:rsidRPr="00000000" w14:paraId="0000003D">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75702059"/>
              <w:tag w:val="goog_rdk_327"/>
            </w:sdtPr>
            <w:sdtContent>
              <w:ins w:author="Abinaya Saravanan" w:id="65" w:date="2026-09-23T05:08:12Z">
                <w:sdt>
                  <w:sdtPr>
                    <w:id w:val="-1543519055"/>
                    <w:tag w:val="goog_rdk_328"/>
                  </w:sdtPr>
                  <w:sdtContent>
                    <w:del w:author="udhaya kumar" w:id="6" w:date="2026-09-24T06:40:29Z"/>
                  </w:sdtContent>
                </w:sdt>
              </w:ins>
              <w:sdt>
                <w:sdtPr>
                  <w:id w:val="-1131329699"/>
                  <w:tag w:val="goog_rdk_329"/>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def summarize_text(text: str) -&gt; str:</w:delText>
                      </w:r>
                    </w:del>
                  </w:ins>
                </w:sdtContent>
              </w:sdt>
              <w:ins w:author="Abinaya Saravanan" w:id="65" w:date="2026-09-23T05:08:12Z">
                <w:del w:author="udhaya kumar" w:id="6" w:date="2026-09-24T06:40:29Z"/>
              </w:ins>
            </w:sdtContent>
          </w:sdt>
        </w:p>
      </w:sdtContent>
    </w:sdt>
    <w:sdt>
      <w:sdtPr>
        <w:id w:val="1582604475"/>
        <w:tag w:val="goog_rdk_334"/>
      </w:sdtPr>
      <w:sdtContent>
        <w:p w:rsidR="00000000" w:rsidDel="00000000" w:rsidP="00000000" w:rsidRDefault="00000000" w:rsidRPr="00000000" w14:paraId="0000003E">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062682539"/>
              <w:tag w:val="goog_rdk_331"/>
            </w:sdtPr>
            <w:sdtContent>
              <w:ins w:author="Abinaya Saravanan" w:id="65" w:date="2026-09-23T05:08:12Z">
                <w:sdt>
                  <w:sdtPr>
                    <w:id w:val="-490209878"/>
                    <w:tag w:val="goog_rdk_332"/>
                  </w:sdtPr>
                  <w:sdtContent>
                    <w:del w:author="udhaya kumar" w:id="6" w:date="2026-09-24T06:40:29Z"/>
                  </w:sdtContent>
                </w:sdt>
              </w:ins>
              <w:sdt>
                <w:sdtPr>
                  <w:id w:val="424863861"/>
                  <w:tag w:val="goog_rdk_333"/>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try:</w:delText>
                      </w:r>
                    </w:del>
                  </w:ins>
                </w:sdtContent>
              </w:sdt>
              <w:ins w:author="Abinaya Saravanan" w:id="65" w:date="2026-09-23T05:08:12Z">
                <w:del w:author="udhaya kumar" w:id="6" w:date="2026-09-24T06:40:29Z"/>
              </w:ins>
            </w:sdtContent>
          </w:sdt>
        </w:p>
      </w:sdtContent>
    </w:sdt>
    <w:sdt>
      <w:sdtPr>
        <w:id w:val="-1212589190"/>
        <w:tag w:val="goog_rdk_338"/>
      </w:sdtPr>
      <w:sdtContent>
        <w:p w:rsidR="00000000" w:rsidDel="00000000" w:rsidP="00000000" w:rsidRDefault="00000000" w:rsidRPr="00000000" w14:paraId="0000003F">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049016719"/>
              <w:tag w:val="goog_rdk_335"/>
            </w:sdtPr>
            <w:sdtContent>
              <w:ins w:author="Abinaya Saravanan" w:id="65" w:date="2026-09-23T05:08:12Z">
                <w:sdt>
                  <w:sdtPr>
                    <w:id w:val="211967676"/>
                    <w:tag w:val="goog_rdk_336"/>
                  </w:sdtPr>
                  <w:sdtContent>
                    <w:del w:author="udhaya kumar" w:id="6" w:date="2026-09-24T06:40:29Z"/>
                  </w:sdtContent>
                </w:sdt>
              </w:ins>
              <w:sdt>
                <w:sdtPr>
                  <w:id w:val="454716774"/>
                  <w:tag w:val="goog_rdk_337"/>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 Initialize the Gemini model</w:delText>
                      </w:r>
                    </w:del>
                  </w:ins>
                </w:sdtContent>
              </w:sdt>
              <w:ins w:author="Abinaya Saravanan" w:id="65" w:date="2026-09-23T05:08:12Z">
                <w:del w:author="udhaya kumar" w:id="6" w:date="2026-09-24T06:40:29Z"/>
              </w:ins>
            </w:sdtContent>
          </w:sdt>
        </w:p>
      </w:sdtContent>
    </w:sdt>
    <w:sdt>
      <w:sdtPr>
        <w:id w:val="-1709743542"/>
        <w:tag w:val="goog_rdk_342"/>
      </w:sdtPr>
      <w:sdtContent>
        <w:p w:rsidR="00000000" w:rsidDel="00000000" w:rsidP="00000000" w:rsidRDefault="00000000" w:rsidRPr="00000000" w14:paraId="00000040">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852852672"/>
              <w:tag w:val="goog_rdk_339"/>
            </w:sdtPr>
            <w:sdtContent>
              <w:ins w:author="Abinaya Saravanan" w:id="65" w:date="2026-09-23T05:08:12Z">
                <w:sdt>
                  <w:sdtPr>
                    <w:id w:val="-165430100"/>
                    <w:tag w:val="goog_rdk_340"/>
                  </w:sdtPr>
                  <w:sdtContent>
                    <w:del w:author="udhaya kumar" w:id="6" w:date="2026-09-24T06:40:29Z"/>
                  </w:sdtContent>
                </w:sdt>
              </w:ins>
              <w:sdt>
                <w:sdtPr>
                  <w:id w:val="2002364591"/>
                  <w:tag w:val="goog_rdk_341"/>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model = genai.GenerativeModel(model_name="models/gemini-1.5-pro")</w:delText>
                      </w:r>
                    </w:del>
                  </w:ins>
                </w:sdtContent>
              </w:sdt>
              <w:ins w:author="Abinaya Saravanan" w:id="65" w:date="2026-09-23T05:08:12Z">
                <w:del w:author="udhaya kumar" w:id="6" w:date="2026-09-24T06:40:29Z"/>
              </w:ins>
            </w:sdtContent>
          </w:sdt>
        </w:p>
      </w:sdtContent>
    </w:sdt>
    <w:sdt>
      <w:sdtPr>
        <w:id w:val="166289628"/>
        <w:tag w:val="goog_rdk_346"/>
      </w:sdtPr>
      <w:sdtContent>
        <w:p w:rsidR="00000000" w:rsidDel="00000000" w:rsidP="00000000" w:rsidRDefault="00000000" w:rsidRPr="00000000" w14:paraId="00000041">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115505705"/>
              <w:tag w:val="goog_rdk_343"/>
            </w:sdtPr>
            <w:sdtContent>
              <w:ins w:author="Abinaya Saravanan" w:id="65" w:date="2026-09-23T05:08:12Z">
                <w:sdt>
                  <w:sdtPr>
                    <w:id w:val="-280840697"/>
                    <w:tag w:val="goog_rdk_344"/>
                  </w:sdtPr>
                  <w:sdtContent>
                    <w:del w:author="udhaya kumar" w:id="6" w:date="2026-09-24T06:40:29Z"/>
                  </w:sdtContent>
                </w:sdt>
              </w:ins>
              <w:sdt>
                <w:sdtPr>
                  <w:id w:val="-1135226546"/>
                  <w:tag w:val="goog_rdk_345"/>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w:delText>
                      </w:r>
                    </w:del>
                  </w:ins>
                </w:sdtContent>
              </w:sdt>
              <w:ins w:author="Abinaya Saravanan" w:id="65" w:date="2026-09-23T05:08:12Z">
                <w:del w:author="udhaya kumar" w:id="6" w:date="2026-09-24T06:40:29Z"/>
              </w:ins>
            </w:sdtContent>
          </w:sdt>
        </w:p>
      </w:sdtContent>
    </w:sdt>
    <w:sdt>
      <w:sdtPr>
        <w:id w:val="2120791102"/>
        <w:tag w:val="goog_rdk_350"/>
      </w:sdtPr>
      <w:sdtContent>
        <w:p w:rsidR="00000000" w:rsidDel="00000000" w:rsidP="00000000" w:rsidRDefault="00000000" w:rsidRPr="00000000" w14:paraId="00000042">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065814627"/>
              <w:tag w:val="goog_rdk_347"/>
            </w:sdtPr>
            <w:sdtContent>
              <w:ins w:author="Abinaya Saravanan" w:id="65" w:date="2026-09-23T05:08:12Z">
                <w:sdt>
                  <w:sdtPr>
                    <w:id w:val="1869763302"/>
                    <w:tag w:val="goog_rdk_348"/>
                  </w:sdtPr>
                  <w:sdtContent>
                    <w:del w:author="udhaya kumar" w:id="6" w:date="2026-09-24T06:40:29Z"/>
                  </w:sdtContent>
                </w:sdt>
              </w:ins>
              <w:sdt>
                <w:sdtPr>
                  <w:id w:val="-1429398406"/>
                  <w:tag w:val="goog_rdk_349"/>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 Construct the prompt</w:delText>
                      </w:r>
                    </w:del>
                  </w:ins>
                </w:sdtContent>
              </w:sdt>
              <w:ins w:author="Abinaya Saravanan" w:id="65" w:date="2026-09-23T05:08:12Z">
                <w:del w:author="udhaya kumar" w:id="6" w:date="2026-09-24T06:40:29Z"/>
              </w:ins>
            </w:sdtContent>
          </w:sdt>
        </w:p>
      </w:sdtContent>
    </w:sdt>
    <w:sdt>
      <w:sdtPr>
        <w:id w:val="-1044776692"/>
        <w:tag w:val="goog_rdk_354"/>
      </w:sdtPr>
      <w:sdtContent>
        <w:p w:rsidR="00000000" w:rsidDel="00000000" w:rsidP="00000000" w:rsidRDefault="00000000" w:rsidRPr="00000000" w14:paraId="00000043">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134558254"/>
              <w:tag w:val="goog_rdk_351"/>
            </w:sdtPr>
            <w:sdtContent>
              <w:ins w:author="Abinaya Saravanan" w:id="65" w:date="2026-09-23T05:08:12Z">
                <w:sdt>
                  <w:sdtPr>
                    <w:id w:val="669140784"/>
                    <w:tag w:val="goog_rdk_352"/>
                  </w:sdtPr>
                  <w:sdtContent>
                    <w:del w:author="udhaya kumar" w:id="6" w:date="2026-09-24T06:40:29Z"/>
                  </w:sdtContent>
                </w:sdt>
              </w:ins>
              <w:sdt>
                <w:sdtPr>
                  <w:id w:val="-2055784482"/>
                  <w:tag w:val="goog_rdk_353"/>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prompt = f"Summarize the following text in simple language:\n\n{text}"</w:delText>
                      </w:r>
                    </w:del>
                  </w:ins>
                </w:sdtContent>
              </w:sdt>
              <w:ins w:author="Abinaya Saravanan" w:id="65" w:date="2026-09-23T05:08:12Z">
                <w:del w:author="udhaya kumar" w:id="6" w:date="2026-09-24T06:40:29Z"/>
              </w:ins>
            </w:sdtContent>
          </w:sdt>
        </w:p>
      </w:sdtContent>
    </w:sdt>
    <w:sdt>
      <w:sdtPr>
        <w:id w:val="-1916284248"/>
        <w:tag w:val="goog_rdk_358"/>
      </w:sdtPr>
      <w:sdtContent>
        <w:p w:rsidR="00000000" w:rsidDel="00000000" w:rsidP="00000000" w:rsidRDefault="00000000" w:rsidRPr="00000000" w14:paraId="00000044">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860280176"/>
              <w:tag w:val="goog_rdk_355"/>
            </w:sdtPr>
            <w:sdtContent>
              <w:ins w:author="Abinaya Saravanan" w:id="65" w:date="2026-09-23T05:08:12Z">
                <w:sdt>
                  <w:sdtPr>
                    <w:id w:val="644327342"/>
                    <w:tag w:val="goog_rdk_356"/>
                  </w:sdtPr>
                  <w:sdtContent>
                    <w:del w:author="udhaya kumar" w:id="6" w:date="2026-09-24T06:40:29Z"/>
                  </w:sdtContent>
                </w:sdt>
              </w:ins>
              <w:sdt>
                <w:sdtPr>
                  <w:id w:val="-503427818"/>
                  <w:tag w:val="goog_rdk_357"/>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w:delText>
                      </w:r>
                    </w:del>
                  </w:ins>
                </w:sdtContent>
              </w:sdt>
              <w:ins w:author="Abinaya Saravanan" w:id="65" w:date="2026-09-23T05:08:12Z">
                <w:del w:author="udhaya kumar" w:id="6" w:date="2026-09-24T06:40:29Z"/>
              </w:ins>
            </w:sdtContent>
          </w:sdt>
        </w:p>
      </w:sdtContent>
    </w:sdt>
    <w:sdt>
      <w:sdtPr>
        <w:id w:val="573206848"/>
        <w:tag w:val="goog_rdk_362"/>
      </w:sdtPr>
      <w:sdtContent>
        <w:p w:rsidR="00000000" w:rsidDel="00000000" w:rsidP="00000000" w:rsidRDefault="00000000" w:rsidRPr="00000000" w14:paraId="00000045">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998590363"/>
              <w:tag w:val="goog_rdk_359"/>
            </w:sdtPr>
            <w:sdtContent>
              <w:ins w:author="Abinaya Saravanan" w:id="65" w:date="2026-09-23T05:08:12Z">
                <w:sdt>
                  <w:sdtPr>
                    <w:id w:val="-1848174203"/>
                    <w:tag w:val="goog_rdk_360"/>
                  </w:sdtPr>
                  <w:sdtContent>
                    <w:del w:author="udhaya kumar" w:id="6" w:date="2026-09-24T06:40:29Z"/>
                  </w:sdtContent>
                </w:sdt>
              </w:ins>
              <w:sdt>
                <w:sdtPr>
                  <w:id w:val="1885240473"/>
                  <w:tag w:val="goog_rdk_361"/>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 Generate the response</w:delText>
                      </w:r>
                    </w:del>
                  </w:ins>
                </w:sdtContent>
              </w:sdt>
              <w:ins w:author="Abinaya Saravanan" w:id="65" w:date="2026-09-23T05:08:12Z">
                <w:del w:author="udhaya kumar" w:id="6" w:date="2026-09-24T06:40:29Z"/>
              </w:ins>
            </w:sdtContent>
          </w:sdt>
        </w:p>
      </w:sdtContent>
    </w:sdt>
    <w:sdt>
      <w:sdtPr>
        <w:id w:val="-755716296"/>
        <w:tag w:val="goog_rdk_366"/>
      </w:sdtPr>
      <w:sdtContent>
        <w:p w:rsidR="00000000" w:rsidDel="00000000" w:rsidP="00000000" w:rsidRDefault="00000000" w:rsidRPr="00000000" w14:paraId="00000046">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695453371"/>
              <w:tag w:val="goog_rdk_363"/>
            </w:sdtPr>
            <w:sdtContent>
              <w:ins w:author="Abinaya Saravanan" w:id="65" w:date="2026-09-23T05:08:12Z">
                <w:sdt>
                  <w:sdtPr>
                    <w:id w:val="671861846"/>
                    <w:tag w:val="goog_rdk_364"/>
                  </w:sdtPr>
                  <w:sdtContent>
                    <w:del w:author="udhaya kumar" w:id="6" w:date="2026-09-24T06:40:29Z"/>
                  </w:sdtContent>
                </w:sdt>
              </w:ins>
              <w:sdt>
                <w:sdtPr>
                  <w:id w:val="167114868"/>
                  <w:tag w:val="goog_rdk_365"/>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response = model.generate_content(prompt)</w:delText>
                      </w:r>
                    </w:del>
                  </w:ins>
                </w:sdtContent>
              </w:sdt>
              <w:ins w:author="Abinaya Saravanan" w:id="65" w:date="2026-09-23T05:08:12Z">
                <w:del w:author="udhaya kumar" w:id="6" w:date="2026-09-24T06:40:29Z"/>
              </w:ins>
            </w:sdtContent>
          </w:sdt>
        </w:p>
      </w:sdtContent>
    </w:sdt>
    <w:sdt>
      <w:sdtPr>
        <w:id w:val="1319486618"/>
        <w:tag w:val="goog_rdk_370"/>
      </w:sdtPr>
      <w:sdtContent>
        <w:p w:rsidR="00000000" w:rsidDel="00000000" w:rsidP="00000000" w:rsidRDefault="00000000" w:rsidRPr="00000000" w14:paraId="00000047">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389641279"/>
              <w:tag w:val="goog_rdk_367"/>
            </w:sdtPr>
            <w:sdtContent>
              <w:ins w:author="Abinaya Saravanan" w:id="65" w:date="2026-09-23T05:08:12Z">
                <w:sdt>
                  <w:sdtPr>
                    <w:id w:val="-21707678"/>
                    <w:tag w:val="goog_rdk_368"/>
                  </w:sdtPr>
                  <w:sdtContent>
                    <w:del w:author="udhaya kumar" w:id="6" w:date="2026-09-24T06:40:29Z"/>
                  </w:sdtContent>
                </w:sdt>
              </w:ins>
              <w:sdt>
                <w:sdtPr>
                  <w:id w:val="2067279902"/>
                  <w:tag w:val="goog_rdk_369"/>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w:delText>
                      </w:r>
                    </w:del>
                  </w:ins>
                </w:sdtContent>
              </w:sdt>
              <w:ins w:author="Abinaya Saravanan" w:id="65" w:date="2026-09-23T05:08:12Z">
                <w:del w:author="udhaya kumar" w:id="6" w:date="2026-09-24T06:40:29Z"/>
              </w:ins>
            </w:sdtContent>
          </w:sdt>
        </w:p>
      </w:sdtContent>
    </w:sdt>
    <w:sdt>
      <w:sdtPr>
        <w:id w:val="-552540278"/>
        <w:tag w:val="goog_rdk_374"/>
      </w:sdtPr>
      <w:sdtContent>
        <w:p w:rsidR="00000000" w:rsidDel="00000000" w:rsidP="00000000" w:rsidRDefault="00000000" w:rsidRPr="00000000" w14:paraId="00000048">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547198016"/>
              <w:tag w:val="goog_rdk_371"/>
            </w:sdtPr>
            <w:sdtContent>
              <w:ins w:author="Abinaya Saravanan" w:id="65" w:date="2026-09-23T05:08:12Z">
                <w:sdt>
                  <w:sdtPr>
                    <w:id w:val="-1634973544"/>
                    <w:tag w:val="goog_rdk_372"/>
                  </w:sdtPr>
                  <w:sdtContent>
                    <w:del w:author="udhaya kumar" w:id="6" w:date="2026-09-24T06:40:29Z"/>
                  </w:sdtContent>
                </w:sdt>
              </w:ins>
              <w:sdt>
                <w:sdtPr>
                  <w:id w:val="-1607813934"/>
                  <w:tag w:val="goog_rdk_373"/>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return response.text.strip()</w:delText>
                      </w:r>
                    </w:del>
                  </w:ins>
                </w:sdtContent>
              </w:sdt>
              <w:ins w:author="Abinaya Saravanan" w:id="65" w:date="2026-09-23T05:08:12Z">
                <w:del w:author="udhaya kumar" w:id="6" w:date="2026-09-24T06:40:29Z"/>
              </w:ins>
            </w:sdtContent>
          </w:sdt>
        </w:p>
      </w:sdtContent>
    </w:sdt>
    <w:sdt>
      <w:sdtPr>
        <w:id w:val="1309302398"/>
        <w:tag w:val="goog_rdk_378"/>
      </w:sdtPr>
      <w:sdtContent>
        <w:p w:rsidR="00000000" w:rsidDel="00000000" w:rsidP="00000000" w:rsidRDefault="00000000" w:rsidRPr="00000000" w14:paraId="00000049">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58728893"/>
              <w:tag w:val="goog_rdk_375"/>
            </w:sdtPr>
            <w:sdtContent>
              <w:ins w:author="Abinaya Saravanan" w:id="65" w:date="2026-09-23T05:08:12Z">
                <w:sdt>
                  <w:sdtPr>
                    <w:id w:val="-1257014140"/>
                    <w:tag w:val="goog_rdk_376"/>
                  </w:sdtPr>
                  <w:sdtContent>
                    <w:del w:author="udhaya kumar" w:id="6" w:date="2026-09-24T06:40:29Z"/>
                  </w:sdtContent>
                </w:sdt>
              </w:ins>
              <w:sdt>
                <w:sdtPr>
                  <w:id w:val="-19741395"/>
                  <w:tag w:val="goog_rdk_377"/>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w:delText>
                      </w:r>
                    </w:del>
                  </w:ins>
                </w:sdtContent>
              </w:sdt>
              <w:ins w:author="Abinaya Saravanan" w:id="65" w:date="2026-09-23T05:08:12Z">
                <w:del w:author="udhaya kumar" w:id="6" w:date="2026-09-24T06:40:29Z"/>
              </w:ins>
            </w:sdtContent>
          </w:sdt>
        </w:p>
      </w:sdtContent>
    </w:sdt>
    <w:sdt>
      <w:sdtPr>
        <w:id w:val="-11284047"/>
        <w:tag w:val="goog_rdk_382"/>
      </w:sdtPr>
      <w:sdtContent>
        <w:p w:rsidR="00000000" w:rsidDel="00000000" w:rsidP="00000000" w:rsidRDefault="00000000" w:rsidRPr="00000000" w14:paraId="0000004A">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738795393"/>
              <w:tag w:val="goog_rdk_379"/>
            </w:sdtPr>
            <w:sdtContent>
              <w:ins w:author="Abinaya Saravanan" w:id="65" w:date="2026-09-23T05:08:12Z">
                <w:sdt>
                  <w:sdtPr>
                    <w:id w:val="-1483837060"/>
                    <w:tag w:val="goog_rdk_380"/>
                  </w:sdtPr>
                  <w:sdtContent>
                    <w:del w:author="udhaya kumar" w:id="6" w:date="2026-09-24T06:40:29Z"/>
                  </w:sdtContent>
                </w:sdt>
              </w:ins>
              <w:sdt>
                <w:sdtPr>
                  <w:id w:val="1640409302"/>
                  <w:tag w:val="goog_rdk_381"/>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except Exception as e:</w:delText>
                      </w:r>
                    </w:del>
                  </w:ins>
                </w:sdtContent>
              </w:sdt>
              <w:ins w:author="Abinaya Saravanan" w:id="65" w:date="2026-09-23T05:08:12Z">
                <w:del w:author="udhaya kumar" w:id="6" w:date="2026-09-24T06:40:29Z"/>
              </w:ins>
            </w:sdtContent>
          </w:sdt>
        </w:p>
      </w:sdtContent>
    </w:sdt>
    <w:sdt>
      <w:sdtPr>
        <w:id w:val="-1378358256"/>
        <w:tag w:val="goog_rdk_386"/>
      </w:sdtPr>
      <w:sdtContent>
        <w:p w:rsidR="00000000" w:rsidDel="00000000" w:rsidP="00000000" w:rsidRDefault="00000000" w:rsidRPr="00000000" w14:paraId="0000004B">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999670543"/>
              <w:tag w:val="goog_rdk_383"/>
            </w:sdtPr>
            <w:sdtContent>
              <w:ins w:author="Abinaya Saravanan" w:id="65" w:date="2026-09-23T05:08:12Z">
                <w:sdt>
                  <w:sdtPr>
                    <w:id w:val="-217367940"/>
                    <w:tag w:val="goog_rdk_384"/>
                  </w:sdtPr>
                  <w:sdtContent>
                    <w:del w:author="udhaya kumar" w:id="6" w:date="2026-09-24T06:40:29Z"/>
                  </w:sdtContent>
                </w:sdt>
              </w:ins>
              <w:sdt>
                <w:sdtPr>
                  <w:id w:val="-1838264705"/>
                  <w:tag w:val="goog_rdk_385"/>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return f"Error in Summary: {e}"</w:delText>
                      </w:r>
                    </w:del>
                  </w:ins>
                </w:sdtContent>
              </w:sdt>
              <w:ins w:author="Abinaya Saravanan" w:id="65" w:date="2026-09-23T05:08:12Z">
                <w:del w:author="udhaya kumar" w:id="6" w:date="2026-09-24T06:40:29Z"/>
              </w:ins>
            </w:sdtContent>
          </w:sdt>
        </w:p>
      </w:sdtContent>
    </w:sdt>
    <w:sdt>
      <w:sdtPr>
        <w:id w:val="-2029546859"/>
        <w:tag w:val="goog_rdk_390"/>
      </w:sdtPr>
      <w:sdtContent>
        <w:p w:rsidR="00000000" w:rsidDel="00000000" w:rsidP="00000000" w:rsidRDefault="00000000" w:rsidRPr="00000000" w14:paraId="0000004C">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693868444"/>
              <w:tag w:val="goog_rdk_387"/>
            </w:sdtPr>
            <w:sdtContent>
              <w:ins w:author="Abinaya Saravanan" w:id="65" w:date="2026-09-23T05:08:12Z">
                <w:sdt>
                  <w:sdtPr>
                    <w:id w:val="-1392978848"/>
                    <w:tag w:val="goog_rdk_388"/>
                  </w:sdtPr>
                  <w:sdtContent>
                    <w:del w:author="udhaya kumar" w:id="6" w:date="2026-09-24T06:40:29Z"/>
                  </w:sdtContent>
                </w:sdt>
              </w:ins>
              <w:sdt>
                <w:sdtPr>
                  <w:id w:val="610455175"/>
                  <w:tag w:val="goog_rdk_389"/>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import google.generativeai as genai</w:delText>
                      </w:r>
                    </w:del>
                  </w:ins>
                </w:sdtContent>
              </w:sdt>
              <w:ins w:author="Abinaya Saravanan" w:id="65" w:date="2026-09-23T05:08:12Z">
                <w:del w:author="udhaya kumar" w:id="6" w:date="2026-09-24T06:40:29Z"/>
              </w:ins>
            </w:sdtContent>
          </w:sdt>
        </w:p>
      </w:sdtContent>
    </w:sdt>
    <w:sdt>
      <w:sdtPr>
        <w:id w:val="-463913345"/>
        <w:tag w:val="goog_rdk_394"/>
      </w:sdtPr>
      <w:sdtContent>
        <w:p w:rsidR="00000000" w:rsidDel="00000000" w:rsidP="00000000" w:rsidRDefault="00000000" w:rsidRPr="00000000" w14:paraId="0000004D">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726837377"/>
              <w:tag w:val="goog_rdk_391"/>
            </w:sdtPr>
            <w:sdtContent>
              <w:ins w:author="Abinaya Saravanan" w:id="65" w:date="2026-09-23T05:08:12Z">
                <w:sdt>
                  <w:sdtPr>
                    <w:id w:val="-1502026036"/>
                    <w:tag w:val="goog_rdk_392"/>
                  </w:sdtPr>
                  <w:sdtContent>
                    <w:del w:author="udhaya kumar" w:id="6" w:date="2026-09-24T06:40:29Z"/>
                  </w:sdtContent>
                </w:sdt>
              </w:ins>
              <w:sdt>
                <w:sdtPr>
                  <w:id w:val="-468923530"/>
                  <w:tag w:val="goog_rdk_393"/>
                </w:sdtPr>
                <w:sdtContent>
                  <w:ins w:author="Abinaya Saravanan" w:id="65" w:date="2026-09-23T05:08:12Z">
                    <w:del w:author="udhaya kumar" w:id="6" w:date="2026-09-24T06:40:29Z">
                      <w:r w:rsidDel="00000000" w:rsidR="00000000" w:rsidRPr="00000000">
                        <w:rPr>
                          <w:rtl w:val="0"/>
                        </w:rPr>
                      </w:r>
                    </w:del>
                  </w:ins>
                </w:sdtContent>
              </w:sdt>
              <w:ins w:author="Abinaya Saravanan" w:id="65" w:date="2026-09-23T05:08:12Z">
                <w:del w:author="udhaya kumar" w:id="6" w:date="2026-09-24T06:40:29Z"/>
              </w:ins>
            </w:sdtContent>
          </w:sdt>
        </w:p>
      </w:sdtContent>
    </w:sdt>
    <w:sdt>
      <w:sdtPr>
        <w:id w:val="-188397061"/>
        <w:tag w:val="goog_rdk_398"/>
      </w:sdtPr>
      <w:sdtContent>
        <w:p w:rsidR="00000000" w:rsidDel="00000000" w:rsidP="00000000" w:rsidRDefault="00000000" w:rsidRPr="00000000" w14:paraId="0000004E">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277857985"/>
              <w:tag w:val="goog_rdk_395"/>
            </w:sdtPr>
            <w:sdtContent>
              <w:ins w:author="Abinaya Saravanan" w:id="65" w:date="2026-09-23T05:08:12Z">
                <w:sdt>
                  <w:sdtPr>
                    <w:id w:val="-1234587650"/>
                    <w:tag w:val="goog_rdk_396"/>
                  </w:sdtPr>
                  <w:sdtContent>
                    <w:del w:author="udhaya kumar" w:id="6" w:date="2026-09-24T06:40:29Z"/>
                  </w:sdtContent>
                </w:sdt>
              </w:ins>
              <w:sdt>
                <w:sdtPr>
                  <w:id w:val="1885194975"/>
                  <w:tag w:val="goog_rdk_397"/>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def summarize_text(text: str) -&gt; str:</w:delText>
                      </w:r>
                    </w:del>
                  </w:ins>
                </w:sdtContent>
              </w:sdt>
              <w:ins w:author="Abinaya Saravanan" w:id="65" w:date="2026-09-23T05:08:12Z">
                <w:del w:author="udhaya kumar" w:id="6" w:date="2026-09-24T06:40:29Z"/>
              </w:ins>
            </w:sdtContent>
          </w:sdt>
        </w:p>
      </w:sdtContent>
    </w:sdt>
    <w:sdt>
      <w:sdtPr>
        <w:id w:val="-1762000011"/>
        <w:tag w:val="goog_rdk_411"/>
      </w:sdtPr>
      <w:sdtContent>
        <w:p w:rsidR="00000000" w:rsidDel="00000000" w:rsidP="00000000" w:rsidRDefault="00000000" w:rsidRPr="00000000" w14:paraId="0000004F">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309515214"/>
              <w:tag w:val="goog_rdk_399"/>
            </w:sdtPr>
            <w:sdtContent>
              <w:ins w:author="Abinaya Saravanan" w:id="65" w:date="2026-09-23T05:08:12Z">
                <w:sdt>
                  <w:sdtPr>
                    <w:id w:val="-614227848"/>
                    <w:tag w:val="goog_rdk_400"/>
                  </w:sdtPr>
                  <w:sdtContent>
                    <w:del w:author="udhaya kumar" w:id="6" w:date="2026-09-24T06:40:29Z"/>
                  </w:sdtContent>
                </w:sdt>
              </w:ins>
              <w:sdt>
                <w:sdtPr>
                  <w:id w:val="-2071394680"/>
                  <w:tag w:val="goog_rdk_401"/>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tr</w:delText>
                      </w:r>
                    </w:del>
                  </w:ins>
                </w:sdtContent>
              </w:sdt>
              <w:ins w:author="Abinaya Saravanan" w:id="65" w:date="2026-09-23T05:08:12Z">
                <w:del w:author="udhaya kumar" w:id="6" w:date="2026-09-24T06:40:29Z">
                  <w:sdt>
                    <w:sdtPr>
                      <w:id w:val="-404740223"/>
                      <w:tag w:val="goog_rdk_402"/>
                    </w:sdtPr>
                    <w:sdtContent>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y</w:delText>
                      </w:r>
                    </w:sdtContent>
                  </w:sdt>
                </w:del>
              </w:ins>
            </w:sdtContent>
          </w:sdt>
          <w:sdt>
            <w:sdtPr>
              <w:id w:val="1515690824"/>
              <w:tag w:val="goog_rdk_403"/>
            </w:sdtPr>
            <w:sdtContent>
              <w:ins w:author="Suruthika Suruthika" w:id="67" w:date="2026-09-23T09:37:09Z">
                <w:sdt>
                  <w:sdtPr>
                    <w:id w:val="1725970825"/>
                    <w:tag w:val="goog_rdk_404"/>
                  </w:sdtPr>
                  <w:sdtContent>
                    <w:del w:author="udhaya kumar" w:id="6" w:date="2026-09-24T06:40:29Z"/>
                  </w:sdtContent>
                </w:sdt>
              </w:ins>
              <w:sdt>
                <w:sdtPr>
                  <w:id w:val="-1996273304"/>
                  <w:tag w:val="goog_rdk_405"/>
                </w:sdtPr>
                <w:sdtContent>
                  <w:ins w:author="Suruthika Suruthika" w:id="67" w:date="2026-09-23T09:37:09Z">
                    <w:del w:author="udhaya kumar" w:id="6" w:date="2026-09-24T06:40:29Z">
                      <w:r w:rsidDel="00000000" w:rsidR="00000000" w:rsidRPr="00000000">
                        <w:rPr>
                          <w:rFonts w:ascii="Cambria" w:cs="Cambria" w:eastAsia="Cambria" w:hAnsi="Cambria"/>
                          <w:b w:val="1"/>
                          <w:bCs w:val="1"/>
                          <w:rtl w:val="0"/>
                          <w:rPrChange w:author="Suruthika Suruthika" w:id="68" w:date="2026-09-23T09:37:09Z">
                            <w:rPr>
                              <w:rFonts w:ascii="Cambria" w:cs="Cambria" w:eastAsia="Cambria" w:hAnsi="Cambria"/>
                              <w:b w:val="1"/>
                              <w:bCs w:val="1"/>
                              <w:color w:val="000000"/>
                            </w:rPr>
                          </w:rPrChange>
                        </w:rPr>
                        <w:delText xml:space="preserve">_</w:delText>
                      </w:r>
                    </w:del>
                  </w:ins>
                </w:sdtContent>
              </w:sdt>
              <w:ins w:author="Suruthika Suruthika" w:id="67" w:date="2026-09-23T09:37:09Z">
                <w:del w:author="udhaya kumar" w:id="6" w:date="2026-09-24T06:40:29Z">
                  <w:sdt>
                    <w:sdtPr>
                      <w:id w:val="600866229"/>
                      <w:tag w:val="goog_rdk_406"/>
                    </w:sdtPr>
                    <w:sdtContent>
                      <w:r w:rsidDel="00000000" w:rsidR="00000000" w:rsidRPr="00000000">
                        <w:rPr>
                          <w:rFonts w:ascii="Cambria" w:cs="Cambria" w:eastAsia="Cambria" w:hAnsi="Cambria"/>
                          <w:b w:val="1"/>
                          <w:bCs w:val="1"/>
                          <w:rtl w:val="0"/>
                          <w:rPrChange w:author="Suruthika Suruthika" w:id="68" w:date="2026-09-23T09:37:09Z">
                            <w:rPr>
                              <w:rFonts w:ascii="Cambria" w:cs="Cambria" w:eastAsia="Cambria" w:hAnsi="Cambria"/>
                              <w:b w:val="1"/>
                              <w:bCs w:val="1"/>
                              <w:color w:val="000000"/>
                            </w:rPr>
                          </w:rPrChange>
                        </w:rPr>
                        <w:delText xml:space="preserve"> </w:delText>
                      </w:r>
                    </w:sdtContent>
                  </w:sdt>
                </w:del>
              </w:ins>
            </w:sdtContent>
          </w:sdt>
          <w:sdt>
            <w:sdtPr>
              <w:id w:val="-1724624531"/>
              <w:tag w:val="goog_rdk_407"/>
            </w:sdtPr>
            <w:sdtContent>
              <w:ins w:author="Abinaya Saravanan" w:id="65" w:date="2026-09-23T05:08:12Z">
                <w:sdt>
                  <w:sdtPr>
                    <w:id w:val="-381675850"/>
                    <w:tag w:val="goog_rdk_408"/>
                  </w:sdtPr>
                  <w:sdtContent>
                    <w:del w:author="udhaya kumar" w:id="6" w:date="2026-09-24T06:40:29Z"/>
                  </w:sdtContent>
                </w:sdt>
              </w:ins>
              <w:sdt>
                <w:sdtPr>
                  <w:id w:val="1021415148"/>
                  <w:tag w:val="goog_rdk_409"/>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Suruthika Suruthika" w:id="68" w:date="2026-09-23T09:37:09Z">
                            <w:rPr>
                              <w:rFonts w:ascii="Cambria" w:cs="Cambria" w:eastAsia="Cambria" w:hAnsi="Cambria"/>
                              <w:b w:val="1"/>
                              <w:bCs w:val="1"/>
                              <w:color w:val="000000"/>
                            </w:rPr>
                          </w:rPrChange>
                        </w:rPr>
                        <w:delText xml:space="preserve">:</w:delText>
                      </w:r>
                    </w:del>
                  </w:ins>
                </w:sdtContent>
              </w:sdt>
              <w:ins w:author="Abinaya Saravanan" w:id="65" w:date="2026-09-23T05:08:12Z">
                <w:del w:author="udhaya kumar" w:id="6" w:date="2026-09-24T06:40:29Z">
                  <w:sdt>
                    <w:sdtPr>
                      <w:id w:val="-1138341230"/>
                      <w:tag w:val="goog_rdk_410"/>
                    </w:sdtPr>
                    <w:sdtContent>
                      <w:r w:rsidDel="00000000" w:rsidR="00000000" w:rsidRPr="00000000">
                        <w:rPr>
                          <w:rtl w:val="0"/>
                        </w:rPr>
                      </w:r>
                    </w:sdtContent>
                  </w:sdt>
                </w:del>
              </w:ins>
            </w:sdtContent>
          </w:sdt>
        </w:p>
      </w:sdtContent>
    </w:sdt>
    <w:sdt>
      <w:sdtPr>
        <w:id w:val="209787719"/>
        <w:tag w:val="goog_rdk_415"/>
      </w:sdtPr>
      <w:sdtContent>
        <w:p w:rsidR="00000000" w:rsidDel="00000000" w:rsidP="00000000" w:rsidRDefault="00000000" w:rsidRPr="00000000" w14:paraId="00000050">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793390737"/>
              <w:tag w:val="goog_rdk_412"/>
            </w:sdtPr>
            <w:sdtContent>
              <w:ins w:author="Abinaya Saravanan" w:id="65" w:date="2026-09-23T05:08:12Z">
                <w:sdt>
                  <w:sdtPr>
                    <w:id w:val="-848831079"/>
                    <w:tag w:val="goog_rdk_413"/>
                  </w:sdtPr>
                  <w:sdtContent>
                    <w:del w:author="udhaya kumar" w:id="6" w:date="2026-09-24T06:40:29Z"/>
                  </w:sdtContent>
                </w:sdt>
              </w:ins>
              <w:sdt>
                <w:sdtPr>
                  <w:id w:val="-680928952"/>
                  <w:tag w:val="goog_rdk_414"/>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model = genai.GenerativeModel(model_name="models/gemini-1.5-pro")</w:delText>
                      </w:r>
                    </w:del>
                  </w:ins>
                </w:sdtContent>
              </w:sdt>
              <w:ins w:author="Abinaya Saravanan" w:id="65" w:date="2026-09-23T05:08:12Z">
                <w:del w:author="udhaya kumar" w:id="6" w:date="2026-09-24T06:40:29Z"/>
              </w:ins>
            </w:sdtContent>
          </w:sdt>
        </w:p>
      </w:sdtContent>
    </w:sdt>
    <w:sdt>
      <w:sdtPr>
        <w:id w:val="-1691813372"/>
        <w:tag w:val="goog_rdk_419"/>
      </w:sdtPr>
      <w:sdtContent>
        <w:p w:rsidR="00000000" w:rsidDel="00000000" w:rsidP="00000000" w:rsidRDefault="00000000" w:rsidRPr="00000000" w14:paraId="00000051">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942411599"/>
              <w:tag w:val="goog_rdk_416"/>
            </w:sdtPr>
            <w:sdtContent>
              <w:ins w:author="Abinaya Saravanan" w:id="65" w:date="2026-09-23T05:08:12Z">
                <w:sdt>
                  <w:sdtPr>
                    <w:id w:val="1777362314"/>
                    <w:tag w:val="goog_rdk_417"/>
                  </w:sdtPr>
                  <w:sdtContent>
                    <w:del w:author="udhaya kumar" w:id="6" w:date="2026-09-24T06:40:29Z"/>
                  </w:sdtContent>
                </w:sdt>
              </w:ins>
              <w:sdt>
                <w:sdtPr>
                  <w:id w:val="-1755290458"/>
                  <w:tag w:val="goog_rdk_418"/>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prompt = f"Summarize the following text in simple language:\n\n{text}"</w:delText>
                      </w:r>
                    </w:del>
                  </w:ins>
                </w:sdtContent>
              </w:sdt>
              <w:ins w:author="Abinaya Saravanan" w:id="65" w:date="2026-09-23T05:08:12Z">
                <w:del w:author="udhaya kumar" w:id="6" w:date="2026-09-24T06:40:29Z"/>
              </w:ins>
            </w:sdtContent>
          </w:sdt>
        </w:p>
      </w:sdtContent>
    </w:sdt>
    <w:sdt>
      <w:sdtPr>
        <w:id w:val="1686793244"/>
        <w:tag w:val="goog_rdk_423"/>
      </w:sdtPr>
      <w:sdtContent>
        <w:p w:rsidR="00000000" w:rsidDel="00000000" w:rsidP="00000000" w:rsidRDefault="00000000" w:rsidRPr="00000000" w14:paraId="00000052">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591111753"/>
              <w:tag w:val="goog_rdk_420"/>
            </w:sdtPr>
            <w:sdtContent>
              <w:ins w:author="Abinaya Saravanan" w:id="65" w:date="2026-09-23T05:08:12Z">
                <w:sdt>
                  <w:sdtPr>
                    <w:id w:val="1287593225"/>
                    <w:tag w:val="goog_rdk_421"/>
                  </w:sdtPr>
                  <w:sdtContent>
                    <w:del w:author="udhaya kumar" w:id="6" w:date="2026-09-24T06:40:29Z"/>
                  </w:sdtContent>
                </w:sdt>
              </w:ins>
              <w:sdt>
                <w:sdtPr>
                  <w:id w:val="-1287634903"/>
                  <w:tag w:val="goog_rdk_422"/>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response = model.generate_content(prompt)</w:delText>
                      </w:r>
                    </w:del>
                  </w:ins>
                </w:sdtContent>
              </w:sdt>
              <w:ins w:author="Abinaya Saravanan" w:id="65" w:date="2026-09-23T05:08:12Z">
                <w:del w:author="udhaya kumar" w:id="6" w:date="2026-09-24T06:40:29Z"/>
              </w:ins>
            </w:sdtContent>
          </w:sdt>
        </w:p>
      </w:sdtContent>
    </w:sdt>
    <w:sdt>
      <w:sdtPr>
        <w:id w:val="723510865"/>
        <w:tag w:val="goog_rdk_427"/>
      </w:sdtPr>
      <w:sdtContent>
        <w:p w:rsidR="00000000" w:rsidDel="00000000" w:rsidP="00000000" w:rsidRDefault="00000000" w:rsidRPr="00000000" w14:paraId="00000053">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785645280"/>
              <w:tag w:val="goog_rdk_424"/>
            </w:sdtPr>
            <w:sdtContent>
              <w:ins w:author="Abinaya Saravanan" w:id="65" w:date="2026-09-23T05:08:12Z">
                <w:sdt>
                  <w:sdtPr>
                    <w:id w:val="-555988180"/>
                    <w:tag w:val="goog_rdk_425"/>
                  </w:sdtPr>
                  <w:sdtContent>
                    <w:del w:author="udhaya kumar" w:id="6" w:date="2026-09-24T06:40:29Z"/>
                  </w:sdtContent>
                </w:sdt>
              </w:ins>
              <w:sdt>
                <w:sdtPr>
                  <w:id w:val="1988312450"/>
                  <w:tag w:val="goog_rdk_426"/>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return response.text.strip()</w:delText>
                      </w:r>
                    </w:del>
                  </w:ins>
                </w:sdtContent>
              </w:sdt>
              <w:ins w:author="Abinaya Saravanan" w:id="65" w:date="2026-09-23T05:08:12Z">
                <w:del w:author="udhaya kumar" w:id="6" w:date="2026-09-24T06:40:29Z"/>
              </w:ins>
            </w:sdtContent>
          </w:sdt>
        </w:p>
      </w:sdtContent>
    </w:sdt>
    <w:sdt>
      <w:sdtPr>
        <w:id w:val="2005083997"/>
        <w:tag w:val="goog_rdk_431"/>
      </w:sdtPr>
      <w:sdtContent>
        <w:p w:rsidR="00000000" w:rsidDel="00000000" w:rsidP="00000000" w:rsidRDefault="00000000" w:rsidRPr="00000000" w14:paraId="00000054">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343872815"/>
              <w:tag w:val="goog_rdk_428"/>
            </w:sdtPr>
            <w:sdtContent>
              <w:ins w:author="Abinaya Saravanan" w:id="65" w:date="2026-09-23T05:08:12Z">
                <w:sdt>
                  <w:sdtPr>
                    <w:id w:val="-1873339931"/>
                    <w:tag w:val="goog_rdk_429"/>
                  </w:sdtPr>
                  <w:sdtContent>
                    <w:del w:author="udhaya kumar" w:id="6" w:date="2026-09-24T06:40:29Z"/>
                  </w:sdtContent>
                </w:sdt>
              </w:ins>
              <w:sdt>
                <w:sdtPr>
                  <w:id w:val="-1972315610"/>
                  <w:tag w:val="goog_rdk_430"/>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except Exception as e:</w:delText>
                      </w:r>
                    </w:del>
                  </w:ins>
                </w:sdtContent>
              </w:sdt>
              <w:ins w:author="Abinaya Saravanan" w:id="65" w:date="2026-09-23T05:08:12Z">
                <w:del w:author="udhaya kumar" w:id="6" w:date="2026-09-24T06:40:29Z"/>
              </w:ins>
            </w:sdtContent>
          </w:sdt>
        </w:p>
      </w:sdtContent>
    </w:sdt>
    <w:sdt>
      <w:sdtPr>
        <w:id w:val="2081858907"/>
        <w:tag w:val="goog_rdk_435"/>
      </w:sdtPr>
      <w:sdtContent>
        <w:p w:rsidR="00000000" w:rsidDel="00000000" w:rsidP="00000000" w:rsidRDefault="00000000" w:rsidRPr="00000000" w14:paraId="00000055">
          <w:pPr>
            <w:spacing w:after="280" w:before="280" w:line="240" w:lineRule="auto"/>
            <w:rPr>
              <w:ins w:author="Abinaya Saravanan" w:id="65" w:date="2026-09-23T05:08:12Z"/>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811123904"/>
              <w:tag w:val="goog_rdk_432"/>
            </w:sdtPr>
            <w:sdtContent>
              <w:ins w:author="Abinaya Saravanan" w:id="65" w:date="2026-09-23T05:08:12Z">
                <w:sdt>
                  <w:sdtPr>
                    <w:id w:val="283734008"/>
                    <w:tag w:val="goog_rdk_433"/>
                  </w:sdtPr>
                  <w:sdtContent>
                    <w:del w:author="udhaya kumar" w:id="6" w:date="2026-09-24T06:40:29Z"/>
                  </w:sdtContent>
                </w:sdt>
              </w:ins>
              <w:sdt>
                <w:sdtPr>
                  <w:id w:val="1816968243"/>
                  <w:tag w:val="goog_rdk_434"/>
                </w:sdtPr>
                <w:sdtContent>
                  <w:ins w:author="Abinaya Saravanan" w:id="65" w:date="2026-09-23T05:08:12Z">
                    <w:del w:author="udhaya kumar" w:id="6" w:date="2026-09-24T06:40:29Z">
                      <w:r w:rsidDel="00000000" w:rsidR="00000000" w:rsidRPr="00000000">
                        <w:rPr>
                          <w:rFonts w:ascii="Cambria" w:cs="Cambria" w:eastAsia="Cambria" w:hAnsi="Cambria"/>
                          <w:b w:val="1"/>
                          <w:bCs w:val="1"/>
                          <w:rtl w:val="0"/>
                          <w:rPrChange w:author="Abinaya Saravanan" w:id="66" w:date="2026-09-23T05:08:12Z">
                            <w:rPr>
                              <w:rFonts w:ascii="Cambria" w:cs="Cambria" w:eastAsia="Cambria" w:hAnsi="Cambria"/>
                              <w:b w:val="1"/>
                              <w:bCs w:val="1"/>
                              <w:color w:val="000000"/>
                            </w:rPr>
                          </w:rPrChange>
                        </w:rPr>
                        <w:delText xml:space="preserve">        return f"Error in Summary: {e}"</w:delText>
                      </w:r>
                    </w:del>
                  </w:ins>
                </w:sdtContent>
              </w:sdt>
              <w:ins w:author="Abinaya Saravanan" w:id="65" w:date="2026-09-23T05:08:12Z">
                <w:del w:author="udhaya kumar" w:id="6" w:date="2026-09-24T06:40:29Z"/>
              </w:ins>
            </w:sdtContent>
          </w:sdt>
        </w:p>
      </w:sdtContent>
    </w:sdt>
    <w:sdt>
      <w:sdtPr>
        <w:id w:val="1182731430"/>
        <w:tag w:val="goog_rdk_439"/>
      </w:sdtPr>
      <w:sdtContent>
        <w:p w:rsidR="00000000" w:rsidDel="00000000" w:rsidP="00000000" w:rsidRDefault="00000000" w:rsidRPr="00000000" w14:paraId="00000056">
          <w:pPr>
            <w:spacing w:after="280" w:before="280" w:line="240" w:lineRule="auto"/>
            <w:rPr>
              <w:del w:author="udhaya kumar" w:id="6" w:date="2026-09-24T06:40:29Z"/>
              <w:rFonts w:ascii="Cambria" w:cs="Cambria" w:eastAsia="Cambria" w:hAnsi="Cambria"/>
              <w:b w:val="1"/>
              <w:bCs w:val="1"/>
              <w:rPrChange w:author="Abinaya Saravanan" w:id="66" w:date="2026-09-23T05:08:12Z">
                <w:rPr>
                  <w:rFonts w:ascii="Cambria" w:cs="Cambria" w:eastAsia="Cambria" w:hAnsi="Cambria"/>
                  <w:b w:val="1"/>
                  <w:bCs w:val="1"/>
                  <w:color w:val="000000"/>
                </w:rPr>
              </w:rPrChange>
            </w:rPr>
          </w:pPr>
          <w:sdt>
            <w:sdtPr>
              <w:id w:val="1649294311"/>
              <w:tag w:val="goog_rdk_437"/>
            </w:sdtPr>
            <w:sdtContent>
              <w:del w:author="udhaya kumar" w:id="6" w:date="2026-09-24T06:40:29Z"/>
              <w:sdt>
                <w:sdtPr>
                  <w:id w:val="-30634542"/>
                  <w:tag w:val="goog_rdk_438"/>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869374034"/>
        <w:tag w:val="goog_rdk_441"/>
      </w:sdtPr>
      <w:sdtContent>
        <w:p w:rsidR="00000000" w:rsidDel="00000000" w:rsidP="00000000" w:rsidRDefault="00000000" w:rsidRPr="00000000" w14:paraId="00000057">
          <w:pPr>
            <w:spacing w:after="280" w:before="280" w:line="240" w:lineRule="auto"/>
            <w:rPr>
              <w:del w:author="udhaya kumar" w:id="6" w:date="2026-09-24T06:40:29Z"/>
              <w:rFonts w:ascii="Cambria" w:cs="Cambria" w:eastAsia="Cambria" w:hAnsi="Cambria"/>
              <w:b w:val="1"/>
              <w:bCs w:val="1"/>
              <w:color w:val="000000"/>
            </w:rPr>
          </w:pPr>
          <w:sdt>
            <w:sdtPr>
              <w:id w:val="551908979"/>
              <w:tag w:val="goog_rdk_440"/>
            </w:sdtPr>
            <w:sdtContent>
              <w:del w:author="udhaya kumar" w:id="6" w:date="2026-09-24T06:40:29Z">
                <w:r w:rsidDel="00000000" w:rsidR="00000000" w:rsidRPr="00000000">
                  <w:rPr>
                    <w:rtl w:val="0"/>
                  </w:rPr>
                </w:r>
              </w:del>
            </w:sdtContent>
          </w:sdt>
        </w:p>
      </w:sdtContent>
    </w:sdt>
    <w:sdt>
      <w:sdtPr>
        <w:id w:val="1603254450"/>
        <w:tag w:val="goog_rdk_443"/>
      </w:sdtPr>
      <w:sdtContent>
        <w:p w:rsidR="00000000" w:rsidDel="00000000" w:rsidP="00000000" w:rsidRDefault="00000000" w:rsidRPr="00000000" w14:paraId="00000058">
          <w:pPr>
            <w:spacing w:after="280" w:before="280" w:line="240" w:lineRule="auto"/>
            <w:rPr>
              <w:del w:author="udhaya kumar" w:id="6" w:date="2026-09-24T06:40:29Z"/>
              <w:rFonts w:ascii="Cambria" w:cs="Cambria" w:eastAsia="Cambria" w:hAnsi="Cambria"/>
              <w:b w:val="1"/>
              <w:bCs w:val="1"/>
              <w:color w:val="000000"/>
            </w:rPr>
          </w:pPr>
          <w:sdt>
            <w:sdtPr>
              <w:id w:val="1523220323"/>
              <w:tag w:val="goog_rdk_442"/>
            </w:sdtPr>
            <w:sdtContent>
              <w:del w:author="udhaya kumar" w:id="6" w:date="2026-09-24T06:40:29Z">
                <w:r w:rsidDel="00000000" w:rsidR="00000000" w:rsidRPr="00000000">
                  <w:rPr>
                    <w:rtl w:val="0"/>
                  </w:rPr>
                </w:r>
              </w:del>
            </w:sdtContent>
          </w:sdt>
        </w:p>
      </w:sdtContent>
    </w:sdt>
    <w:sdt>
      <w:sdtPr>
        <w:id w:val="1916181012"/>
        <w:tag w:val="goog_rdk_445"/>
      </w:sdtPr>
      <w:sdtContent>
        <w:p w:rsidR="00000000" w:rsidDel="00000000" w:rsidP="00000000" w:rsidRDefault="00000000" w:rsidRPr="00000000" w14:paraId="00000059">
          <w:pPr>
            <w:spacing w:after="280" w:before="280" w:line="240" w:lineRule="auto"/>
            <w:rPr>
              <w:del w:author="udhaya kumar" w:id="6" w:date="2026-09-24T06:40:29Z"/>
              <w:rFonts w:ascii="Cambria" w:cs="Cambria" w:eastAsia="Cambria" w:hAnsi="Cambria"/>
              <w:b w:val="1"/>
              <w:bCs w:val="1"/>
              <w:color w:val="000000"/>
            </w:rPr>
          </w:pPr>
          <w:sdt>
            <w:sdtPr>
              <w:id w:val="-1018912436"/>
              <w:tag w:val="goog_rdk_444"/>
            </w:sdtPr>
            <w:sdtContent>
              <w:del w:author="udhaya kumar" w:id="6" w:date="2026-09-24T06:40:29Z">
                <w:r w:rsidDel="00000000" w:rsidR="00000000" w:rsidRPr="00000000">
                  <w:rPr>
                    <w:rtl w:val="0"/>
                  </w:rPr>
                </w:r>
              </w:del>
            </w:sdtContent>
          </w:sdt>
        </w:p>
      </w:sdtContent>
    </w:sdt>
    <w:sdt>
      <w:sdtPr>
        <w:id w:val="1583365036"/>
        <w:tag w:val="goog_rdk_447"/>
      </w:sdtPr>
      <w:sdtContent>
        <w:p w:rsidR="00000000" w:rsidDel="00000000" w:rsidP="00000000" w:rsidRDefault="00000000" w:rsidRPr="00000000" w14:paraId="0000005A">
          <w:pPr>
            <w:spacing w:after="280" w:before="280" w:line="240" w:lineRule="auto"/>
            <w:rPr>
              <w:del w:author="udhaya kumar" w:id="6" w:date="2026-09-24T06:40:29Z"/>
              <w:rFonts w:ascii="Cambria" w:cs="Cambria" w:eastAsia="Cambria" w:hAnsi="Cambria"/>
              <w:b w:val="1"/>
              <w:bCs w:val="1"/>
              <w:color w:val="000000"/>
            </w:rPr>
          </w:pPr>
          <w:sdt>
            <w:sdtPr>
              <w:id w:val="-1838678648"/>
              <w:tag w:val="goog_rdk_446"/>
            </w:sdtPr>
            <w:sdtContent>
              <w:del w:author="udhaya kumar" w:id="6" w:date="2026-09-24T06:40:29Z">
                <w:r w:rsidDel="00000000" w:rsidR="00000000" w:rsidRPr="00000000">
                  <w:rPr>
                    <w:rtl w:val="0"/>
                  </w:rPr>
                </w:r>
              </w:del>
            </w:sdtContent>
          </w:sdt>
        </w:p>
      </w:sdtContent>
    </w:sdt>
    <w:sdt>
      <w:sdtPr>
        <w:id w:val="-467253857"/>
        <w:tag w:val="goog_rdk_449"/>
      </w:sdtPr>
      <w:sdtContent>
        <w:p w:rsidR="00000000" w:rsidDel="00000000" w:rsidP="00000000" w:rsidRDefault="00000000" w:rsidRPr="00000000" w14:paraId="0000005B">
          <w:pPr>
            <w:spacing w:after="280" w:before="280" w:line="240" w:lineRule="auto"/>
            <w:rPr>
              <w:del w:author="udhaya kumar" w:id="6" w:date="2026-09-24T06:40:29Z"/>
              <w:rFonts w:ascii="Cambria" w:cs="Cambria" w:eastAsia="Cambria" w:hAnsi="Cambria"/>
              <w:b w:val="1"/>
              <w:bCs w:val="1"/>
              <w:color w:val="000000"/>
            </w:rPr>
          </w:pPr>
          <w:sdt>
            <w:sdtPr>
              <w:id w:val="-561185494"/>
              <w:tag w:val="goog_rdk_448"/>
            </w:sdtPr>
            <w:sdtContent>
              <w:del w:author="udhaya kumar" w:id="6" w:date="2026-09-24T06:40:29Z">
                <w:r w:rsidDel="00000000" w:rsidR="00000000" w:rsidRPr="00000000">
                  <w:rPr>
                    <w:rtl w:val="0"/>
                  </w:rPr>
                </w:r>
              </w:del>
            </w:sdtContent>
          </w:sdt>
        </w:p>
      </w:sdtContent>
    </w:sdt>
    <w:sdt>
      <w:sdtPr>
        <w:id w:val="-1445750409"/>
        <w:tag w:val="goog_rdk_451"/>
      </w:sdtPr>
      <w:sdtContent>
        <w:p w:rsidR="00000000" w:rsidDel="00000000" w:rsidP="00000000" w:rsidRDefault="00000000" w:rsidRPr="00000000" w14:paraId="0000005C">
          <w:pPr>
            <w:spacing w:after="280" w:before="280" w:line="240" w:lineRule="auto"/>
            <w:rPr>
              <w:del w:author="udhaya kumar" w:id="6" w:date="2026-09-24T06:40:29Z"/>
              <w:rFonts w:ascii="Cambria" w:cs="Cambria" w:eastAsia="Cambria" w:hAnsi="Cambria"/>
              <w:b w:val="1"/>
              <w:bCs w:val="1"/>
              <w:color w:val="000000"/>
            </w:rPr>
          </w:pPr>
          <w:sdt>
            <w:sdtPr>
              <w:id w:val="-1673631330"/>
              <w:tag w:val="goog_rdk_450"/>
            </w:sdtPr>
            <w:sdtContent>
              <w:del w:author="udhaya kumar" w:id="6" w:date="2026-09-24T06:40:29Z">
                <w:r w:rsidDel="00000000" w:rsidR="00000000" w:rsidRPr="00000000">
                  <w:rPr>
                    <w:rFonts w:ascii="Cambria" w:cs="Cambria" w:eastAsia="Cambria" w:hAnsi="Cambria"/>
                    <w:b w:val="1"/>
                    <w:bCs w:val="1"/>
                    <w:color w:val="000000"/>
                    <w:rtl w:val="0"/>
                  </w:rPr>
                  <w:delText xml:space="preserve">ARCHIT</w:delText>
                </w:r>
                <w:r w:rsidDel="00000000" w:rsidR="00000000" w:rsidRPr="00000000">
                  <w:rPr>
                    <w:rFonts w:ascii="Cambria" w:cs="Cambria" w:eastAsia="Cambria" w:hAnsi="Cambria"/>
                    <w:b w:val="1"/>
                    <w:bCs w:val="1"/>
                    <w:color w:val="000000"/>
                    <w:rtl w:val="0"/>
                  </w:rPr>
                  <w:delText xml:space="preserve">ECTURAL DIAGRAM</w:delText>
                </w:r>
              </w:del>
            </w:sdtContent>
          </w:sdt>
        </w:p>
      </w:sdtContent>
    </w:sdt>
    <w:sdt>
      <w:sdtPr>
        <w:id w:val="-1423405132"/>
        <w:tag w:val="goog_rdk_453"/>
      </w:sdtPr>
      <w:sdtContent>
        <w:p w:rsidR="00000000" w:rsidDel="00000000" w:rsidP="00000000" w:rsidRDefault="00000000" w:rsidRPr="00000000" w14:paraId="0000005D">
          <w:pPr>
            <w:spacing w:after="280" w:before="280" w:line="240" w:lineRule="auto"/>
            <w:rPr>
              <w:del w:author="udhaya kumar" w:id="6" w:date="2026-09-24T06:40:29Z"/>
              <w:rFonts w:ascii="Cambria" w:cs="Cambria" w:eastAsia="Cambria" w:hAnsi="Cambria"/>
              <w:b w:val="1"/>
              <w:bCs w:val="1"/>
              <w:color w:val="000000"/>
            </w:rPr>
          </w:pPr>
          <w:sdt>
            <w:sdtPr>
              <w:id w:val="1197281640"/>
              <w:tag w:val="goog_rdk_452"/>
            </w:sdtPr>
            <w:sdtContent>
              <w:del w:author="udhaya kumar" w:id="6" w:date="2026-09-24T06:40:29Z">
                <w:r w:rsidDel="00000000" w:rsidR="00000000" w:rsidRPr="00000000">
                  <w:rPr>
                    <w:rFonts w:ascii="Cambria" w:cs="Cambria" w:eastAsia="Cambria" w:hAnsi="Cambria"/>
                    <w:b w:val="1"/>
                    <w:bCs w:val="1"/>
                    <w:color w:val="000000"/>
                    <w:sz w:val="36"/>
                    <w:szCs w:val="36"/>
                  </w:rPr>
                  <w:drawing>
                    <wp:inline distB="0" distT="0" distL="0" distR="0">
                      <wp:extent cx="4889500" cy="4000500"/>
                      <wp:effectExtent b="0" l="0" r="0" t="0"/>
                      <wp:docPr id="21269169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889500" cy="4000500"/>
                              </a:xfrm>
                              <a:prstGeom prst="rect"/>
                              <a:ln/>
                            </pic:spPr>
                          </pic:pic>
                        </a:graphicData>
                      </a:graphic>
                    </wp:inline>
                  </w:drawing>
                </w:r>
                <w:r w:rsidDel="00000000" w:rsidR="00000000" w:rsidRPr="00000000">
                  <w:rPr>
                    <w:rtl w:val="0"/>
                  </w:rPr>
                </w:r>
              </w:del>
            </w:sdtContent>
          </w:sdt>
        </w:p>
      </w:sdtContent>
    </w:sdt>
    <w:sdt>
      <w:sdtPr>
        <w:id w:val="2097020739"/>
        <w:tag w:val="goog_rdk_455"/>
      </w:sdtPr>
      <w:sdtContent>
        <w:p w:rsidR="00000000" w:rsidDel="00000000" w:rsidP="00000000" w:rsidRDefault="00000000" w:rsidRPr="00000000" w14:paraId="0000005E">
          <w:pPr>
            <w:spacing w:after="280" w:before="280" w:line="240" w:lineRule="auto"/>
            <w:rPr>
              <w:del w:author="udhaya kumar" w:id="6" w:date="2026-09-24T06:40:29Z"/>
              <w:rFonts w:ascii="Cambria" w:cs="Cambria" w:eastAsia="Cambria" w:hAnsi="Cambria"/>
              <w:color w:val="000000"/>
              <w:sz w:val="22"/>
              <w:szCs w:val="22"/>
            </w:rPr>
            <w:pPrChange w:author="Rossi Rossi" w:id="0" w:date="2026-09-22T06:56:59Z">
              <w:pPr>
                <w:spacing w:after="280" w:before="280" w:line="240" w:lineRule="auto"/>
                <w:jc w:val="both"/>
              </w:pPr>
            </w:pPrChange>
          </w:pPr>
          <w:sdt>
            <w:sdtPr>
              <w:id w:val="-984491394"/>
              <w:tag w:val="goog_rdk_454"/>
            </w:sdtPr>
            <w:sdtContent>
              <w:del w:author="udhaya kumar" w:id="6" w:date="2026-09-24T06:40:29Z">
                <w:r w:rsidDel="00000000" w:rsidR="00000000" w:rsidRPr="00000000">
                  <w:rPr>
                    <w:rtl w:val="0"/>
                  </w:rPr>
                </w:r>
              </w:del>
            </w:sdtContent>
          </w:sdt>
        </w:p>
      </w:sdtContent>
    </w:sdt>
    <w:sdt>
      <w:sdtPr>
        <w:id w:val="-826073645"/>
        <w:tag w:val="goog_rdk_457"/>
      </w:sdtPr>
      <w:sdtContent>
        <w:p w:rsidR="00000000" w:rsidDel="00000000" w:rsidP="00000000" w:rsidRDefault="00000000" w:rsidRPr="00000000" w14:paraId="0000005F">
          <w:pPr>
            <w:spacing w:after="280" w:before="280" w:line="240" w:lineRule="auto"/>
            <w:jc w:val="both"/>
            <w:rPr>
              <w:del w:author="udhaya kumar" w:id="6" w:date="2026-09-24T06:40:29Z"/>
              <w:rFonts w:ascii="Cambria" w:cs="Cambria" w:eastAsia="Cambria" w:hAnsi="Cambria"/>
              <w:b w:val="1"/>
              <w:bCs w:val="1"/>
              <w:color w:val="000000"/>
              <w:sz w:val="22"/>
              <w:szCs w:val="22"/>
            </w:rPr>
          </w:pPr>
          <w:sdt>
            <w:sdtPr>
              <w:id w:val="-1888051173"/>
              <w:tag w:val="goog_rdk_456"/>
            </w:sdtPr>
            <w:sdtContent>
              <w:del w:author="udhaya kumar" w:id="6" w:date="2026-09-24T06:40:29Z">
                <w:r w:rsidDel="00000000" w:rsidR="00000000" w:rsidRPr="00000000">
                  <w:rPr>
                    <w:rFonts w:ascii="Cambria" w:cs="Cambria" w:eastAsia="Cambria" w:hAnsi="Cambria"/>
                    <w:b w:val="1"/>
                    <w:bCs w:val="1"/>
                    <w:color w:val="000000"/>
                    <w:sz w:val="22"/>
                    <w:szCs w:val="22"/>
                    <w:rtl w:val="0"/>
                  </w:rPr>
                  <w:delText xml:space="preserve">Pre-requisites</w:delText>
                </w:r>
                <w:r w:rsidDel="00000000" w:rsidR="00000000" w:rsidRPr="00000000">
                  <w:rPr>
                    <w:rtl w:val="0"/>
                  </w:rPr>
                </w:r>
              </w:del>
            </w:sdtContent>
          </w:sdt>
        </w:p>
      </w:sdtContent>
    </w:sdt>
    <w:sdt>
      <w:sdtPr>
        <w:id w:val="-579517647"/>
        <w:tag w:val="goog_rdk_462"/>
      </w:sdtPr>
      <w:sdtContent>
        <w:p w:rsidR="00000000" w:rsidDel="00000000" w:rsidP="00000000" w:rsidRDefault="00000000" w:rsidRPr="00000000" w14:paraId="00000060">
          <w:pPr>
            <w:spacing w:after="280" w:before="280" w:line="240" w:lineRule="auto"/>
            <w:jc w:val="both"/>
            <w:rPr>
              <w:ins w:author="Rossi Rossi" w:id="69" w:date="2026-09-22T06:56:59Z"/>
              <w:del w:author="udhaya kumar" w:id="6" w:date="2026-09-24T06:40:29Z"/>
              <w:rPrChange w:author="Rossi Rossi" w:id="64" w:date="2026-09-22T06:56:59Z">
                <w:rPr>
                  <w:rFonts w:ascii="Cambria" w:cs="Cambria" w:eastAsia="Cambria" w:hAnsi="Cambria"/>
                  <w:b w:val="0"/>
                  <w:bCs w:val="0"/>
                  <w:color w:val="000000"/>
                  <w:sz w:val="22"/>
                  <w:szCs w:val="22"/>
                </w:rPr>
              </w:rPrChange>
            </w:rPr>
          </w:pPr>
          <w:sdt>
            <w:sdtPr>
              <w:id w:val="1996241353"/>
              <w:tag w:val="goog_rdk_458"/>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Python 3</w:delText>
                </w:r>
                <w:r w:rsidDel="00000000" w:rsidR="00000000" w:rsidRPr="00000000">
                  <w:rPr>
                    <w:rFonts w:ascii="Cambria" w:cs="Cambria" w:eastAsia="Cambria" w:hAnsi="Cambria"/>
                    <w:b w:val="0"/>
                    <w:bCs w:val="0"/>
                    <w:color w:val="000000"/>
                    <w:sz w:val="22"/>
                    <w:szCs w:val="22"/>
                    <w:rtl w:val="0"/>
                  </w:rPr>
                  <w:delText xml:space="preserve">.10+</w:delText>
                </w:r>
              </w:del>
            </w:sdtContent>
          </w:sdt>
          <w:sdt>
            <w:sdtPr>
              <w:id w:val="988101461"/>
              <w:tag w:val="goog_rdk_459"/>
            </w:sdtPr>
            <w:sdtContent>
              <w:ins w:author="Rossi Rossi" w:id="69" w:date="2026-09-22T06:56:59Z">
                <w:sdt>
                  <w:sdtPr>
                    <w:id w:val="-1608602944"/>
                    <w:tag w:val="goog_rdk_460"/>
                  </w:sdtPr>
                  <w:sdtContent>
                    <w:del w:author="udhaya kumar" w:id="6" w:date="2026-09-24T06:40:29Z"/>
                  </w:sdtContent>
                </w:sdt>
              </w:ins>
              <w:sdt>
                <w:sdtPr>
                  <w:id w:val="-407124629"/>
                  <w:tag w:val="goog_rdk_46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17867959"/>
        <w:tag w:val="goog_rdk_466"/>
      </w:sdtPr>
      <w:sdtContent>
        <w:p w:rsidR="00000000" w:rsidDel="00000000" w:rsidP="00000000" w:rsidRDefault="00000000" w:rsidRPr="00000000" w14:paraId="00000061">
          <w:pPr>
            <w:numPr>
              <w:ilvl w:val="1"/>
              <w:numId w:val="5"/>
            </w:numPr>
            <w:ind w:left="502" w:hanging="360"/>
            <w:rPr>
              <w:ins w:author="Rossi Rossi" w:id="69" w:date="2026-09-22T06:56:59Z"/>
              <w:del w:author="udhaya kumar" w:id="6" w:date="2026-09-24T06:40:29Z"/>
            </w:rPr>
          </w:pPr>
          <w:sdt>
            <w:sdtPr>
              <w:id w:val="613195707"/>
              <w:tag w:val="goog_rdk_463"/>
            </w:sdtPr>
            <w:sdtContent>
              <w:ins w:author="Rossi Rossi" w:id="69" w:date="2026-09-22T06:56:59Z">
                <w:sdt>
                  <w:sdtPr>
                    <w:id w:val="-719800518"/>
                    <w:tag w:val="goog_rdk_464"/>
                  </w:sdtPr>
                  <w:sdtContent>
                    <w:del w:author="udhaya kumar" w:id="6" w:date="2026-09-24T06:40:29Z"/>
                  </w:sdtContent>
                </w:sdt>
              </w:ins>
              <w:sdt>
                <w:sdtPr>
                  <w:id w:val="-1370760732"/>
                  <w:tag w:val="goog_rdk_46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69" w:date="2026-09-22T06:56:59Z">
                <w:del w:author="udhaya kumar" w:id="6" w:date="2026-09-24T06:40:29Z"/>
              </w:ins>
            </w:sdtContent>
          </w:sdt>
        </w:p>
      </w:sdtContent>
    </w:sdt>
    <w:sdt>
      <w:sdtPr>
        <w:id w:val="491555335"/>
        <w:tag w:val="goog_rdk_472"/>
      </w:sdtPr>
      <w:sdtContent>
        <w:p w:rsidR="00000000" w:rsidDel="00000000" w:rsidP="00000000" w:rsidRDefault="00000000" w:rsidRPr="00000000" w14:paraId="00000062">
          <w:pPr>
            <w:numPr>
              <w:ilvl w:val="1"/>
              <w:numId w:val="5"/>
            </w:numPr>
            <w:ind w:left="502" w:hanging="360"/>
            <w:rPr>
              <w:ins w:author="Abinaya Saravanan" w:id="70" w:date="2026-09-23T05:10:46Z"/>
              <w:del w:author="udhaya kumar" w:id="6" w:date="2026-09-24T06:40:29Z"/>
            </w:rPr>
          </w:pPr>
          <w:sdt>
            <w:sdtPr>
              <w:id w:val="982025195"/>
              <w:tag w:val="goog_rdk_469"/>
            </w:sdtPr>
            <w:sdtContent>
              <w:ins w:author="Abinaya Saravanan" w:id="70" w:date="2026-09-23T05:10:46Z">
                <w:sdt>
                  <w:sdtPr>
                    <w:id w:val="432138709"/>
                    <w:tag w:val="goog_rdk_470"/>
                  </w:sdtPr>
                  <w:sdtContent>
                    <w:del w:author="udhaya kumar" w:id="6" w:date="2026-09-24T06:40:29Z"/>
                  </w:sdtContent>
                </w:sdt>
              </w:ins>
              <w:sdt>
                <w:sdtPr>
                  <w:id w:val="1029861598"/>
                  <w:tag w:val="goog_rdk_471"/>
                </w:sdtPr>
                <w:sdtContent>
                  <w:ins w:author="Abinaya Saravanan" w:id="70" w:date="2026-09-23T05:10:46Z">
                    <w:del w:author="udhaya kumar" w:id="6" w:date="2026-09-24T06:40:29Z">
                      <w:r w:rsidDel="00000000" w:rsidR="00000000" w:rsidRPr="00000000">
                        <w:rPr>
                          <w:rtl w:val="0"/>
                          <w:rPrChange w:author="Abinaya Saravanan" w:id="71" w:date="2026-09-23T05:10:46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70" w:date="2026-09-23T05:10:46Z">
                <w:del w:author="udhaya kumar" w:id="6" w:date="2026-09-24T06:40:29Z"/>
              </w:ins>
            </w:sdtContent>
          </w:sdt>
        </w:p>
      </w:sdtContent>
    </w:sdt>
    <w:sdt>
      <w:sdtPr>
        <w:id w:val="-549813085"/>
        <w:tag w:val="goog_rdk_476"/>
      </w:sdtPr>
      <w:sdtContent>
        <w:p w:rsidR="00000000" w:rsidDel="00000000" w:rsidP="00000000" w:rsidRDefault="00000000" w:rsidRPr="00000000" w14:paraId="00000063">
          <w:pPr>
            <w:numPr>
              <w:ilvl w:val="1"/>
              <w:numId w:val="5"/>
            </w:numPr>
            <w:ind w:left="502" w:hanging="360"/>
            <w:rPr>
              <w:ins w:author="Abinaya Saravanan" w:id="70" w:date="2026-09-23T05:10:46Z"/>
              <w:del w:author="udhaya kumar" w:id="6" w:date="2026-09-24T06:40:29Z"/>
            </w:rPr>
          </w:pPr>
          <w:sdt>
            <w:sdtPr>
              <w:id w:val="1176477899"/>
              <w:tag w:val="goog_rdk_473"/>
            </w:sdtPr>
            <w:sdtContent>
              <w:ins w:author="Abinaya Saravanan" w:id="70" w:date="2026-09-23T05:10:46Z">
                <w:sdt>
                  <w:sdtPr>
                    <w:id w:val="1080862895"/>
                    <w:tag w:val="goog_rdk_474"/>
                  </w:sdtPr>
                  <w:sdtContent>
                    <w:del w:author="udhaya kumar" w:id="6" w:date="2026-09-24T06:40:29Z"/>
                  </w:sdtContent>
                </w:sdt>
              </w:ins>
              <w:sdt>
                <w:sdtPr>
                  <w:id w:val="-479252508"/>
                  <w:tag w:val="goog_rdk_475"/>
                </w:sdtPr>
                <w:sdtContent>
                  <w:ins w:author="Abinaya Saravanan" w:id="70" w:date="2026-09-23T05:10:46Z">
                    <w:del w:author="udhaya kumar" w:id="6" w:date="2026-09-24T06:40:29Z">
                      <w:r w:rsidDel="00000000" w:rsidR="00000000" w:rsidRPr="00000000">
                        <w:rPr>
                          <w:rtl w:val="0"/>
                        </w:rPr>
                      </w:r>
                    </w:del>
                  </w:ins>
                </w:sdtContent>
              </w:sdt>
              <w:ins w:author="Abinaya Saravanan" w:id="70" w:date="2026-09-23T05:10:46Z">
                <w:del w:author="udhaya kumar" w:id="6" w:date="2026-09-24T06:40:29Z"/>
              </w:ins>
            </w:sdtContent>
          </w:sdt>
        </w:p>
      </w:sdtContent>
    </w:sdt>
    <w:sdt>
      <w:sdtPr>
        <w:id w:val="1961131831"/>
        <w:tag w:val="goog_rdk_480"/>
      </w:sdtPr>
      <w:sdtContent>
        <w:p w:rsidR="00000000" w:rsidDel="00000000" w:rsidP="00000000" w:rsidRDefault="00000000" w:rsidRPr="00000000" w14:paraId="00000064">
          <w:pPr>
            <w:numPr>
              <w:ilvl w:val="1"/>
              <w:numId w:val="5"/>
            </w:numPr>
            <w:ind w:left="502" w:hanging="360"/>
            <w:rPr>
              <w:ins w:author="Abinaya Saravanan" w:id="70" w:date="2026-09-23T05:10:46Z"/>
              <w:del w:author="udhaya kumar" w:id="6" w:date="2026-09-24T06:40:29Z"/>
            </w:rPr>
          </w:pPr>
          <w:sdt>
            <w:sdtPr>
              <w:id w:val="324466660"/>
              <w:tag w:val="goog_rdk_477"/>
            </w:sdtPr>
            <w:sdtContent>
              <w:ins w:author="Abinaya Saravanan" w:id="70" w:date="2026-09-23T05:10:46Z">
                <w:sdt>
                  <w:sdtPr>
                    <w:id w:val="960553572"/>
                    <w:tag w:val="goog_rdk_478"/>
                  </w:sdtPr>
                  <w:sdtContent>
                    <w:del w:author="udhaya kumar" w:id="6" w:date="2026-09-24T06:40:29Z"/>
                  </w:sdtContent>
                </w:sdt>
              </w:ins>
              <w:sdt>
                <w:sdtPr>
                  <w:id w:val="1703643144"/>
                  <w:tag w:val="goog_rdk_479"/>
                </w:sdtPr>
                <w:sdtContent>
                  <w:ins w:author="Abinaya Saravanan" w:id="70" w:date="2026-09-23T05:10:46Z">
                    <w:del w:author="udhaya kumar" w:id="6" w:date="2026-09-24T06:40:29Z">
                      <w:r w:rsidDel="00000000" w:rsidR="00000000" w:rsidRPr="00000000">
                        <w:rPr>
                          <w:rtl w:val="0"/>
                          <w:rPrChange w:author="Abinaya Saravanan" w:id="71" w:date="2026-09-23T05:10:46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70" w:date="2026-09-23T05:10:46Z">
                <w:del w:author="udhaya kumar" w:id="6" w:date="2026-09-24T06:40:29Z"/>
              </w:ins>
            </w:sdtContent>
          </w:sdt>
        </w:p>
      </w:sdtContent>
    </w:sdt>
    <w:sdt>
      <w:sdtPr>
        <w:id w:val="767364582"/>
        <w:tag w:val="goog_rdk_484"/>
      </w:sdtPr>
      <w:sdtContent>
        <w:p w:rsidR="00000000" w:rsidDel="00000000" w:rsidP="00000000" w:rsidRDefault="00000000" w:rsidRPr="00000000" w14:paraId="00000065">
          <w:pPr>
            <w:numPr>
              <w:ilvl w:val="1"/>
              <w:numId w:val="5"/>
            </w:numPr>
            <w:ind w:left="502" w:hanging="360"/>
            <w:rPr>
              <w:ins w:author="Abinaya Saravanan" w:id="70" w:date="2026-09-23T05:10:46Z"/>
              <w:del w:author="udhaya kumar" w:id="6" w:date="2026-09-24T06:40:29Z"/>
            </w:rPr>
          </w:pPr>
          <w:sdt>
            <w:sdtPr>
              <w:id w:val="-1677534216"/>
              <w:tag w:val="goog_rdk_481"/>
            </w:sdtPr>
            <w:sdtContent>
              <w:ins w:author="Abinaya Saravanan" w:id="70" w:date="2026-09-23T05:10:46Z">
                <w:sdt>
                  <w:sdtPr>
                    <w:id w:val="1068266388"/>
                    <w:tag w:val="goog_rdk_482"/>
                  </w:sdtPr>
                  <w:sdtContent>
                    <w:del w:author="udhaya kumar" w:id="6" w:date="2026-09-24T06:40:29Z"/>
                  </w:sdtContent>
                </w:sdt>
              </w:ins>
              <w:sdt>
                <w:sdtPr>
                  <w:id w:val="-1519347916"/>
                  <w:tag w:val="goog_rdk_483"/>
                </w:sdtPr>
                <w:sdtContent>
                  <w:ins w:author="Abinaya Saravanan" w:id="70" w:date="2026-09-23T05:10:46Z">
                    <w:del w:author="udhaya kumar" w:id="6" w:date="2026-09-24T06:40:29Z">
                      <w:r w:rsidDel="00000000" w:rsidR="00000000" w:rsidRPr="00000000">
                        <w:rPr>
                          <w:rtl w:val="0"/>
                          <w:rPrChange w:author="Abinaya Saravanan" w:id="71" w:date="2026-09-23T05:10:46Z">
                            <w:rPr>
                              <w:rFonts w:ascii="Cambria" w:cs="Cambria" w:eastAsia="Cambria" w:hAnsi="Cambria"/>
                              <w:b w:val="0"/>
                              <w:bCs w:val="0"/>
                              <w:color w:val="000000"/>
                              <w:sz w:val="22"/>
                              <w:szCs w:val="22"/>
                            </w:rPr>
                          </w:rPrChange>
                        </w:rPr>
                        <w:delText xml:space="preserve">    try:</w:delText>
                      </w:r>
                    </w:del>
                  </w:ins>
                </w:sdtContent>
              </w:sdt>
              <w:ins w:author="Abinaya Saravanan" w:id="70" w:date="2026-09-23T05:10:46Z">
                <w:del w:author="udhaya kumar" w:id="6" w:date="2026-09-24T06:40:29Z"/>
              </w:ins>
            </w:sdtContent>
          </w:sdt>
        </w:p>
      </w:sdtContent>
    </w:sdt>
    <w:sdt>
      <w:sdtPr>
        <w:id w:val="2049746761"/>
        <w:tag w:val="goog_rdk_488"/>
      </w:sdtPr>
      <w:sdtContent>
        <w:p w:rsidR="00000000" w:rsidDel="00000000" w:rsidP="00000000" w:rsidRDefault="00000000" w:rsidRPr="00000000" w14:paraId="00000066">
          <w:pPr>
            <w:numPr>
              <w:ilvl w:val="1"/>
              <w:numId w:val="5"/>
            </w:numPr>
            <w:ind w:left="502" w:hanging="360"/>
            <w:rPr>
              <w:ins w:author="Abinaya Saravanan" w:id="70" w:date="2026-09-23T05:10:46Z"/>
              <w:del w:author="udhaya kumar" w:id="6" w:date="2026-09-24T06:40:29Z"/>
            </w:rPr>
          </w:pPr>
          <w:sdt>
            <w:sdtPr>
              <w:id w:val="1275670042"/>
              <w:tag w:val="goog_rdk_485"/>
            </w:sdtPr>
            <w:sdtContent>
              <w:ins w:author="Abinaya Saravanan" w:id="70" w:date="2026-09-23T05:10:46Z">
                <w:sdt>
                  <w:sdtPr>
                    <w:id w:val="1953673140"/>
                    <w:tag w:val="goog_rdk_486"/>
                  </w:sdtPr>
                  <w:sdtContent>
                    <w:del w:author="udhaya kumar" w:id="6" w:date="2026-09-24T06:40:29Z"/>
                  </w:sdtContent>
                </w:sdt>
              </w:ins>
              <w:sdt>
                <w:sdtPr>
                  <w:id w:val="1709090961"/>
                  <w:tag w:val="goog_rdk_487"/>
                </w:sdtPr>
                <w:sdtContent>
                  <w:ins w:author="Abinaya Saravanan" w:id="70" w:date="2026-09-23T05:10:46Z">
                    <w:del w:author="udhaya kumar" w:id="6" w:date="2026-09-24T06:40:29Z">
                      <w:r w:rsidDel="00000000" w:rsidR="00000000" w:rsidRPr="00000000">
                        <w:rPr>
                          <w:rtl w:val="0"/>
                          <w:rPrChange w:author="Abinaya Saravanan" w:id="71" w:date="2026-09-23T05:10:46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70" w:date="2026-09-23T05:10:46Z">
                <w:del w:author="udhaya kumar" w:id="6" w:date="2026-09-24T06:40:29Z"/>
              </w:ins>
            </w:sdtContent>
          </w:sdt>
        </w:p>
      </w:sdtContent>
    </w:sdt>
    <w:sdt>
      <w:sdtPr>
        <w:id w:val="876354550"/>
        <w:tag w:val="goog_rdk_492"/>
      </w:sdtPr>
      <w:sdtContent>
        <w:p w:rsidR="00000000" w:rsidDel="00000000" w:rsidP="00000000" w:rsidRDefault="00000000" w:rsidRPr="00000000" w14:paraId="00000067">
          <w:pPr>
            <w:numPr>
              <w:ilvl w:val="1"/>
              <w:numId w:val="5"/>
            </w:numPr>
            <w:ind w:left="502" w:hanging="360"/>
            <w:rPr>
              <w:ins w:author="Abinaya Saravanan" w:id="70" w:date="2026-09-23T05:10:46Z"/>
              <w:del w:author="udhaya kumar" w:id="6" w:date="2026-09-24T06:40:29Z"/>
            </w:rPr>
          </w:pPr>
          <w:sdt>
            <w:sdtPr>
              <w:id w:val="475425054"/>
              <w:tag w:val="goog_rdk_489"/>
            </w:sdtPr>
            <w:sdtContent>
              <w:ins w:author="Abinaya Saravanan" w:id="70" w:date="2026-09-23T05:10:46Z">
                <w:sdt>
                  <w:sdtPr>
                    <w:id w:val="1529097791"/>
                    <w:tag w:val="goog_rdk_490"/>
                  </w:sdtPr>
                  <w:sdtContent>
                    <w:del w:author="udhaya kumar" w:id="6" w:date="2026-09-24T06:40:29Z"/>
                  </w:sdtContent>
                </w:sdt>
              </w:ins>
              <w:sdt>
                <w:sdtPr>
                  <w:id w:val="-548162488"/>
                  <w:tag w:val="goog_rdk_491"/>
                </w:sdtPr>
                <w:sdtContent>
                  <w:ins w:author="Abinaya Saravanan" w:id="70" w:date="2026-09-23T05:10:46Z">
                    <w:del w:author="udhaya kumar" w:id="6" w:date="2026-09-24T06:40:29Z">
                      <w:r w:rsidDel="00000000" w:rsidR="00000000" w:rsidRPr="00000000">
                        <w:rPr>
                          <w:rtl w:val="0"/>
                          <w:rPrChange w:author="Abinaya Saravanan" w:id="71" w:date="2026-09-23T05:10:46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70" w:date="2026-09-23T05:10:46Z">
                <w:del w:author="udhaya kumar" w:id="6" w:date="2026-09-24T06:40:29Z"/>
              </w:ins>
            </w:sdtContent>
          </w:sdt>
        </w:p>
      </w:sdtContent>
    </w:sdt>
    <w:sdt>
      <w:sdtPr>
        <w:id w:val="-210151725"/>
        <w:tag w:val="goog_rdk_496"/>
      </w:sdtPr>
      <w:sdtContent>
        <w:p w:rsidR="00000000" w:rsidDel="00000000" w:rsidP="00000000" w:rsidRDefault="00000000" w:rsidRPr="00000000" w14:paraId="00000068">
          <w:pPr>
            <w:numPr>
              <w:ilvl w:val="1"/>
              <w:numId w:val="5"/>
            </w:numPr>
            <w:ind w:left="502" w:hanging="360"/>
            <w:rPr>
              <w:ins w:author="Abinaya Saravanan" w:id="70" w:date="2026-09-23T05:10:46Z"/>
              <w:del w:author="udhaya kumar" w:id="6" w:date="2026-09-24T06:40:29Z"/>
            </w:rPr>
          </w:pPr>
          <w:sdt>
            <w:sdtPr>
              <w:id w:val="167420615"/>
              <w:tag w:val="goog_rdk_493"/>
            </w:sdtPr>
            <w:sdtContent>
              <w:ins w:author="Abinaya Saravanan" w:id="70" w:date="2026-09-23T05:10:46Z">
                <w:sdt>
                  <w:sdtPr>
                    <w:id w:val="194583691"/>
                    <w:tag w:val="goog_rdk_494"/>
                  </w:sdtPr>
                  <w:sdtContent>
                    <w:del w:author="udhaya kumar" w:id="6" w:date="2026-09-24T06:40:29Z"/>
                  </w:sdtContent>
                </w:sdt>
              </w:ins>
              <w:sdt>
                <w:sdtPr>
                  <w:id w:val="1523250140"/>
                  <w:tag w:val="goog_rdk_495"/>
                </w:sdtPr>
                <w:sdtContent>
                  <w:ins w:author="Abinaya Saravanan" w:id="70" w:date="2026-09-23T05:10:46Z">
                    <w:del w:author="udhaya kumar" w:id="6" w:date="2026-09-24T06:40:29Z">
                      <w:r w:rsidDel="00000000" w:rsidR="00000000" w:rsidRPr="00000000">
                        <w:rPr>
                          <w:rtl w:val="0"/>
                          <w:rPrChange w:author="Abinaya Saravanan" w:id="71" w:date="2026-09-23T05:10:46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70" w:date="2026-09-23T05:10:46Z">
                <w:del w:author="udhaya kumar" w:id="6" w:date="2026-09-24T06:40:29Z"/>
              </w:ins>
            </w:sdtContent>
          </w:sdt>
        </w:p>
      </w:sdtContent>
    </w:sdt>
    <w:sdt>
      <w:sdtPr>
        <w:id w:val="-1346899148"/>
        <w:tag w:val="goog_rdk_500"/>
      </w:sdtPr>
      <w:sdtContent>
        <w:p w:rsidR="00000000" w:rsidDel="00000000" w:rsidP="00000000" w:rsidRDefault="00000000" w:rsidRPr="00000000" w14:paraId="00000069">
          <w:pPr>
            <w:numPr>
              <w:ilvl w:val="1"/>
              <w:numId w:val="5"/>
            </w:numPr>
            <w:ind w:left="502" w:hanging="360"/>
            <w:rPr>
              <w:ins w:author="Abinaya Saravanan" w:id="70" w:date="2026-09-23T05:10:46Z"/>
              <w:del w:author="udhaya kumar" w:id="6" w:date="2026-09-24T06:40:29Z"/>
            </w:rPr>
          </w:pPr>
          <w:sdt>
            <w:sdtPr>
              <w:id w:val="-2029997694"/>
              <w:tag w:val="goog_rdk_497"/>
            </w:sdtPr>
            <w:sdtContent>
              <w:ins w:author="Abinaya Saravanan" w:id="70" w:date="2026-09-23T05:10:46Z">
                <w:sdt>
                  <w:sdtPr>
                    <w:id w:val="-300280307"/>
                    <w:tag w:val="goog_rdk_498"/>
                  </w:sdtPr>
                  <w:sdtContent>
                    <w:del w:author="udhaya kumar" w:id="6" w:date="2026-09-24T06:40:29Z"/>
                  </w:sdtContent>
                </w:sdt>
              </w:ins>
              <w:sdt>
                <w:sdtPr>
                  <w:id w:val="395214814"/>
                  <w:tag w:val="goog_rdk_499"/>
                </w:sdtPr>
                <w:sdtContent>
                  <w:ins w:author="Abinaya Saravanan" w:id="70" w:date="2026-09-23T05:10:46Z">
                    <w:del w:author="udhaya kumar" w:id="6" w:date="2026-09-24T06:40:29Z">
                      <w:r w:rsidDel="00000000" w:rsidR="00000000" w:rsidRPr="00000000">
                        <w:rPr>
                          <w:rtl w:val="0"/>
                          <w:rPrChange w:author="Abinaya Saravanan" w:id="71" w:date="2026-09-23T05:10:46Z">
                            <w:rPr>
                              <w:rFonts w:ascii="Cambria" w:cs="Cambria" w:eastAsia="Cambria" w:hAnsi="Cambria"/>
                              <w:b w:val="0"/>
                              <w:bCs w:val="0"/>
                              <w:color w:val="000000"/>
                              <w:sz w:val="22"/>
                              <w:szCs w:val="22"/>
                            </w:rPr>
                          </w:rPrChange>
                        </w:rPr>
                        <w:delText xml:space="preserve">        return response.text.strip()</w:delText>
                      </w:r>
                    </w:del>
                  </w:ins>
                </w:sdtContent>
              </w:sdt>
              <w:ins w:author="Abinaya Saravanan" w:id="70" w:date="2026-09-23T05:10:46Z">
                <w:del w:author="udhaya kumar" w:id="6" w:date="2026-09-24T06:40:29Z"/>
              </w:ins>
            </w:sdtContent>
          </w:sdt>
        </w:p>
      </w:sdtContent>
    </w:sdt>
    <w:sdt>
      <w:sdtPr>
        <w:id w:val="-2040959114"/>
        <w:tag w:val="goog_rdk_504"/>
      </w:sdtPr>
      <w:sdtContent>
        <w:p w:rsidR="00000000" w:rsidDel="00000000" w:rsidP="00000000" w:rsidRDefault="00000000" w:rsidRPr="00000000" w14:paraId="0000006A">
          <w:pPr>
            <w:numPr>
              <w:ilvl w:val="1"/>
              <w:numId w:val="5"/>
            </w:numPr>
            <w:ind w:left="502" w:hanging="360"/>
            <w:rPr>
              <w:ins w:author="Abinaya Saravanan" w:id="70" w:date="2026-09-23T05:10:46Z"/>
              <w:del w:author="udhaya kumar" w:id="6" w:date="2026-09-24T06:40:29Z"/>
            </w:rPr>
          </w:pPr>
          <w:sdt>
            <w:sdtPr>
              <w:id w:val="1908006512"/>
              <w:tag w:val="goog_rdk_501"/>
            </w:sdtPr>
            <w:sdtContent>
              <w:ins w:author="Abinaya Saravanan" w:id="70" w:date="2026-09-23T05:10:46Z">
                <w:sdt>
                  <w:sdtPr>
                    <w:id w:val="-2098865826"/>
                    <w:tag w:val="goog_rdk_502"/>
                  </w:sdtPr>
                  <w:sdtContent>
                    <w:del w:author="udhaya kumar" w:id="6" w:date="2026-09-24T06:40:29Z"/>
                  </w:sdtContent>
                </w:sdt>
              </w:ins>
              <w:sdt>
                <w:sdtPr>
                  <w:id w:val="-1836048345"/>
                  <w:tag w:val="goog_rdk_503"/>
                </w:sdtPr>
                <w:sdtContent>
                  <w:ins w:author="Abinaya Saravanan" w:id="70" w:date="2026-09-23T05:10:46Z">
                    <w:del w:author="udhaya kumar" w:id="6" w:date="2026-09-24T06:40:29Z">
                      <w:r w:rsidDel="00000000" w:rsidR="00000000" w:rsidRPr="00000000">
                        <w:rPr>
                          <w:rtl w:val="0"/>
                          <w:rPrChange w:author="Abinaya Saravanan" w:id="71" w:date="2026-09-23T05:10:46Z">
                            <w:rPr>
                              <w:rFonts w:ascii="Cambria" w:cs="Cambria" w:eastAsia="Cambria" w:hAnsi="Cambria"/>
                              <w:b w:val="0"/>
                              <w:bCs w:val="0"/>
                              <w:color w:val="000000"/>
                              <w:sz w:val="22"/>
                              <w:szCs w:val="22"/>
                            </w:rPr>
                          </w:rPrChange>
                        </w:rPr>
                        <w:delText xml:space="preserve">    except Exception as e:</w:delText>
                      </w:r>
                    </w:del>
                  </w:ins>
                </w:sdtContent>
              </w:sdt>
              <w:ins w:author="Abinaya Saravanan" w:id="70" w:date="2026-09-23T05:10:46Z">
                <w:del w:author="udhaya kumar" w:id="6" w:date="2026-09-24T06:40:29Z"/>
              </w:ins>
            </w:sdtContent>
          </w:sdt>
        </w:p>
      </w:sdtContent>
    </w:sdt>
    <w:sdt>
      <w:sdtPr>
        <w:id w:val="1539248107"/>
        <w:tag w:val="goog_rdk_508"/>
      </w:sdtPr>
      <w:sdtContent>
        <w:p w:rsidR="00000000" w:rsidDel="00000000" w:rsidP="00000000" w:rsidRDefault="00000000" w:rsidRPr="00000000" w14:paraId="0000006B">
          <w:pPr>
            <w:numPr>
              <w:ilvl w:val="1"/>
              <w:numId w:val="5"/>
            </w:numPr>
            <w:ind w:left="502" w:hanging="360"/>
            <w:rPr>
              <w:ins w:author="Abinaya Saravanan" w:id="70" w:date="2026-09-23T05:10:46Z"/>
              <w:del w:author="udhaya kumar" w:id="6" w:date="2026-09-24T06:40:29Z"/>
            </w:rPr>
          </w:pPr>
          <w:sdt>
            <w:sdtPr>
              <w:id w:val="-1712533188"/>
              <w:tag w:val="goog_rdk_505"/>
            </w:sdtPr>
            <w:sdtContent>
              <w:ins w:author="Abinaya Saravanan" w:id="70" w:date="2026-09-23T05:10:46Z">
                <w:sdt>
                  <w:sdtPr>
                    <w:id w:val="338714363"/>
                    <w:tag w:val="goog_rdk_506"/>
                  </w:sdtPr>
                  <w:sdtContent>
                    <w:del w:author="udhaya kumar" w:id="6" w:date="2026-09-24T06:40:29Z"/>
                  </w:sdtContent>
                </w:sdt>
              </w:ins>
              <w:sdt>
                <w:sdtPr>
                  <w:id w:val="1333180382"/>
                  <w:tag w:val="goog_rdk_507"/>
                </w:sdtPr>
                <w:sdtContent>
                  <w:ins w:author="Abinaya Saravanan" w:id="70" w:date="2026-09-23T05:10:46Z">
                    <w:del w:author="udhaya kumar" w:id="6" w:date="2026-09-24T06:40:29Z">
                      <w:r w:rsidDel="00000000" w:rsidR="00000000" w:rsidRPr="00000000">
                        <w:rPr>
                          <w:rtl w:val="0"/>
                          <w:rPrChange w:author="Abinaya Saravanan" w:id="71" w:date="2026-09-23T05:10:46Z">
                            <w:rPr>
                              <w:rFonts w:ascii="Cambria" w:cs="Cambria" w:eastAsia="Cambria" w:hAnsi="Cambria"/>
                              <w:b w:val="0"/>
                              <w:bCs w:val="0"/>
                              <w:color w:val="000000"/>
                              <w:sz w:val="22"/>
                              <w:szCs w:val="22"/>
                            </w:rPr>
                          </w:rPrChange>
                        </w:rPr>
                        <w:delText xml:space="preserve">        return f"Error in Summary: {e}"</w:delText>
                      </w:r>
                    </w:del>
                  </w:ins>
                </w:sdtContent>
              </w:sdt>
              <w:ins w:author="Abinaya Saravanan" w:id="70" w:date="2026-09-23T05:10:46Z">
                <w:del w:author="udhaya kumar" w:id="6" w:date="2026-09-24T06:40:29Z"/>
              </w:ins>
            </w:sdtContent>
          </w:sdt>
        </w:p>
      </w:sdtContent>
    </w:sdt>
    <w:sdt>
      <w:sdtPr>
        <w:id w:val="1575265778"/>
        <w:tag w:val="goog_rdk_514"/>
      </w:sdtPr>
      <w:sdtContent>
        <w:p w:rsidR="00000000" w:rsidDel="00000000" w:rsidP="00000000" w:rsidRDefault="00000000" w:rsidRPr="00000000" w14:paraId="0000006C">
          <w:pPr>
            <w:numPr>
              <w:ilvl w:val="1"/>
              <w:numId w:val="5"/>
            </w:numPr>
            <w:ind w:left="502" w:hanging="360"/>
            <w:rPr>
              <w:ins w:author="Rossi Rossi" w:id="69" w:date="2026-09-22T06:56:59Z"/>
              <w:del w:author="udhaya kumar" w:id="6" w:date="2026-09-24T06:40:29Z"/>
            </w:rPr>
            <w:pPrChange w:author="Abinaya Saravanan" w:id="0" w:date="2026-09-23T05:10:46Z">
              <w:pPr>
                <w:numPr>
                  <w:ilvl w:val="1"/>
                  <w:numId w:val="5"/>
                </w:numPr>
                <w:ind w:left="502" w:hanging="360"/>
              </w:pPr>
            </w:pPrChange>
          </w:pPr>
          <w:sdt>
            <w:sdtPr>
              <w:id w:val="-741212491"/>
              <w:tag w:val="goog_rdk_511"/>
            </w:sdtPr>
            <w:sdtContent>
              <w:ins w:author="Rossi Rossi" w:id="69" w:date="2026-09-22T06:56:59Z">
                <w:sdt>
                  <w:sdtPr>
                    <w:id w:val="-702764893"/>
                    <w:tag w:val="goog_rdk_512"/>
                  </w:sdtPr>
                  <w:sdtContent>
                    <w:del w:author="udhaya kumar" w:id="6" w:date="2026-09-24T06:40:29Z"/>
                  </w:sdtContent>
                </w:sdt>
              </w:ins>
              <w:sdt>
                <w:sdtPr>
                  <w:id w:val="217154940"/>
                  <w:tag w:val="goog_rdk_51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924889919"/>
        <w:tag w:val="goog_rdk_518"/>
      </w:sdtPr>
      <w:sdtContent>
        <w:p w:rsidR="00000000" w:rsidDel="00000000" w:rsidP="00000000" w:rsidRDefault="00000000" w:rsidRPr="00000000" w14:paraId="0000006D">
          <w:pPr>
            <w:numPr>
              <w:ilvl w:val="1"/>
              <w:numId w:val="5"/>
            </w:numPr>
            <w:ind w:left="502" w:hanging="360"/>
            <w:rPr>
              <w:ins w:author="Rossi Rossi" w:id="69" w:date="2026-09-22T06:56:59Z"/>
              <w:del w:author="udhaya kumar" w:id="6" w:date="2026-09-24T06:40:29Z"/>
            </w:rPr>
          </w:pPr>
          <w:sdt>
            <w:sdtPr>
              <w:id w:val="-1779012192"/>
              <w:tag w:val="goog_rdk_515"/>
            </w:sdtPr>
            <w:sdtContent>
              <w:ins w:author="Rossi Rossi" w:id="69" w:date="2026-09-22T06:56:59Z">
                <w:sdt>
                  <w:sdtPr>
                    <w:id w:val="234631569"/>
                    <w:tag w:val="goog_rdk_516"/>
                  </w:sdtPr>
                  <w:sdtContent>
                    <w:del w:author="udhaya kumar" w:id="6" w:date="2026-09-24T06:40:29Z"/>
                  </w:sdtContent>
                </w:sdt>
              </w:ins>
              <w:sdt>
                <w:sdtPr>
                  <w:id w:val="-853511160"/>
                  <w:tag w:val="goog_rdk_51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69" w:date="2026-09-22T06:56:59Z">
                <w:del w:author="udhaya kumar" w:id="6" w:date="2026-09-24T06:40:29Z"/>
              </w:ins>
            </w:sdtContent>
          </w:sdt>
        </w:p>
      </w:sdtContent>
    </w:sdt>
    <w:sdt>
      <w:sdtPr>
        <w:id w:val="88568230"/>
        <w:tag w:val="goog_rdk_522"/>
      </w:sdtPr>
      <w:sdtContent>
        <w:p w:rsidR="00000000" w:rsidDel="00000000" w:rsidP="00000000" w:rsidRDefault="00000000" w:rsidRPr="00000000" w14:paraId="0000006E">
          <w:pPr>
            <w:numPr>
              <w:ilvl w:val="1"/>
              <w:numId w:val="5"/>
            </w:numPr>
            <w:ind w:left="502" w:hanging="360"/>
            <w:rPr>
              <w:ins w:author="Rossi Rossi" w:id="69" w:date="2026-09-22T06:56:59Z"/>
              <w:del w:author="udhaya kumar" w:id="6" w:date="2026-09-24T06:40:29Z"/>
            </w:rPr>
          </w:pPr>
          <w:sdt>
            <w:sdtPr>
              <w:id w:val="421498963"/>
              <w:tag w:val="goog_rdk_519"/>
            </w:sdtPr>
            <w:sdtContent>
              <w:ins w:author="Rossi Rossi" w:id="69" w:date="2026-09-22T06:56:59Z">
                <w:sdt>
                  <w:sdtPr>
                    <w:id w:val="-58741980"/>
                    <w:tag w:val="goog_rdk_520"/>
                  </w:sdtPr>
                  <w:sdtContent>
                    <w:del w:author="udhaya kumar" w:id="6" w:date="2026-09-24T06:40:29Z"/>
                  </w:sdtContent>
                </w:sdt>
              </w:ins>
              <w:sdt>
                <w:sdtPr>
                  <w:id w:val="-977803191"/>
                  <w:tag w:val="goog_rdk_52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89936258"/>
        <w:tag w:val="goog_rdk_526"/>
      </w:sdtPr>
      <w:sdtContent>
        <w:p w:rsidR="00000000" w:rsidDel="00000000" w:rsidP="00000000" w:rsidRDefault="00000000" w:rsidRPr="00000000" w14:paraId="0000006F">
          <w:pPr>
            <w:numPr>
              <w:ilvl w:val="1"/>
              <w:numId w:val="5"/>
            </w:numPr>
            <w:ind w:left="502" w:hanging="360"/>
            <w:rPr>
              <w:ins w:author="Rossi Rossi" w:id="69" w:date="2026-09-22T06:56:59Z"/>
              <w:del w:author="udhaya kumar" w:id="6" w:date="2026-09-24T06:40:29Z"/>
            </w:rPr>
          </w:pPr>
          <w:sdt>
            <w:sdtPr>
              <w:id w:val="1642013501"/>
              <w:tag w:val="goog_rdk_523"/>
            </w:sdtPr>
            <w:sdtContent>
              <w:ins w:author="Rossi Rossi" w:id="69" w:date="2026-09-22T06:56:59Z">
                <w:sdt>
                  <w:sdtPr>
                    <w:id w:val="458797058"/>
                    <w:tag w:val="goog_rdk_524"/>
                  </w:sdtPr>
                  <w:sdtContent>
                    <w:del w:author="udhaya kumar" w:id="6" w:date="2026-09-24T06:40:29Z"/>
                  </w:sdtContent>
                </w:sdt>
              </w:ins>
              <w:sdt>
                <w:sdtPr>
                  <w:id w:val="-656258619"/>
                  <w:tag w:val="goog_rdk_52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69" w:date="2026-09-22T06:56:59Z">
                <w:del w:author="udhaya kumar" w:id="6" w:date="2026-09-24T06:40:29Z"/>
              </w:ins>
            </w:sdtContent>
          </w:sdt>
        </w:p>
      </w:sdtContent>
    </w:sdt>
    <w:sdt>
      <w:sdtPr>
        <w:id w:val="-1434335943"/>
        <w:tag w:val="goog_rdk_530"/>
      </w:sdtPr>
      <w:sdtContent>
        <w:p w:rsidR="00000000" w:rsidDel="00000000" w:rsidP="00000000" w:rsidRDefault="00000000" w:rsidRPr="00000000" w14:paraId="00000070">
          <w:pPr>
            <w:numPr>
              <w:ilvl w:val="1"/>
              <w:numId w:val="5"/>
            </w:numPr>
            <w:ind w:left="502" w:hanging="360"/>
            <w:rPr>
              <w:ins w:author="Rossi Rossi" w:id="69" w:date="2026-09-22T06:56:59Z"/>
              <w:del w:author="udhaya kumar" w:id="6" w:date="2026-09-24T06:40:29Z"/>
            </w:rPr>
          </w:pPr>
          <w:sdt>
            <w:sdtPr>
              <w:id w:val="-690770969"/>
              <w:tag w:val="goog_rdk_527"/>
            </w:sdtPr>
            <w:sdtContent>
              <w:ins w:author="Rossi Rossi" w:id="69" w:date="2026-09-22T06:56:59Z">
                <w:sdt>
                  <w:sdtPr>
                    <w:id w:val="-1636881732"/>
                    <w:tag w:val="goog_rdk_528"/>
                  </w:sdtPr>
                  <w:sdtContent>
                    <w:del w:author="udhaya kumar" w:id="6" w:date="2026-09-24T06:40:29Z"/>
                  </w:sdtContent>
                </w:sdt>
              </w:ins>
              <w:sdt>
                <w:sdtPr>
                  <w:id w:val="-1661277504"/>
                  <w:tag w:val="goog_rdk_52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69" w:date="2026-09-22T06:56:59Z">
                <w:del w:author="udhaya kumar" w:id="6" w:date="2026-09-24T06:40:29Z"/>
              </w:ins>
            </w:sdtContent>
          </w:sdt>
        </w:p>
      </w:sdtContent>
    </w:sdt>
    <w:sdt>
      <w:sdtPr>
        <w:id w:val="267430061"/>
        <w:tag w:val="goog_rdk_534"/>
      </w:sdtPr>
      <w:sdtContent>
        <w:p w:rsidR="00000000" w:rsidDel="00000000" w:rsidP="00000000" w:rsidRDefault="00000000" w:rsidRPr="00000000" w14:paraId="00000071">
          <w:pPr>
            <w:numPr>
              <w:ilvl w:val="1"/>
              <w:numId w:val="5"/>
            </w:numPr>
            <w:ind w:left="502" w:hanging="360"/>
            <w:rPr>
              <w:ins w:author="Rossi Rossi" w:id="69" w:date="2026-09-22T06:56:59Z"/>
              <w:del w:author="udhaya kumar" w:id="6" w:date="2026-09-24T06:40:29Z"/>
            </w:rPr>
          </w:pPr>
          <w:sdt>
            <w:sdtPr>
              <w:id w:val="-1402898159"/>
              <w:tag w:val="goog_rdk_531"/>
            </w:sdtPr>
            <w:sdtContent>
              <w:ins w:author="Rossi Rossi" w:id="69" w:date="2026-09-22T06:56:59Z">
                <w:sdt>
                  <w:sdtPr>
                    <w:id w:val="-247962019"/>
                    <w:tag w:val="goog_rdk_532"/>
                  </w:sdtPr>
                  <w:sdtContent>
                    <w:del w:author="udhaya kumar" w:id="6" w:date="2026-09-24T06:40:29Z"/>
                  </w:sdtContent>
                </w:sdt>
              </w:ins>
              <w:sdt>
                <w:sdtPr>
                  <w:id w:val="-1802736882"/>
                  <w:tag w:val="goog_rdk_53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113847297"/>
        <w:tag w:val="goog_rdk_538"/>
      </w:sdtPr>
      <w:sdtContent>
        <w:p w:rsidR="00000000" w:rsidDel="00000000" w:rsidP="00000000" w:rsidRDefault="00000000" w:rsidRPr="00000000" w14:paraId="00000072">
          <w:pPr>
            <w:numPr>
              <w:ilvl w:val="1"/>
              <w:numId w:val="5"/>
            </w:numPr>
            <w:ind w:left="502" w:hanging="360"/>
            <w:rPr>
              <w:ins w:author="Rossi Rossi" w:id="69" w:date="2026-09-22T06:56:59Z"/>
              <w:del w:author="udhaya kumar" w:id="6" w:date="2026-09-24T06:40:29Z"/>
            </w:rPr>
          </w:pPr>
          <w:sdt>
            <w:sdtPr>
              <w:id w:val="1022702290"/>
              <w:tag w:val="goog_rdk_535"/>
            </w:sdtPr>
            <w:sdtContent>
              <w:ins w:author="Rossi Rossi" w:id="69" w:date="2026-09-22T06:56:59Z">
                <w:sdt>
                  <w:sdtPr>
                    <w:id w:val="1882301002"/>
                    <w:tag w:val="goog_rdk_536"/>
                  </w:sdtPr>
                  <w:sdtContent>
                    <w:del w:author="udhaya kumar" w:id="6" w:date="2026-09-24T06:40:29Z"/>
                  </w:sdtContent>
                </w:sdt>
              </w:ins>
              <w:sdt>
                <w:sdtPr>
                  <w:id w:val="196580192"/>
                  <w:tag w:val="goog_rdk_53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Python</w:delText>
                      </w:r>
                    </w:del>
                  </w:ins>
                </w:sdtContent>
              </w:sdt>
              <w:ins w:author="Rossi Rossi" w:id="69" w:date="2026-09-22T06:56:59Z">
                <w:del w:author="udhaya kumar" w:id="6" w:date="2026-09-24T06:40:29Z"/>
              </w:ins>
            </w:sdtContent>
          </w:sdt>
        </w:p>
      </w:sdtContent>
    </w:sdt>
    <w:sdt>
      <w:sdtPr>
        <w:id w:val="-22131493"/>
        <w:tag w:val="goog_rdk_542"/>
      </w:sdtPr>
      <w:sdtContent>
        <w:p w:rsidR="00000000" w:rsidDel="00000000" w:rsidP="00000000" w:rsidRDefault="00000000" w:rsidRPr="00000000" w14:paraId="00000073">
          <w:pPr>
            <w:numPr>
              <w:ilvl w:val="1"/>
              <w:numId w:val="5"/>
            </w:numPr>
            <w:ind w:left="502" w:hanging="360"/>
            <w:rPr>
              <w:ins w:author="Rossi Rossi" w:id="69" w:date="2026-09-22T06:56:59Z"/>
              <w:del w:author="udhaya kumar" w:id="6" w:date="2026-09-24T06:40:29Z"/>
            </w:rPr>
          </w:pPr>
          <w:sdt>
            <w:sdtPr>
              <w:id w:val="1819241341"/>
              <w:tag w:val="goog_rdk_539"/>
            </w:sdtPr>
            <w:sdtContent>
              <w:ins w:author="Rossi Rossi" w:id="69" w:date="2026-09-22T06:56:59Z">
                <w:sdt>
                  <w:sdtPr>
                    <w:id w:val="-1474729760"/>
                    <w:tag w:val="goog_rdk_540"/>
                  </w:sdtPr>
                  <w:sdtContent>
                    <w:del w:author="udhaya kumar" w:id="6" w:date="2026-09-24T06:40:29Z"/>
                  </w:sdtContent>
                </w:sdt>
              </w:ins>
              <w:sdt>
                <w:sdtPr>
                  <w:id w:val="1554829364"/>
                  <w:tag w:val="goog_rdk_54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877613273"/>
        <w:tag w:val="goog_rdk_546"/>
      </w:sdtPr>
      <w:sdtContent>
        <w:p w:rsidR="00000000" w:rsidDel="00000000" w:rsidP="00000000" w:rsidRDefault="00000000" w:rsidRPr="00000000" w14:paraId="00000074">
          <w:pPr>
            <w:numPr>
              <w:ilvl w:val="1"/>
              <w:numId w:val="5"/>
            </w:numPr>
            <w:ind w:left="502" w:hanging="360"/>
            <w:rPr>
              <w:ins w:author="Rossi Rossi" w:id="69" w:date="2026-09-22T06:56:59Z"/>
              <w:del w:author="udhaya kumar" w:id="6" w:date="2026-09-24T06:40:29Z"/>
            </w:rPr>
          </w:pPr>
          <w:sdt>
            <w:sdtPr>
              <w:id w:val="452777910"/>
              <w:tag w:val="goog_rdk_543"/>
            </w:sdtPr>
            <w:sdtContent>
              <w:ins w:author="Rossi Rossi" w:id="69" w:date="2026-09-22T06:56:59Z">
                <w:sdt>
                  <w:sdtPr>
                    <w:id w:val="-10404909"/>
                    <w:tag w:val="goog_rdk_544"/>
                  </w:sdtPr>
                  <w:sdtContent>
                    <w:del w:author="udhaya kumar" w:id="6" w:date="2026-09-24T06:40:29Z"/>
                  </w:sdtContent>
                </w:sdt>
              </w:ins>
              <w:sdt>
                <w:sdtPr>
                  <w:id w:val="-1869955656"/>
                  <w:tag w:val="goog_rdk_54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from google import genai</w:delText>
                      </w:r>
                    </w:del>
                  </w:ins>
                </w:sdtContent>
              </w:sdt>
              <w:ins w:author="Rossi Rossi" w:id="69" w:date="2026-09-22T06:56:59Z">
                <w:del w:author="udhaya kumar" w:id="6" w:date="2026-09-24T06:40:29Z"/>
              </w:ins>
            </w:sdtContent>
          </w:sdt>
        </w:p>
      </w:sdtContent>
    </w:sdt>
    <w:sdt>
      <w:sdtPr>
        <w:id w:val="-1001812564"/>
        <w:tag w:val="goog_rdk_550"/>
      </w:sdtPr>
      <w:sdtContent>
        <w:p w:rsidR="00000000" w:rsidDel="00000000" w:rsidP="00000000" w:rsidRDefault="00000000" w:rsidRPr="00000000" w14:paraId="00000075">
          <w:pPr>
            <w:numPr>
              <w:ilvl w:val="1"/>
              <w:numId w:val="5"/>
            </w:numPr>
            <w:ind w:left="502" w:hanging="360"/>
            <w:rPr>
              <w:ins w:author="Rossi Rossi" w:id="69" w:date="2026-09-22T06:56:59Z"/>
              <w:del w:author="udhaya kumar" w:id="6" w:date="2026-09-24T06:40:29Z"/>
            </w:rPr>
          </w:pPr>
          <w:sdt>
            <w:sdtPr>
              <w:id w:val="336535506"/>
              <w:tag w:val="goog_rdk_547"/>
            </w:sdtPr>
            <w:sdtContent>
              <w:ins w:author="Rossi Rossi" w:id="69" w:date="2026-09-22T06:56:59Z">
                <w:sdt>
                  <w:sdtPr>
                    <w:id w:val="-421830116"/>
                    <w:tag w:val="goog_rdk_548"/>
                  </w:sdtPr>
                  <w:sdtContent>
                    <w:del w:author="udhaya kumar" w:id="6" w:date="2026-09-24T06:40:29Z"/>
                  </w:sdtContent>
                </w:sdt>
              </w:ins>
              <w:sdt>
                <w:sdtPr>
                  <w:id w:val="-383227021"/>
                  <w:tag w:val="goog_rdk_54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73715565"/>
        <w:tag w:val="goog_rdk_554"/>
      </w:sdtPr>
      <w:sdtContent>
        <w:p w:rsidR="00000000" w:rsidDel="00000000" w:rsidP="00000000" w:rsidRDefault="00000000" w:rsidRPr="00000000" w14:paraId="00000076">
          <w:pPr>
            <w:numPr>
              <w:ilvl w:val="1"/>
              <w:numId w:val="5"/>
            </w:numPr>
            <w:ind w:left="502" w:hanging="360"/>
            <w:rPr>
              <w:ins w:author="Rossi Rossi" w:id="69" w:date="2026-09-22T06:56:59Z"/>
              <w:del w:author="udhaya kumar" w:id="6" w:date="2026-09-24T06:40:29Z"/>
            </w:rPr>
          </w:pPr>
          <w:sdt>
            <w:sdtPr>
              <w:id w:val="396784079"/>
              <w:tag w:val="goog_rdk_551"/>
            </w:sdtPr>
            <w:sdtContent>
              <w:ins w:author="Rossi Rossi" w:id="69" w:date="2026-09-22T06:56:59Z">
                <w:sdt>
                  <w:sdtPr>
                    <w:id w:val="-719396841"/>
                    <w:tag w:val="goog_rdk_552"/>
                  </w:sdtPr>
                  <w:sdtContent>
                    <w:del w:author="udhaya kumar" w:id="6" w:date="2026-09-24T06:40:29Z"/>
                  </w:sdtContent>
                </w:sdt>
              </w:ins>
              <w:sdt>
                <w:sdtPr>
                  <w:id w:val="1163020206"/>
                  <w:tag w:val="goog_rdk_55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client = genai.Client(api_key="YOUR_API_KEY")</w:delText>
                      </w:r>
                    </w:del>
                  </w:ins>
                </w:sdtContent>
              </w:sdt>
              <w:ins w:author="Rossi Rossi" w:id="69" w:date="2026-09-22T06:56:59Z">
                <w:del w:author="udhaya kumar" w:id="6" w:date="2026-09-24T06:40:29Z"/>
              </w:ins>
            </w:sdtContent>
          </w:sdt>
        </w:p>
      </w:sdtContent>
    </w:sdt>
    <w:sdt>
      <w:sdtPr>
        <w:id w:val="-713465052"/>
        <w:tag w:val="goog_rdk_558"/>
      </w:sdtPr>
      <w:sdtContent>
        <w:p w:rsidR="00000000" w:rsidDel="00000000" w:rsidP="00000000" w:rsidRDefault="00000000" w:rsidRPr="00000000" w14:paraId="00000077">
          <w:pPr>
            <w:numPr>
              <w:ilvl w:val="1"/>
              <w:numId w:val="5"/>
            </w:numPr>
            <w:ind w:left="502" w:hanging="360"/>
            <w:rPr>
              <w:ins w:author="Rossi Rossi" w:id="69" w:date="2026-09-22T06:56:59Z"/>
              <w:del w:author="udhaya kumar" w:id="6" w:date="2026-09-24T06:40:29Z"/>
            </w:rPr>
          </w:pPr>
          <w:sdt>
            <w:sdtPr>
              <w:id w:val="149176886"/>
              <w:tag w:val="goog_rdk_555"/>
            </w:sdtPr>
            <w:sdtContent>
              <w:ins w:author="Rossi Rossi" w:id="69" w:date="2026-09-22T06:56:59Z">
                <w:sdt>
                  <w:sdtPr>
                    <w:id w:val="-1061295528"/>
                    <w:tag w:val="goog_rdk_556"/>
                  </w:sdtPr>
                  <w:sdtContent>
                    <w:del w:author="udhaya kumar" w:id="6" w:date="2026-09-24T06:40:29Z"/>
                  </w:sdtContent>
                </w:sdt>
              </w:ins>
              <w:sdt>
                <w:sdtPr>
                  <w:id w:val="-636691129"/>
                  <w:tag w:val="goog_rdk_55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56617883"/>
        <w:tag w:val="goog_rdk_562"/>
      </w:sdtPr>
      <w:sdtContent>
        <w:p w:rsidR="00000000" w:rsidDel="00000000" w:rsidP="00000000" w:rsidRDefault="00000000" w:rsidRPr="00000000" w14:paraId="00000078">
          <w:pPr>
            <w:numPr>
              <w:ilvl w:val="1"/>
              <w:numId w:val="5"/>
            </w:numPr>
            <w:ind w:left="502" w:hanging="360"/>
            <w:rPr>
              <w:ins w:author="Rossi Rossi" w:id="69" w:date="2026-09-22T06:56:59Z"/>
              <w:del w:author="udhaya kumar" w:id="6" w:date="2026-09-24T06:40:29Z"/>
            </w:rPr>
          </w:pPr>
          <w:sdt>
            <w:sdtPr>
              <w:id w:val="-751573623"/>
              <w:tag w:val="goog_rdk_559"/>
            </w:sdtPr>
            <w:sdtContent>
              <w:ins w:author="Rossi Rossi" w:id="69" w:date="2026-09-22T06:56:59Z">
                <w:sdt>
                  <w:sdtPr>
                    <w:id w:val="813259094"/>
                    <w:tag w:val="goog_rdk_560"/>
                  </w:sdtPr>
                  <w:sdtContent>
                    <w:del w:author="udhaya kumar" w:id="6" w:date="2026-09-24T06:40:29Z"/>
                  </w:sdtContent>
                </w:sdt>
              </w:ins>
              <w:sdt>
                <w:sdtPr>
                  <w:id w:val="-355938563"/>
                  <w:tag w:val="goog_rdk_56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69" w:date="2026-09-22T06:56:59Z">
                <w:del w:author="udhaya kumar" w:id="6" w:date="2026-09-24T06:40:29Z"/>
              </w:ins>
            </w:sdtContent>
          </w:sdt>
        </w:p>
      </w:sdtContent>
    </w:sdt>
    <w:sdt>
      <w:sdtPr>
        <w:id w:val="1551873443"/>
        <w:tag w:val="goog_rdk_566"/>
      </w:sdtPr>
      <w:sdtContent>
        <w:p w:rsidR="00000000" w:rsidDel="00000000" w:rsidP="00000000" w:rsidRDefault="00000000" w:rsidRPr="00000000" w14:paraId="00000079">
          <w:pPr>
            <w:numPr>
              <w:ilvl w:val="1"/>
              <w:numId w:val="5"/>
            </w:numPr>
            <w:ind w:left="502" w:hanging="360"/>
            <w:rPr>
              <w:ins w:author="Rossi Rossi" w:id="69" w:date="2026-09-22T06:56:59Z"/>
              <w:del w:author="udhaya kumar" w:id="6" w:date="2026-09-24T06:40:29Z"/>
            </w:rPr>
          </w:pPr>
          <w:sdt>
            <w:sdtPr>
              <w:id w:val="-1049234626"/>
              <w:tag w:val="goog_rdk_563"/>
            </w:sdtPr>
            <w:sdtContent>
              <w:ins w:author="Rossi Rossi" w:id="69" w:date="2026-09-22T06:56:59Z">
                <w:sdt>
                  <w:sdtPr>
                    <w:id w:val="-2108296752"/>
                    <w:tag w:val="goog_rdk_564"/>
                  </w:sdtPr>
                  <w:sdtContent>
                    <w:del w:author="udhaya kumar" w:id="6" w:date="2026-09-24T06:40:29Z"/>
                  </w:sdtContent>
                </w:sdt>
              </w:ins>
              <w:sdt>
                <w:sdtPr>
                  <w:id w:val="-296240160"/>
                  <w:tag w:val="goog_rdk_56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model="gemini-3.8-flash",</w:delText>
                      </w:r>
                    </w:del>
                  </w:ins>
                </w:sdtContent>
              </w:sdt>
              <w:ins w:author="Rossi Rossi" w:id="69" w:date="2026-09-22T06:56:59Z">
                <w:del w:author="udhaya kumar" w:id="6" w:date="2026-09-24T06:40:29Z"/>
              </w:ins>
            </w:sdtContent>
          </w:sdt>
        </w:p>
      </w:sdtContent>
    </w:sdt>
    <w:sdt>
      <w:sdtPr>
        <w:id w:val="-361348540"/>
        <w:tag w:val="goog_rdk_570"/>
      </w:sdtPr>
      <w:sdtContent>
        <w:p w:rsidR="00000000" w:rsidDel="00000000" w:rsidP="00000000" w:rsidRDefault="00000000" w:rsidRPr="00000000" w14:paraId="0000007A">
          <w:pPr>
            <w:numPr>
              <w:ilvl w:val="1"/>
              <w:numId w:val="5"/>
            </w:numPr>
            <w:ind w:left="502" w:hanging="360"/>
            <w:rPr>
              <w:ins w:author="Rossi Rossi" w:id="69" w:date="2026-09-22T06:56:59Z"/>
              <w:del w:author="udhaya kumar" w:id="6" w:date="2026-09-24T06:40:29Z"/>
            </w:rPr>
          </w:pPr>
          <w:sdt>
            <w:sdtPr>
              <w:id w:val="1187485453"/>
              <w:tag w:val="goog_rdk_567"/>
            </w:sdtPr>
            <w:sdtContent>
              <w:ins w:author="Rossi Rossi" w:id="69" w:date="2026-09-22T06:56:59Z">
                <w:sdt>
                  <w:sdtPr>
                    <w:id w:val="-1155627968"/>
                    <w:tag w:val="goog_rdk_568"/>
                  </w:sdtPr>
                  <w:sdtContent>
                    <w:del w:author="udhaya kumar" w:id="6" w:date="2026-09-24T06:40:29Z"/>
                  </w:sdtContent>
                </w:sdt>
              </w:ins>
              <w:sdt>
                <w:sdtPr>
                  <w:id w:val="-2128478763"/>
                  <w:tag w:val="goog_rdk_56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69" w:date="2026-09-22T06:56:59Z">
                <w:del w:author="udhaya kumar" w:id="6" w:date="2026-09-24T06:40:29Z"/>
              </w:ins>
            </w:sdtContent>
          </w:sdt>
        </w:p>
      </w:sdtContent>
    </w:sdt>
    <w:sdt>
      <w:sdtPr>
        <w:id w:val="1485932600"/>
        <w:tag w:val="goog_rdk_574"/>
      </w:sdtPr>
      <w:sdtContent>
        <w:p w:rsidR="00000000" w:rsidDel="00000000" w:rsidP="00000000" w:rsidRDefault="00000000" w:rsidRPr="00000000" w14:paraId="0000007B">
          <w:pPr>
            <w:numPr>
              <w:ilvl w:val="1"/>
              <w:numId w:val="5"/>
            </w:numPr>
            <w:ind w:left="502" w:hanging="360"/>
            <w:rPr>
              <w:ins w:author="Rossi Rossi" w:id="69" w:date="2026-09-22T06:56:59Z"/>
              <w:del w:author="udhaya kumar" w:id="6" w:date="2026-09-24T06:40:29Z"/>
            </w:rPr>
          </w:pPr>
          <w:sdt>
            <w:sdtPr>
              <w:id w:val="955729136"/>
              <w:tag w:val="goog_rdk_571"/>
            </w:sdtPr>
            <w:sdtContent>
              <w:ins w:author="Rossi Rossi" w:id="69" w:date="2026-09-22T06:56:59Z">
                <w:sdt>
                  <w:sdtPr>
                    <w:id w:val="330316322"/>
                    <w:tag w:val="goog_rdk_572"/>
                  </w:sdtPr>
                  <w:sdtContent>
                    <w:del w:author="udhaya kumar" w:id="6" w:date="2026-09-24T06:40:29Z"/>
                  </w:sdtContent>
                </w:sdt>
              </w:ins>
              <w:sdt>
                <w:sdtPr>
                  <w:id w:val="752444946"/>
                  <w:tag w:val="goog_rdk_57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delText>
                      </w:r>
                    </w:del>
                  </w:ins>
                </w:sdtContent>
              </w:sdt>
              <w:ins w:author="Rossi Rossi" w:id="69" w:date="2026-09-22T06:56:59Z">
                <w:del w:author="udhaya kumar" w:id="6" w:date="2026-09-24T06:40:29Z"/>
              </w:ins>
            </w:sdtContent>
          </w:sdt>
        </w:p>
      </w:sdtContent>
    </w:sdt>
    <w:sdt>
      <w:sdtPr>
        <w:id w:val="-1564515203"/>
        <w:tag w:val="goog_rdk_578"/>
      </w:sdtPr>
      <w:sdtContent>
        <w:p w:rsidR="00000000" w:rsidDel="00000000" w:rsidP="00000000" w:rsidRDefault="00000000" w:rsidRPr="00000000" w14:paraId="0000007C">
          <w:pPr>
            <w:numPr>
              <w:ilvl w:val="1"/>
              <w:numId w:val="5"/>
            </w:numPr>
            <w:ind w:left="502" w:hanging="360"/>
            <w:rPr>
              <w:ins w:author="Rossi Rossi" w:id="69" w:date="2026-09-22T06:56:59Z"/>
              <w:del w:author="udhaya kumar" w:id="6" w:date="2026-09-24T06:40:29Z"/>
            </w:rPr>
          </w:pPr>
          <w:sdt>
            <w:sdtPr>
              <w:id w:val="1203532234"/>
              <w:tag w:val="goog_rdk_575"/>
            </w:sdtPr>
            <w:sdtContent>
              <w:ins w:author="Rossi Rossi" w:id="69" w:date="2026-09-22T06:56:59Z">
                <w:sdt>
                  <w:sdtPr>
                    <w:id w:val="-391343571"/>
                    <w:tag w:val="goog_rdk_576"/>
                  </w:sdtPr>
                  <w:sdtContent>
                    <w:del w:author="udhaya kumar" w:id="6" w:date="2026-09-24T06:40:29Z"/>
                  </w:sdtContent>
                </w:sdt>
              </w:ins>
              <w:sdt>
                <w:sdtPr>
                  <w:id w:val="485321298"/>
                  <w:tag w:val="goog_rdk_57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print(interaction.output_text)</w:delText>
                      </w:r>
                    </w:del>
                  </w:ins>
                </w:sdtContent>
              </w:sdt>
              <w:ins w:author="Rossi Rossi" w:id="69" w:date="2026-09-22T06:56:59Z">
                <w:del w:author="udhaya kumar" w:id="6" w:date="2026-09-24T06:40:29Z"/>
              </w:ins>
            </w:sdtContent>
          </w:sdt>
        </w:p>
      </w:sdtContent>
    </w:sdt>
    <w:sdt>
      <w:sdtPr>
        <w:id w:val="719427466"/>
        <w:tag w:val="goog_rdk_586"/>
      </w:sdtPr>
      <w:sdtContent>
        <w:p w:rsidR="00000000" w:rsidDel="00000000" w:rsidP="00000000" w:rsidRDefault="00000000" w:rsidRPr="00000000" w14:paraId="0000007D">
          <w:pPr>
            <w:numPr>
              <w:ilvl w:val="1"/>
              <w:numId w:val="5"/>
            </w:numPr>
            <w:ind w:left="502" w:hanging="360"/>
            <w:rPr>
              <w:ins w:author="Abinaya Saravanan" w:id="72" w:date="2026-09-23T05:11:26Z"/>
              <w:del w:author="udhaya kumar" w:id="6" w:date="2026-09-24T06:40:29Z"/>
            </w:rPr>
          </w:pPr>
          <w:sdt>
            <w:sdtPr>
              <w:id w:val="1805216635"/>
              <w:tag w:val="goog_rdk_581"/>
            </w:sdtPr>
            <w:sdtContent>
              <w:ins w:author="Abinaya Saravanan" w:id="72" w:date="2026-09-23T05:11:26Z">
                <w:sdt>
                  <w:sdtPr>
                    <w:id w:val="2132125652"/>
                    <w:tag w:val="goog_rdk_582"/>
                  </w:sdtPr>
                  <w:sdtContent>
                    <w:del w:author="udhaya kumar" w:id="6" w:date="2026-09-24T06:40:29Z"/>
                  </w:sdtContent>
                </w:sdt>
              </w:ins>
              <w:sdt>
                <w:sdtPr>
                  <w:id w:val="1759586008"/>
                  <w:tag w:val="goog_rdk_583"/>
                </w:sdtPr>
                <w:sdtContent>
                  <w:commentRangeStart w:id="1"/>
                </w:sdtContent>
              </w:sdt>
              <w:ins w:author="Abinaya Saravanan" w:id="72" w:date="2026-09-23T05:11:26Z">
                <w:del w:author="udhaya kumar" w:id="6" w:date="2026-09-24T06:40:29Z">
                  <w:sdt>
                    <w:sdtPr>
                      <w:id w:val="1043607578"/>
                      <w:tag w:val="goog_rdk_584"/>
                    </w:sdtPr>
                    <w:sdtContent>
                      <w:commentRangeStart w:id="1"/>
                    </w:sdtContent>
                  </w:sdt>
                  <w:commentRangeEnd w:id="1"/>
                  <w:r w:rsidDel="00000000" w:rsidR="00000000" w:rsidRPr="00000000">
                    <w:commentReference w:id="1"/>
                  </w:r>
                  <w:sdt>
                    <w:sdtPr>
                      <w:id w:val="-2111734515"/>
                      <w:tag w:val="goog_rdk_585"/>
                    </w:sdtPr>
                    <w:sdtContent>
                      <w:r w:rsidDel="00000000" w:rsidR="00000000" w:rsidRPr="00000000">
                        <w:rPr>
                          <w:rtl w:val="0"/>
                          <w:rPrChange w:author="Abinaya Saravanan" w:id="73" w:date="2026-09-23T05:11:26Z">
                            <w:rPr>
                              <w:rFonts w:ascii="Cambria" w:cs="Cambria" w:eastAsia="Cambria" w:hAnsi="Cambria"/>
                              <w:b w:val="0"/>
                              <w:bCs w:val="0"/>
                              <w:color w:val="000000"/>
                              <w:sz w:val="22"/>
                              <w:szCs w:val="22"/>
                            </w:rPr>
                          </w:rPrChange>
                        </w:rPr>
                        <w:delText xml:space="preserve">import google.generativeai as genai</w:delText>
                      </w:r>
                    </w:sdtContent>
                  </w:sdt>
                </w:del>
              </w:ins>
            </w:sdtContent>
          </w:sdt>
        </w:p>
      </w:sdtContent>
    </w:sdt>
    <w:sdt>
      <w:sdtPr>
        <w:id w:val="-1387134678"/>
        <w:tag w:val="goog_rdk_590"/>
      </w:sdtPr>
      <w:sdtContent>
        <w:p w:rsidR="00000000" w:rsidDel="00000000" w:rsidP="00000000" w:rsidRDefault="00000000" w:rsidRPr="00000000" w14:paraId="0000007E">
          <w:pPr>
            <w:numPr>
              <w:ilvl w:val="1"/>
              <w:numId w:val="5"/>
            </w:numPr>
            <w:ind w:left="502" w:hanging="360"/>
            <w:rPr>
              <w:ins w:author="Abinaya Saravanan" w:id="72" w:date="2026-09-23T05:11:26Z"/>
              <w:del w:author="udhaya kumar" w:id="6" w:date="2026-09-24T06:40:29Z"/>
            </w:rPr>
          </w:pPr>
          <w:sdt>
            <w:sdtPr>
              <w:id w:val="-661000048"/>
              <w:tag w:val="goog_rdk_587"/>
            </w:sdtPr>
            <w:sdtContent>
              <w:ins w:author="Abinaya Saravanan" w:id="72" w:date="2026-09-23T05:11:26Z">
                <w:sdt>
                  <w:sdtPr>
                    <w:id w:val="1195213967"/>
                    <w:tag w:val="goog_rdk_588"/>
                  </w:sdtPr>
                  <w:sdtContent>
                    <w:del w:author="udhaya kumar" w:id="6" w:date="2026-09-24T06:40:29Z"/>
                  </w:sdtContent>
                </w:sdt>
              </w:ins>
              <w:sdt>
                <w:sdtPr>
                  <w:id w:val="1168485792"/>
                  <w:tag w:val="goog_rdk_589"/>
                </w:sdtPr>
                <w:sdtContent>
                  <w:ins w:author="Abinaya Saravanan" w:id="72" w:date="2026-09-23T05:11:26Z">
                    <w:del w:author="udhaya kumar" w:id="6" w:date="2026-09-24T06:40:29Z">
                      <w:r w:rsidDel="00000000" w:rsidR="00000000" w:rsidRPr="00000000">
                        <w:rPr>
                          <w:rtl w:val="0"/>
                        </w:rPr>
                      </w:r>
                    </w:del>
                  </w:ins>
                </w:sdtContent>
              </w:sdt>
              <w:ins w:author="Abinaya Saravanan" w:id="72" w:date="2026-09-23T05:11:26Z">
                <w:del w:author="udhaya kumar" w:id="6" w:date="2026-09-24T06:40:29Z"/>
              </w:ins>
            </w:sdtContent>
          </w:sdt>
        </w:p>
      </w:sdtContent>
    </w:sdt>
    <w:sdt>
      <w:sdtPr>
        <w:id w:val="-246628263"/>
        <w:tag w:val="goog_rdk_594"/>
      </w:sdtPr>
      <w:sdtContent>
        <w:p w:rsidR="00000000" w:rsidDel="00000000" w:rsidP="00000000" w:rsidRDefault="00000000" w:rsidRPr="00000000" w14:paraId="0000007F">
          <w:pPr>
            <w:numPr>
              <w:ilvl w:val="1"/>
              <w:numId w:val="5"/>
            </w:numPr>
            <w:ind w:left="502" w:hanging="360"/>
            <w:rPr>
              <w:ins w:author="Abinaya Saravanan" w:id="72" w:date="2026-09-23T05:11:26Z"/>
              <w:del w:author="udhaya kumar" w:id="6" w:date="2026-09-24T06:40:29Z"/>
            </w:rPr>
          </w:pPr>
          <w:sdt>
            <w:sdtPr>
              <w:id w:val="-217350475"/>
              <w:tag w:val="goog_rdk_591"/>
            </w:sdtPr>
            <w:sdtContent>
              <w:ins w:author="Abinaya Saravanan" w:id="72" w:date="2026-09-23T05:11:26Z">
                <w:sdt>
                  <w:sdtPr>
                    <w:id w:val="738566332"/>
                    <w:tag w:val="goog_rdk_592"/>
                  </w:sdtPr>
                  <w:sdtContent>
                    <w:del w:author="udhaya kumar" w:id="6" w:date="2026-09-24T06:40:29Z"/>
                  </w:sdtContent>
                </w:sdt>
              </w:ins>
              <w:sdt>
                <w:sdtPr>
                  <w:id w:val="-2118188731"/>
                  <w:tag w:val="goog_rdk_593"/>
                </w:sdtPr>
                <w:sdtContent>
                  <w:ins w:author="Abinaya Saravanan" w:id="72" w:date="2026-09-23T05:11:26Z">
                    <w:del w:author="udhaya kumar" w:id="6" w:date="2026-09-24T06:40:29Z">
                      <w:r w:rsidDel="00000000" w:rsidR="00000000" w:rsidRPr="00000000">
                        <w:rPr>
                          <w:rtl w:val="0"/>
                          <w:rPrChange w:author="Abinaya Saravanan" w:id="73" w:date="2026-09-23T05:11:26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72" w:date="2026-09-23T05:11:26Z">
                <w:del w:author="udhaya kumar" w:id="6" w:date="2026-09-24T06:40:29Z"/>
              </w:ins>
            </w:sdtContent>
          </w:sdt>
        </w:p>
      </w:sdtContent>
    </w:sdt>
    <w:sdt>
      <w:sdtPr>
        <w:id w:val="1485139043"/>
        <w:tag w:val="goog_rdk_598"/>
      </w:sdtPr>
      <w:sdtContent>
        <w:p w:rsidR="00000000" w:rsidDel="00000000" w:rsidP="00000000" w:rsidRDefault="00000000" w:rsidRPr="00000000" w14:paraId="00000080">
          <w:pPr>
            <w:numPr>
              <w:ilvl w:val="1"/>
              <w:numId w:val="5"/>
            </w:numPr>
            <w:ind w:left="502" w:hanging="360"/>
            <w:rPr>
              <w:ins w:author="Abinaya Saravanan" w:id="72" w:date="2026-09-23T05:11:26Z"/>
              <w:del w:author="udhaya kumar" w:id="6" w:date="2026-09-24T06:40:29Z"/>
            </w:rPr>
          </w:pPr>
          <w:sdt>
            <w:sdtPr>
              <w:id w:val="-688164590"/>
              <w:tag w:val="goog_rdk_595"/>
            </w:sdtPr>
            <w:sdtContent>
              <w:ins w:author="Abinaya Saravanan" w:id="72" w:date="2026-09-23T05:11:26Z">
                <w:sdt>
                  <w:sdtPr>
                    <w:id w:val="-778471177"/>
                    <w:tag w:val="goog_rdk_596"/>
                  </w:sdtPr>
                  <w:sdtContent>
                    <w:del w:author="udhaya kumar" w:id="6" w:date="2026-09-24T06:40:29Z"/>
                  </w:sdtContent>
                </w:sdt>
              </w:ins>
              <w:sdt>
                <w:sdtPr>
                  <w:id w:val="-201936"/>
                  <w:tag w:val="goog_rdk_597"/>
                </w:sdtPr>
                <w:sdtContent>
                  <w:ins w:author="Abinaya Saravanan" w:id="72" w:date="2026-09-23T05:11:26Z">
                    <w:del w:author="udhaya kumar" w:id="6" w:date="2026-09-24T06:40:29Z">
                      <w:r w:rsidDel="00000000" w:rsidR="00000000" w:rsidRPr="00000000">
                        <w:rPr>
                          <w:rtl w:val="0"/>
                          <w:rPrChange w:author="Abinaya Saravanan" w:id="73" w:date="2026-09-23T05:11:26Z">
                            <w:rPr>
                              <w:rFonts w:ascii="Cambria" w:cs="Cambria" w:eastAsia="Cambria" w:hAnsi="Cambria"/>
                              <w:b w:val="0"/>
                              <w:bCs w:val="0"/>
                              <w:color w:val="000000"/>
                              <w:sz w:val="22"/>
                              <w:szCs w:val="22"/>
                            </w:rPr>
                          </w:rPrChange>
                        </w:rPr>
                        <w:delText xml:space="preserve">    try:</w:delText>
                      </w:r>
                    </w:del>
                  </w:ins>
                </w:sdtContent>
              </w:sdt>
              <w:ins w:author="Abinaya Saravanan" w:id="72" w:date="2026-09-23T05:11:26Z">
                <w:del w:author="udhaya kumar" w:id="6" w:date="2026-09-24T06:40:29Z"/>
              </w:ins>
            </w:sdtContent>
          </w:sdt>
        </w:p>
      </w:sdtContent>
    </w:sdt>
    <w:sdt>
      <w:sdtPr>
        <w:id w:val="-1303273308"/>
        <w:tag w:val="goog_rdk_602"/>
      </w:sdtPr>
      <w:sdtContent>
        <w:p w:rsidR="00000000" w:rsidDel="00000000" w:rsidP="00000000" w:rsidRDefault="00000000" w:rsidRPr="00000000" w14:paraId="00000081">
          <w:pPr>
            <w:numPr>
              <w:ilvl w:val="1"/>
              <w:numId w:val="5"/>
            </w:numPr>
            <w:ind w:left="502" w:hanging="360"/>
            <w:rPr>
              <w:ins w:author="Abinaya Saravanan" w:id="72" w:date="2026-09-23T05:11:26Z"/>
              <w:del w:author="udhaya kumar" w:id="6" w:date="2026-09-24T06:40:29Z"/>
            </w:rPr>
          </w:pPr>
          <w:sdt>
            <w:sdtPr>
              <w:id w:val="1236380659"/>
              <w:tag w:val="goog_rdk_599"/>
            </w:sdtPr>
            <w:sdtContent>
              <w:ins w:author="Abinaya Saravanan" w:id="72" w:date="2026-09-23T05:11:26Z">
                <w:sdt>
                  <w:sdtPr>
                    <w:id w:val="-106577302"/>
                    <w:tag w:val="goog_rdk_600"/>
                  </w:sdtPr>
                  <w:sdtContent>
                    <w:del w:author="udhaya kumar" w:id="6" w:date="2026-09-24T06:40:29Z"/>
                  </w:sdtContent>
                </w:sdt>
              </w:ins>
              <w:sdt>
                <w:sdtPr>
                  <w:id w:val="2102083157"/>
                  <w:tag w:val="goog_rdk_601"/>
                </w:sdtPr>
                <w:sdtContent>
                  <w:ins w:author="Abinaya Saravanan" w:id="72" w:date="2026-09-23T05:11:26Z">
                    <w:del w:author="udhaya kumar" w:id="6" w:date="2026-09-24T06:40:29Z">
                      <w:r w:rsidDel="00000000" w:rsidR="00000000" w:rsidRPr="00000000">
                        <w:rPr>
                          <w:rtl w:val="0"/>
                          <w:rPrChange w:author="Abinaya Saravanan" w:id="73" w:date="2026-09-23T05:11:26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72" w:date="2026-09-23T05:11:26Z">
                <w:del w:author="udhaya kumar" w:id="6" w:date="2026-09-24T06:40:29Z"/>
              </w:ins>
            </w:sdtContent>
          </w:sdt>
        </w:p>
      </w:sdtContent>
    </w:sdt>
    <w:sdt>
      <w:sdtPr>
        <w:id w:val="-87353833"/>
        <w:tag w:val="goog_rdk_606"/>
      </w:sdtPr>
      <w:sdtContent>
        <w:p w:rsidR="00000000" w:rsidDel="00000000" w:rsidP="00000000" w:rsidRDefault="00000000" w:rsidRPr="00000000" w14:paraId="00000082">
          <w:pPr>
            <w:numPr>
              <w:ilvl w:val="1"/>
              <w:numId w:val="5"/>
            </w:numPr>
            <w:ind w:left="502" w:hanging="360"/>
            <w:rPr>
              <w:ins w:author="Abinaya Saravanan" w:id="72" w:date="2026-09-23T05:11:26Z"/>
              <w:del w:author="udhaya kumar" w:id="6" w:date="2026-09-24T06:40:29Z"/>
            </w:rPr>
          </w:pPr>
          <w:sdt>
            <w:sdtPr>
              <w:id w:val="1199064953"/>
              <w:tag w:val="goog_rdk_603"/>
            </w:sdtPr>
            <w:sdtContent>
              <w:ins w:author="Abinaya Saravanan" w:id="72" w:date="2026-09-23T05:11:26Z">
                <w:sdt>
                  <w:sdtPr>
                    <w:id w:val="49119202"/>
                    <w:tag w:val="goog_rdk_604"/>
                  </w:sdtPr>
                  <w:sdtContent>
                    <w:del w:author="udhaya kumar" w:id="6" w:date="2026-09-24T06:40:29Z"/>
                  </w:sdtContent>
                </w:sdt>
              </w:ins>
              <w:sdt>
                <w:sdtPr>
                  <w:id w:val="1285227062"/>
                  <w:tag w:val="goog_rdk_605"/>
                </w:sdtPr>
                <w:sdtContent>
                  <w:ins w:author="Abinaya Saravanan" w:id="72" w:date="2026-09-23T05:11:26Z">
                    <w:del w:author="udhaya kumar" w:id="6" w:date="2026-09-24T06:40:29Z">
                      <w:r w:rsidDel="00000000" w:rsidR="00000000" w:rsidRPr="00000000">
                        <w:rPr>
                          <w:rtl w:val="0"/>
                          <w:rPrChange w:author="Abinaya Saravanan" w:id="73" w:date="2026-09-23T05:11:26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72" w:date="2026-09-23T05:11:26Z">
                <w:del w:author="udhaya kumar" w:id="6" w:date="2026-09-24T06:40:29Z"/>
              </w:ins>
            </w:sdtContent>
          </w:sdt>
        </w:p>
      </w:sdtContent>
    </w:sdt>
    <w:sdt>
      <w:sdtPr>
        <w:id w:val="1422512526"/>
        <w:tag w:val="goog_rdk_610"/>
      </w:sdtPr>
      <w:sdtContent>
        <w:p w:rsidR="00000000" w:rsidDel="00000000" w:rsidP="00000000" w:rsidRDefault="00000000" w:rsidRPr="00000000" w14:paraId="00000083">
          <w:pPr>
            <w:numPr>
              <w:ilvl w:val="1"/>
              <w:numId w:val="5"/>
            </w:numPr>
            <w:ind w:left="502" w:hanging="360"/>
            <w:rPr>
              <w:ins w:author="Abinaya Saravanan" w:id="72" w:date="2026-09-23T05:11:26Z"/>
              <w:del w:author="udhaya kumar" w:id="6" w:date="2026-09-24T06:40:29Z"/>
            </w:rPr>
          </w:pPr>
          <w:sdt>
            <w:sdtPr>
              <w:id w:val="1576979064"/>
              <w:tag w:val="goog_rdk_607"/>
            </w:sdtPr>
            <w:sdtContent>
              <w:ins w:author="Abinaya Saravanan" w:id="72" w:date="2026-09-23T05:11:26Z">
                <w:sdt>
                  <w:sdtPr>
                    <w:id w:val="-1330192624"/>
                    <w:tag w:val="goog_rdk_608"/>
                  </w:sdtPr>
                  <w:sdtContent>
                    <w:del w:author="udhaya kumar" w:id="6" w:date="2026-09-24T06:40:29Z"/>
                  </w:sdtContent>
                </w:sdt>
              </w:ins>
              <w:sdt>
                <w:sdtPr>
                  <w:id w:val="-1951092620"/>
                  <w:tag w:val="goog_rdk_609"/>
                </w:sdtPr>
                <w:sdtContent>
                  <w:ins w:author="Abinaya Saravanan" w:id="72" w:date="2026-09-23T05:11:26Z">
                    <w:del w:author="udhaya kumar" w:id="6" w:date="2026-09-24T06:40:29Z">
                      <w:r w:rsidDel="00000000" w:rsidR="00000000" w:rsidRPr="00000000">
                        <w:rPr>
                          <w:rtl w:val="0"/>
                          <w:rPrChange w:author="Abinaya Saravanan" w:id="73" w:date="2026-09-23T05:11:26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72" w:date="2026-09-23T05:11:26Z">
                <w:del w:author="udhaya kumar" w:id="6" w:date="2026-09-24T06:40:29Z"/>
              </w:ins>
            </w:sdtContent>
          </w:sdt>
        </w:p>
      </w:sdtContent>
    </w:sdt>
    <w:sdt>
      <w:sdtPr>
        <w:id w:val="686749500"/>
        <w:tag w:val="goog_rdk_614"/>
      </w:sdtPr>
      <w:sdtContent>
        <w:p w:rsidR="00000000" w:rsidDel="00000000" w:rsidP="00000000" w:rsidRDefault="00000000" w:rsidRPr="00000000" w14:paraId="00000084">
          <w:pPr>
            <w:numPr>
              <w:ilvl w:val="1"/>
              <w:numId w:val="5"/>
            </w:numPr>
            <w:ind w:left="502" w:hanging="360"/>
            <w:rPr>
              <w:ins w:author="Abinaya Saravanan" w:id="72" w:date="2026-09-23T05:11:26Z"/>
              <w:del w:author="udhaya kumar" w:id="6" w:date="2026-09-24T06:40:29Z"/>
            </w:rPr>
          </w:pPr>
          <w:sdt>
            <w:sdtPr>
              <w:id w:val="-1303259589"/>
              <w:tag w:val="goog_rdk_611"/>
            </w:sdtPr>
            <w:sdtContent>
              <w:ins w:author="Abinaya Saravanan" w:id="72" w:date="2026-09-23T05:11:26Z">
                <w:sdt>
                  <w:sdtPr>
                    <w:id w:val="-158239895"/>
                    <w:tag w:val="goog_rdk_612"/>
                  </w:sdtPr>
                  <w:sdtContent>
                    <w:del w:author="udhaya kumar" w:id="6" w:date="2026-09-24T06:40:29Z"/>
                  </w:sdtContent>
                </w:sdt>
              </w:ins>
              <w:sdt>
                <w:sdtPr>
                  <w:id w:val="910936112"/>
                  <w:tag w:val="goog_rdk_613"/>
                </w:sdtPr>
                <w:sdtContent>
                  <w:ins w:author="Abinaya Saravanan" w:id="72" w:date="2026-09-23T05:11:26Z">
                    <w:del w:author="udhaya kumar" w:id="6" w:date="2026-09-24T06:40:29Z">
                      <w:r w:rsidDel="00000000" w:rsidR="00000000" w:rsidRPr="00000000">
                        <w:rPr>
                          <w:rtl w:val="0"/>
                          <w:rPrChange w:author="Abinaya Saravanan" w:id="73" w:date="2026-09-23T05:11:26Z">
                            <w:rPr>
                              <w:rFonts w:ascii="Cambria" w:cs="Cambria" w:eastAsia="Cambria" w:hAnsi="Cambria"/>
                              <w:b w:val="0"/>
                              <w:bCs w:val="0"/>
                              <w:color w:val="000000"/>
                              <w:sz w:val="22"/>
                              <w:szCs w:val="22"/>
                            </w:rPr>
                          </w:rPrChange>
                        </w:rPr>
                        <w:delText xml:space="preserve">        return response.text.strip()</w:delText>
                      </w:r>
                    </w:del>
                  </w:ins>
                </w:sdtContent>
              </w:sdt>
              <w:ins w:author="Abinaya Saravanan" w:id="72" w:date="2026-09-23T05:11:26Z">
                <w:del w:author="udhaya kumar" w:id="6" w:date="2026-09-24T06:40:29Z"/>
              </w:ins>
            </w:sdtContent>
          </w:sdt>
        </w:p>
      </w:sdtContent>
    </w:sdt>
    <w:sdt>
      <w:sdtPr>
        <w:id w:val="-799863151"/>
        <w:tag w:val="goog_rdk_618"/>
      </w:sdtPr>
      <w:sdtContent>
        <w:p w:rsidR="00000000" w:rsidDel="00000000" w:rsidP="00000000" w:rsidRDefault="00000000" w:rsidRPr="00000000" w14:paraId="00000085">
          <w:pPr>
            <w:numPr>
              <w:ilvl w:val="1"/>
              <w:numId w:val="5"/>
            </w:numPr>
            <w:ind w:left="502" w:hanging="360"/>
            <w:rPr>
              <w:ins w:author="Abinaya Saravanan" w:id="72" w:date="2026-09-23T05:11:26Z"/>
              <w:del w:author="udhaya kumar" w:id="6" w:date="2026-09-24T06:40:29Z"/>
            </w:rPr>
          </w:pPr>
          <w:sdt>
            <w:sdtPr>
              <w:id w:val="2031136469"/>
              <w:tag w:val="goog_rdk_615"/>
            </w:sdtPr>
            <w:sdtContent>
              <w:ins w:author="Abinaya Saravanan" w:id="72" w:date="2026-09-23T05:11:26Z">
                <w:sdt>
                  <w:sdtPr>
                    <w:id w:val="1646991515"/>
                    <w:tag w:val="goog_rdk_616"/>
                  </w:sdtPr>
                  <w:sdtContent>
                    <w:del w:author="udhaya kumar" w:id="6" w:date="2026-09-24T06:40:29Z"/>
                  </w:sdtContent>
                </w:sdt>
              </w:ins>
              <w:sdt>
                <w:sdtPr>
                  <w:id w:val="-1213733449"/>
                  <w:tag w:val="goog_rdk_617"/>
                </w:sdtPr>
                <w:sdtContent>
                  <w:ins w:author="Abinaya Saravanan" w:id="72" w:date="2026-09-23T05:11:26Z">
                    <w:del w:author="udhaya kumar" w:id="6" w:date="2026-09-24T06:40:29Z">
                      <w:r w:rsidDel="00000000" w:rsidR="00000000" w:rsidRPr="00000000">
                        <w:rPr>
                          <w:rtl w:val="0"/>
                          <w:rPrChange w:author="Abinaya Saravanan" w:id="73" w:date="2026-09-23T05:11:26Z">
                            <w:rPr>
                              <w:rFonts w:ascii="Cambria" w:cs="Cambria" w:eastAsia="Cambria" w:hAnsi="Cambria"/>
                              <w:b w:val="0"/>
                              <w:bCs w:val="0"/>
                              <w:color w:val="000000"/>
                              <w:sz w:val="22"/>
                              <w:szCs w:val="22"/>
                            </w:rPr>
                          </w:rPrChange>
                        </w:rPr>
                        <w:delText xml:space="preserve">    except Exception as e:</w:delText>
                      </w:r>
                    </w:del>
                  </w:ins>
                </w:sdtContent>
              </w:sdt>
              <w:ins w:author="Abinaya Saravanan" w:id="72" w:date="2026-09-23T05:11:26Z">
                <w:del w:author="udhaya kumar" w:id="6" w:date="2026-09-24T06:40:29Z"/>
              </w:ins>
            </w:sdtContent>
          </w:sdt>
        </w:p>
      </w:sdtContent>
    </w:sdt>
    <w:sdt>
      <w:sdtPr>
        <w:id w:val="1387316199"/>
        <w:tag w:val="goog_rdk_622"/>
      </w:sdtPr>
      <w:sdtContent>
        <w:p w:rsidR="00000000" w:rsidDel="00000000" w:rsidP="00000000" w:rsidRDefault="00000000" w:rsidRPr="00000000" w14:paraId="00000086">
          <w:pPr>
            <w:numPr>
              <w:ilvl w:val="1"/>
              <w:numId w:val="5"/>
            </w:numPr>
            <w:ind w:left="502" w:hanging="360"/>
            <w:rPr>
              <w:ins w:author="Abinaya Saravanan" w:id="72" w:date="2026-09-23T05:11:26Z"/>
              <w:del w:author="udhaya kumar" w:id="6" w:date="2026-09-24T06:40:29Z"/>
            </w:rPr>
          </w:pPr>
          <w:sdt>
            <w:sdtPr>
              <w:id w:val="789467122"/>
              <w:tag w:val="goog_rdk_619"/>
            </w:sdtPr>
            <w:sdtContent>
              <w:ins w:author="Abinaya Saravanan" w:id="72" w:date="2026-09-23T05:11:26Z">
                <w:sdt>
                  <w:sdtPr>
                    <w:id w:val="2091321662"/>
                    <w:tag w:val="goog_rdk_620"/>
                  </w:sdtPr>
                  <w:sdtContent>
                    <w:del w:author="udhaya kumar" w:id="6" w:date="2026-09-24T06:40:29Z"/>
                  </w:sdtContent>
                </w:sdt>
              </w:ins>
              <w:sdt>
                <w:sdtPr>
                  <w:id w:val="-1363163776"/>
                  <w:tag w:val="goog_rdk_621"/>
                </w:sdtPr>
                <w:sdtContent>
                  <w:ins w:author="Abinaya Saravanan" w:id="72" w:date="2026-09-23T05:11:26Z">
                    <w:del w:author="udhaya kumar" w:id="6" w:date="2026-09-24T06:40:29Z">
                      <w:r w:rsidDel="00000000" w:rsidR="00000000" w:rsidRPr="00000000">
                        <w:rPr>
                          <w:rtl w:val="0"/>
                          <w:rPrChange w:author="Abinaya Saravanan" w:id="73" w:date="2026-09-23T05:11:26Z">
                            <w:rPr>
                              <w:rFonts w:ascii="Cambria" w:cs="Cambria" w:eastAsia="Cambria" w:hAnsi="Cambria"/>
                              <w:b w:val="0"/>
                              <w:bCs w:val="0"/>
                              <w:color w:val="000000"/>
                              <w:sz w:val="22"/>
                              <w:szCs w:val="22"/>
                            </w:rPr>
                          </w:rPrChange>
                        </w:rPr>
                        <w:delText xml:space="preserve">        return f"Error in Summary: {e}"</w:delText>
                      </w:r>
                    </w:del>
                  </w:ins>
                </w:sdtContent>
              </w:sdt>
              <w:ins w:author="Abinaya Saravanan" w:id="72" w:date="2026-09-23T05:11:26Z">
                <w:del w:author="udhaya kumar" w:id="6" w:date="2026-09-24T06:40:29Z"/>
              </w:ins>
            </w:sdtContent>
          </w:sdt>
        </w:p>
      </w:sdtContent>
    </w:sdt>
    <w:sdt>
      <w:sdtPr>
        <w:id w:val="-553901042"/>
        <w:tag w:val="goog_rdk_628"/>
      </w:sdtPr>
      <w:sdtContent>
        <w:p w:rsidR="00000000" w:rsidDel="00000000" w:rsidP="00000000" w:rsidRDefault="00000000" w:rsidRPr="00000000" w14:paraId="00000087">
          <w:pPr>
            <w:numPr>
              <w:ilvl w:val="1"/>
              <w:numId w:val="5"/>
            </w:numPr>
            <w:ind w:left="502" w:hanging="360"/>
            <w:rPr>
              <w:ins w:author="Rossi Rossi" w:id="69" w:date="2026-09-22T06:56:59Z"/>
              <w:del w:author="udhaya kumar" w:id="6" w:date="2026-09-24T06:40:29Z"/>
            </w:rPr>
            <w:pPrChange w:author="Abinaya Saravanan" w:id="0" w:date="2026-09-23T05:11:26Z">
              <w:pPr>
                <w:numPr>
                  <w:ilvl w:val="1"/>
                  <w:numId w:val="5"/>
                </w:numPr>
                <w:ind w:left="502" w:hanging="360"/>
              </w:pPr>
            </w:pPrChange>
          </w:pPr>
          <w:sdt>
            <w:sdtPr>
              <w:id w:val="162980853"/>
              <w:tag w:val="goog_rdk_625"/>
            </w:sdtPr>
            <w:sdtContent>
              <w:ins w:author="Rossi Rossi" w:id="69" w:date="2026-09-22T06:56:59Z">
                <w:sdt>
                  <w:sdtPr>
                    <w:id w:val="1688794492"/>
                    <w:tag w:val="goog_rdk_626"/>
                  </w:sdtPr>
                  <w:sdtContent>
                    <w:del w:author="udhaya kumar" w:id="6" w:date="2026-09-24T06:40:29Z"/>
                  </w:sdtContent>
                </w:sdt>
              </w:ins>
              <w:sdt>
                <w:sdtPr>
                  <w:id w:val="-340709675"/>
                  <w:tag w:val="goog_rdk_62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37427823"/>
        <w:tag w:val="goog_rdk_632"/>
      </w:sdtPr>
      <w:sdtContent>
        <w:p w:rsidR="00000000" w:rsidDel="00000000" w:rsidP="00000000" w:rsidRDefault="00000000" w:rsidRPr="00000000" w14:paraId="00000088">
          <w:pPr>
            <w:numPr>
              <w:ilvl w:val="1"/>
              <w:numId w:val="5"/>
            </w:numPr>
            <w:ind w:left="502" w:hanging="360"/>
            <w:rPr>
              <w:ins w:author="Rossi Rossi" w:id="69" w:date="2026-09-22T06:56:59Z"/>
              <w:del w:author="udhaya kumar" w:id="6" w:date="2026-09-24T06:40:29Z"/>
            </w:rPr>
          </w:pPr>
          <w:sdt>
            <w:sdtPr>
              <w:id w:val="-1232166290"/>
              <w:tag w:val="goog_rdk_629"/>
            </w:sdtPr>
            <w:sdtContent>
              <w:ins w:author="Rossi Rossi" w:id="69" w:date="2026-09-22T06:56:59Z">
                <w:sdt>
                  <w:sdtPr>
                    <w:id w:val="1517660121"/>
                    <w:tag w:val="goog_rdk_630"/>
                  </w:sdtPr>
                  <w:sdtContent>
                    <w:del w:author="udhaya kumar" w:id="6" w:date="2026-09-24T06:40:29Z"/>
                  </w:sdtContent>
                </w:sdt>
              </w:ins>
              <w:sdt>
                <w:sdtPr>
                  <w:id w:val="1442673952"/>
                  <w:tag w:val="goog_rdk_6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JavaScript</w:delText>
                      </w:r>
                    </w:del>
                  </w:ins>
                </w:sdtContent>
              </w:sdt>
              <w:ins w:author="Rossi Rossi" w:id="69" w:date="2026-09-22T06:56:59Z">
                <w:del w:author="udhaya kumar" w:id="6" w:date="2026-09-24T06:40:29Z"/>
              </w:ins>
            </w:sdtContent>
          </w:sdt>
        </w:p>
      </w:sdtContent>
    </w:sdt>
    <w:sdt>
      <w:sdtPr>
        <w:id w:val="-1323747575"/>
        <w:tag w:val="goog_rdk_636"/>
      </w:sdtPr>
      <w:sdtContent>
        <w:p w:rsidR="00000000" w:rsidDel="00000000" w:rsidP="00000000" w:rsidRDefault="00000000" w:rsidRPr="00000000" w14:paraId="00000089">
          <w:pPr>
            <w:numPr>
              <w:ilvl w:val="1"/>
              <w:numId w:val="5"/>
            </w:numPr>
            <w:ind w:left="502" w:hanging="360"/>
            <w:rPr>
              <w:ins w:author="Rossi Rossi" w:id="69" w:date="2026-09-22T06:56:59Z"/>
              <w:del w:author="udhaya kumar" w:id="6" w:date="2026-09-24T06:40:29Z"/>
            </w:rPr>
          </w:pPr>
          <w:sdt>
            <w:sdtPr>
              <w:id w:val="499654119"/>
              <w:tag w:val="goog_rdk_633"/>
            </w:sdtPr>
            <w:sdtContent>
              <w:ins w:author="Rossi Rossi" w:id="69" w:date="2026-09-22T06:56:59Z">
                <w:sdt>
                  <w:sdtPr>
                    <w:id w:val="262850412"/>
                    <w:tag w:val="goog_rdk_634"/>
                  </w:sdtPr>
                  <w:sdtContent>
                    <w:del w:author="udhaya kumar" w:id="6" w:date="2026-09-24T06:40:29Z"/>
                  </w:sdtContent>
                </w:sdt>
              </w:ins>
              <w:sdt>
                <w:sdtPr>
                  <w:id w:val="2056470765"/>
                  <w:tag w:val="goog_rdk_63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137112406"/>
        <w:tag w:val="goog_rdk_640"/>
      </w:sdtPr>
      <w:sdtContent>
        <w:p w:rsidR="00000000" w:rsidDel="00000000" w:rsidP="00000000" w:rsidRDefault="00000000" w:rsidRPr="00000000" w14:paraId="0000008A">
          <w:pPr>
            <w:numPr>
              <w:ilvl w:val="1"/>
              <w:numId w:val="5"/>
            </w:numPr>
            <w:ind w:left="502" w:hanging="360"/>
            <w:rPr>
              <w:ins w:author="Rossi Rossi" w:id="69" w:date="2026-09-22T06:56:59Z"/>
              <w:del w:author="udhaya kumar" w:id="6" w:date="2026-09-24T06:40:29Z"/>
            </w:rPr>
          </w:pPr>
          <w:sdt>
            <w:sdtPr>
              <w:id w:val="-756275821"/>
              <w:tag w:val="goog_rdk_637"/>
            </w:sdtPr>
            <w:sdtContent>
              <w:ins w:author="Rossi Rossi" w:id="69" w:date="2026-09-22T06:56:59Z">
                <w:sdt>
                  <w:sdtPr>
                    <w:id w:val="-2086044977"/>
                    <w:tag w:val="goog_rdk_638"/>
                  </w:sdtPr>
                  <w:sdtContent>
                    <w:del w:author="udhaya kumar" w:id="6" w:date="2026-09-24T06:40:29Z"/>
                  </w:sdtContent>
                </w:sdt>
              </w:ins>
              <w:sdt>
                <w:sdtPr>
                  <w:id w:val="-1598663334"/>
                  <w:tag w:val="goog_rdk_63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69" w:date="2026-09-22T06:56:59Z">
                <w:del w:author="udhaya kumar" w:id="6" w:date="2026-09-24T06:40:29Z"/>
              </w:ins>
            </w:sdtContent>
          </w:sdt>
        </w:p>
      </w:sdtContent>
    </w:sdt>
    <w:sdt>
      <w:sdtPr>
        <w:id w:val="-493767332"/>
        <w:tag w:val="goog_rdk_644"/>
      </w:sdtPr>
      <w:sdtContent>
        <w:p w:rsidR="00000000" w:rsidDel="00000000" w:rsidP="00000000" w:rsidRDefault="00000000" w:rsidRPr="00000000" w14:paraId="0000008B">
          <w:pPr>
            <w:numPr>
              <w:ilvl w:val="1"/>
              <w:numId w:val="5"/>
            </w:numPr>
            <w:ind w:left="502" w:hanging="360"/>
            <w:rPr>
              <w:ins w:author="Rossi Rossi" w:id="69" w:date="2026-09-22T06:56:59Z"/>
              <w:del w:author="udhaya kumar" w:id="6" w:date="2026-09-24T06:40:29Z"/>
            </w:rPr>
          </w:pPr>
          <w:sdt>
            <w:sdtPr>
              <w:id w:val="749926682"/>
              <w:tag w:val="goog_rdk_641"/>
            </w:sdtPr>
            <w:sdtContent>
              <w:ins w:author="Rossi Rossi" w:id="69" w:date="2026-09-22T06:56:59Z">
                <w:sdt>
                  <w:sdtPr>
                    <w:id w:val="-808571762"/>
                    <w:tag w:val="goog_rdk_642"/>
                  </w:sdtPr>
                  <w:sdtContent>
                    <w:del w:author="udhaya kumar" w:id="6" w:date="2026-09-24T06:40:29Z"/>
                  </w:sdtContent>
                </w:sdt>
              </w:ins>
              <w:sdt>
                <w:sdtPr>
                  <w:id w:val="-1691437884"/>
                  <w:tag w:val="goog_rdk_64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17249266"/>
        <w:tag w:val="goog_rdk_648"/>
      </w:sdtPr>
      <w:sdtContent>
        <w:p w:rsidR="00000000" w:rsidDel="00000000" w:rsidP="00000000" w:rsidRDefault="00000000" w:rsidRPr="00000000" w14:paraId="0000008C">
          <w:pPr>
            <w:numPr>
              <w:ilvl w:val="1"/>
              <w:numId w:val="5"/>
            </w:numPr>
            <w:ind w:left="502" w:hanging="360"/>
            <w:rPr>
              <w:ins w:author="Rossi Rossi" w:id="69" w:date="2026-09-22T06:56:59Z"/>
              <w:del w:author="udhaya kumar" w:id="6" w:date="2026-09-24T06:40:29Z"/>
            </w:rPr>
          </w:pPr>
          <w:sdt>
            <w:sdtPr>
              <w:id w:val="1159053479"/>
              <w:tag w:val="goog_rdk_645"/>
            </w:sdtPr>
            <w:sdtContent>
              <w:ins w:author="Rossi Rossi" w:id="69" w:date="2026-09-22T06:56:59Z">
                <w:sdt>
                  <w:sdtPr>
                    <w:id w:val="-1850315673"/>
                    <w:tag w:val="goog_rdk_646"/>
                  </w:sdtPr>
                  <w:sdtContent>
                    <w:del w:author="udhaya kumar" w:id="6" w:date="2026-09-24T06:40:29Z"/>
                  </w:sdtContent>
                </w:sdt>
              </w:ins>
              <w:sdt>
                <w:sdtPr>
                  <w:id w:val="575662917"/>
                  <w:tag w:val="goog_rdk_64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69" w:date="2026-09-22T06:56:59Z">
                <w:del w:author="udhaya kumar" w:id="6" w:date="2026-09-24T06:40:29Z"/>
              </w:ins>
            </w:sdtContent>
          </w:sdt>
        </w:p>
      </w:sdtContent>
    </w:sdt>
    <w:sdt>
      <w:sdtPr>
        <w:id w:val="2028770247"/>
        <w:tag w:val="goog_rdk_652"/>
      </w:sdtPr>
      <w:sdtContent>
        <w:p w:rsidR="00000000" w:rsidDel="00000000" w:rsidP="00000000" w:rsidRDefault="00000000" w:rsidRPr="00000000" w14:paraId="0000008D">
          <w:pPr>
            <w:numPr>
              <w:ilvl w:val="1"/>
              <w:numId w:val="5"/>
            </w:numPr>
            <w:ind w:left="502" w:hanging="360"/>
            <w:rPr>
              <w:ins w:author="Rossi Rossi" w:id="69" w:date="2026-09-22T06:56:59Z"/>
              <w:del w:author="udhaya kumar" w:id="6" w:date="2026-09-24T06:40:29Z"/>
            </w:rPr>
          </w:pPr>
          <w:sdt>
            <w:sdtPr>
              <w:id w:val="-1624251656"/>
              <w:tag w:val="goog_rdk_649"/>
            </w:sdtPr>
            <w:sdtContent>
              <w:ins w:author="Rossi Rossi" w:id="69" w:date="2026-09-22T06:56:59Z">
                <w:sdt>
                  <w:sdtPr>
                    <w:id w:val="1319182038"/>
                    <w:tag w:val="goog_rdk_650"/>
                  </w:sdtPr>
                  <w:sdtContent>
                    <w:del w:author="udhaya kumar" w:id="6" w:date="2026-09-24T06:40:29Z"/>
                  </w:sdtContent>
                </w:sdt>
              </w:ins>
              <w:sdt>
                <w:sdtPr>
                  <w:id w:val="-121364416"/>
                  <w:tag w:val="goog_rdk_65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991690744"/>
        <w:tag w:val="goog_rdk_656"/>
      </w:sdtPr>
      <w:sdtContent>
        <w:p w:rsidR="00000000" w:rsidDel="00000000" w:rsidP="00000000" w:rsidRDefault="00000000" w:rsidRPr="00000000" w14:paraId="0000008E">
          <w:pPr>
            <w:numPr>
              <w:ilvl w:val="1"/>
              <w:numId w:val="5"/>
            </w:numPr>
            <w:ind w:left="502" w:hanging="360"/>
            <w:rPr>
              <w:ins w:author="Rossi Rossi" w:id="69" w:date="2026-09-22T06:56:59Z"/>
              <w:del w:author="udhaya kumar" w:id="6" w:date="2026-09-24T06:40:29Z"/>
            </w:rPr>
          </w:pPr>
          <w:sdt>
            <w:sdtPr>
              <w:id w:val="-272716395"/>
              <w:tag w:val="goog_rdk_653"/>
            </w:sdtPr>
            <w:sdtContent>
              <w:ins w:author="Rossi Rossi" w:id="69" w:date="2026-09-22T06:56:59Z">
                <w:sdt>
                  <w:sdtPr>
                    <w:id w:val="-1865726403"/>
                    <w:tag w:val="goog_rdk_654"/>
                  </w:sdtPr>
                  <w:sdtContent>
                    <w:del w:author="udhaya kumar" w:id="6" w:date="2026-09-24T06:40:29Z"/>
                  </w:sdtContent>
                </w:sdt>
              </w:ins>
              <w:sdt>
                <w:sdtPr>
                  <w:id w:val="1323571433"/>
                  <w:tag w:val="goog_rdk_6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async function main() {</w:delText>
                      </w:r>
                    </w:del>
                  </w:ins>
                </w:sdtContent>
              </w:sdt>
              <w:ins w:author="Rossi Rossi" w:id="69" w:date="2026-09-22T06:56:59Z">
                <w:del w:author="udhaya kumar" w:id="6" w:date="2026-09-24T06:40:29Z"/>
              </w:ins>
            </w:sdtContent>
          </w:sdt>
        </w:p>
      </w:sdtContent>
    </w:sdt>
    <w:sdt>
      <w:sdtPr>
        <w:id w:val="482007936"/>
        <w:tag w:val="goog_rdk_660"/>
      </w:sdtPr>
      <w:sdtContent>
        <w:p w:rsidR="00000000" w:rsidDel="00000000" w:rsidP="00000000" w:rsidRDefault="00000000" w:rsidRPr="00000000" w14:paraId="0000008F">
          <w:pPr>
            <w:numPr>
              <w:ilvl w:val="1"/>
              <w:numId w:val="5"/>
            </w:numPr>
            <w:ind w:left="502" w:hanging="360"/>
            <w:rPr>
              <w:ins w:author="Rossi Rossi" w:id="69" w:date="2026-09-22T06:56:59Z"/>
              <w:del w:author="udhaya kumar" w:id="6" w:date="2026-09-24T06:40:29Z"/>
            </w:rPr>
          </w:pPr>
          <w:sdt>
            <w:sdtPr>
              <w:id w:val="1132590516"/>
              <w:tag w:val="goog_rdk_657"/>
            </w:sdtPr>
            <w:sdtContent>
              <w:ins w:author="Rossi Rossi" w:id="69" w:date="2026-09-22T06:56:59Z">
                <w:sdt>
                  <w:sdtPr>
                    <w:id w:val="668592971"/>
                    <w:tag w:val="goog_rdk_658"/>
                  </w:sdtPr>
                  <w:sdtContent>
                    <w:del w:author="udhaya kumar" w:id="6" w:date="2026-09-24T06:40:29Z"/>
                  </w:sdtContent>
                </w:sdt>
              </w:ins>
              <w:sdt>
                <w:sdtPr>
                  <w:id w:val="-1579312434"/>
                  <w:tag w:val="goog_rdk_6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69" w:date="2026-09-22T06:56:59Z">
                <w:del w:author="udhaya kumar" w:id="6" w:date="2026-09-24T06:40:29Z"/>
              </w:ins>
            </w:sdtContent>
          </w:sdt>
        </w:p>
      </w:sdtContent>
    </w:sdt>
    <w:sdt>
      <w:sdtPr>
        <w:id w:val="-445589937"/>
        <w:tag w:val="goog_rdk_664"/>
      </w:sdtPr>
      <w:sdtContent>
        <w:p w:rsidR="00000000" w:rsidDel="00000000" w:rsidP="00000000" w:rsidRDefault="00000000" w:rsidRPr="00000000" w14:paraId="00000090">
          <w:pPr>
            <w:numPr>
              <w:ilvl w:val="1"/>
              <w:numId w:val="5"/>
            </w:numPr>
            <w:ind w:left="502" w:hanging="360"/>
            <w:rPr>
              <w:ins w:author="Rossi Rossi" w:id="69" w:date="2026-09-22T06:56:59Z"/>
              <w:del w:author="udhaya kumar" w:id="6" w:date="2026-09-24T06:40:29Z"/>
            </w:rPr>
          </w:pPr>
          <w:sdt>
            <w:sdtPr>
              <w:id w:val="-1493131856"/>
              <w:tag w:val="goog_rdk_661"/>
            </w:sdtPr>
            <w:sdtContent>
              <w:ins w:author="Rossi Rossi" w:id="69" w:date="2026-09-22T06:56:59Z">
                <w:sdt>
                  <w:sdtPr>
                    <w:id w:val="-1170473943"/>
                    <w:tag w:val="goog_rdk_662"/>
                  </w:sdtPr>
                  <w:sdtContent>
                    <w:del w:author="udhaya kumar" w:id="6" w:date="2026-09-24T06:40:29Z"/>
                  </w:sdtContent>
                </w:sdt>
              </w:ins>
              <w:sdt>
                <w:sdtPr>
                  <w:id w:val="-1746020638"/>
                  <w:tag w:val="goog_rdk_6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model: "gemini-3.8-flash",</w:delText>
                      </w:r>
                    </w:del>
                  </w:ins>
                </w:sdtContent>
              </w:sdt>
              <w:ins w:author="Rossi Rossi" w:id="69" w:date="2026-09-22T06:56:59Z">
                <w:del w:author="udhaya kumar" w:id="6" w:date="2026-09-24T06:40:29Z"/>
              </w:ins>
            </w:sdtContent>
          </w:sdt>
        </w:p>
      </w:sdtContent>
    </w:sdt>
    <w:sdt>
      <w:sdtPr>
        <w:id w:val="62016140"/>
        <w:tag w:val="goog_rdk_668"/>
      </w:sdtPr>
      <w:sdtContent>
        <w:p w:rsidR="00000000" w:rsidDel="00000000" w:rsidP="00000000" w:rsidRDefault="00000000" w:rsidRPr="00000000" w14:paraId="00000091">
          <w:pPr>
            <w:numPr>
              <w:ilvl w:val="1"/>
              <w:numId w:val="5"/>
            </w:numPr>
            <w:ind w:left="502" w:hanging="360"/>
            <w:rPr>
              <w:ins w:author="Rossi Rossi" w:id="69" w:date="2026-09-22T06:56:59Z"/>
              <w:del w:author="udhaya kumar" w:id="6" w:date="2026-09-24T06:40:29Z"/>
            </w:rPr>
          </w:pPr>
          <w:sdt>
            <w:sdtPr>
              <w:id w:val="461385651"/>
              <w:tag w:val="goog_rdk_665"/>
            </w:sdtPr>
            <w:sdtContent>
              <w:ins w:author="Rossi Rossi" w:id="69" w:date="2026-09-22T06:56:59Z">
                <w:sdt>
                  <w:sdtPr>
                    <w:id w:val="-684383534"/>
                    <w:tag w:val="goog_rdk_666"/>
                  </w:sdtPr>
                  <w:sdtContent>
                    <w:del w:author="udhaya kumar" w:id="6" w:date="2026-09-24T06:40:29Z"/>
                  </w:sdtContent>
                </w:sdt>
              </w:ins>
              <w:sdt>
                <w:sdtPr>
                  <w:id w:val="-742011951"/>
                  <w:tag w:val="goog_rdk_66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69" w:date="2026-09-22T06:56:59Z">
                <w:del w:author="udhaya kumar" w:id="6" w:date="2026-09-24T06:40:29Z"/>
              </w:ins>
            </w:sdtContent>
          </w:sdt>
        </w:p>
      </w:sdtContent>
    </w:sdt>
    <w:sdt>
      <w:sdtPr>
        <w:id w:val="-1798144154"/>
        <w:tag w:val="goog_rdk_672"/>
      </w:sdtPr>
      <w:sdtContent>
        <w:p w:rsidR="00000000" w:rsidDel="00000000" w:rsidP="00000000" w:rsidRDefault="00000000" w:rsidRPr="00000000" w14:paraId="00000092">
          <w:pPr>
            <w:numPr>
              <w:ilvl w:val="1"/>
              <w:numId w:val="5"/>
            </w:numPr>
            <w:ind w:left="502" w:hanging="360"/>
            <w:rPr>
              <w:ins w:author="Rossi Rossi" w:id="69" w:date="2026-09-22T06:56:59Z"/>
              <w:del w:author="udhaya kumar" w:id="6" w:date="2026-09-24T06:40:29Z"/>
            </w:rPr>
          </w:pPr>
          <w:sdt>
            <w:sdtPr>
              <w:id w:val="-812190475"/>
              <w:tag w:val="goog_rdk_669"/>
            </w:sdtPr>
            <w:sdtContent>
              <w:ins w:author="Rossi Rossi" w:id="69" w:date="2026-09-22T06:56:59Z">
                <w:sdt>
                  <w:sdtPr>
                    <w:id w:val="607446578"/>
                    <w:tag w:val="goog_rdk_670"/>
                  </w:sdtPr>
                  <w:sdtContent>
                    <w:del w:author="udhaya kumar" w:id="6" w:date="2026-09-24T06:40:29Z"/>
                  </w:sdtContent>
                </w:sdt>
              </w:ins>
              <w:sdt>
                <w:sdtPr>
                  <w:id w:val="218810917"/>
                  <w:tag w:val="goog_rdk_67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delText>
                      </w:r>
                    </w:del>
                  </w:ins>
                </w:sdtContent>
              </w:sdt>
              <w:ins w:author="Rossi Rossi" w:id="69" w:date="2026-09-22T06:56:59Z">
                <w:del w:author="udhaya kumar" w:id="6" w:date="2026-09-24T06:40:29Z"/>
              </w:ins>
            </w:sdtContent>
          </w:sdt>
        </w:p>
      </w:sdtContent>
    </w:sdt>
    <w:sdt>
      <w:sdtPr>
        <w:id w:val="-1209924170"/>
        <w:tag w:val="goog_rdk_676"/>
      </w:sdtPr>
      <w:sdtContent>
        <w:p w:rsidR="00000000" w:rsidDel="00000000" w:rsidP="00000000" w:rsidRDefault="00000000" w:rsidRPr="00000000" w14:paraId="00000093">
          <w:pPr>
            <w:numPr>
              <w:ilvl w:val="1"/>
              <w:numId w:val="5"/>
            </w:numPr>
            <w:ind w:left="502" w:hanging="360"/>
            <w:rPr>
              <w:ins w:author="Rossi Rossi" w:id="69" w:date="2026-09-22T06:56:59Z"/>
              <w:del w:author="udhaya kumar" w:id="6" w:date="2026-09-24T06:40:29Z"/>
            </w:rPr>
          </w:pPr>
          <w:sdt>
            <w:sdtPr>
              <w:id w:val="1826895655"/>
              <w:tag w:val="goog_rdk_673"/>
            </w:sdtPr>
            <w:sdtContent>
              <w:ins w:author="Rossi Rossi" w:id="69" w:date="2026-09-22T06:56:59Z">
                <w:sdt>
                  <w:sdtPr>
                    <w:id w:val="-1938055761"/>
                    <w:tag w:val="goog_rdk_674"/>
                  </w:sdtPr>
                  <w:sdtContent>
                    <w:del w:author="udhaya kumar" w:id="6" w:date="2026-09-24T06:40:29Z"/>
                  </w:sdtContent>
                </w:sdt>
              </w:ins>
              <w:sdt>
                <w:sdtPr>
                  <w:id w:val="-1123186960"/>
                  <w:tag w:val="goog_rdk_67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console.log(interaction.output_text);</w:delText>
                      </w:r>
                    </w:del>
                  </w:ins>
                </w:sdtContent>
              </w:sdt>
              <w:ins w:author="Rossi Rossi" w:id="69" w:date="2026-09-22T06:56:59Z">
                <w:del w:author="udhaya kumar" w:id="6" w:date="2026-09-24T06:40:29Z"/>
              </w:ins>
            </w:sdtContent>
          </w:sdt>
        </w:p>
      </w:sdtContent>
    </w:sdt>
    <w:sdt>
      <w:sdtPr>
        <w:id w:val="1897561884"/>
        <w:tag w:val="goog_rdk_680"/>
      </w:sdtPr>
      <w:sdtContent>
        <w:p w:rsidR="00000000" w:rsidDel="00000000" w:rsidP="00000000" w:rsidRDefault="00000000" w:rsidRPr="00000000" w14:paraId="00000094">
          <w:pPr>
            <w:numPr>
              <w:ilvl w:val="1"/>
              <w:numId w:val="5"/>
            </w:numPr>
            <w:ind w:left="502" w:hanging="360"/>
            <w:rPr>
              <w:ins w:author="Rossi Rossi" w:id="69" w:date="2026-09-22T06:56:59Z"/>
              <w:del w:author="udhaya kumar" w:id="6" w:date="2026-09-24T06:40:29Z"/>
            </w:rPr>
          </w:pPr>
          <w:sdt>
            <w:sdtPr>
              <w:id w:val="-1301636819"/>
              <w:tag w:val="goog_rdk_677"/>
            </w:sdtPr>
            <w:sdtContent>
              <w:ins w:author="Rossi Rossi" w:id="69" w:date="2026-09-22T06:56:59Z">
                <w:sdt>
                  <w:sdtPr>
                    <w:id w:val="-1944516606"/>
                    <w:tag w:val="goog_rdk_678"/>
                  </w:sdtPr>
                  <w:sdtContent>
                    <w:del w:author="udhaya kumar" w:id="6" w:date="2026-09-24T06:40:29Z"/>
                  </w:sdtContent>
                </w:sdt>
              </w:ins>
              <w:sdt>
                <w:sdtPr>
                  <w:id w:val="-1685690177"/>
                  <w:tag w:val="goog_rdk_6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delText>
                      </w:r>
                    </w:del>
                  </w:ins>
                </w:sdtContent>
              </w:sdt>
              <w:ins w:author="Rossi Rossi" w:id="69" w:date="2026-09-22T06:56:59Z">
                <w:del w:author="udhaya kumar" w:id="6" w:date="2026-09-24T06:40:29Z"/>
              </w:ins>
            </w:sdtContent>
          </w:sdt>
        </w:p>
      </w:sdtContent>
    </w:sdt>
    <w:sdt>
      <w:sdtPr>
        <w:id w:val="423718056"/>
        <w:tag w:val="goog_rdk_686"/>
      </w:sdtPr>
      <w:sdtContent>
        <w:p w:rsidR="00000000" w:rsidDel="00000000" w:rsidP="00000000" w:rsidRDefault="00000000" w:rsidRPr="00000000" w14:paraId="00000095">
          <w:pPr>
            <w:numPr>
              <w:ilvl w:val="1"/>
              <w:numId w:val="5"/>
            </w:numPr>
            <w:ind w:left="502" w:hanging="360"/>
            <w:rPr>
              <w:ins w:author="Abinaya Saravanan" w:id="74" w:date="2026-09-23T05:12:03Z"/>
              <w:del w:author="udhaya kumar" w:id="6" w:date="2026-09-24T06:40:29Z"/>
            </w:rPr>
          </w:pPr>
          <w:sdt>
            <w:sdtPr>
              <w:id w:val="-374998479"/>
              <w:tag w:val="goog_rdk_683"/>
            </w:sdtPr>
            <w:sdtContent>
              <w:ins w:author="Abinaya Saravanan" w:id="74" w:date="2026-09-23T05:12:03Z">
                <w:sdt>
                  <w:sdtPr>
                    <w:id w:val="1777713714"/>
                    <w:tag w:val="goog_rdk_684"/>
                  </w:sdtPr>
                  <w:sdtContent>
                    <w:del w:author="udhaya kumar" w:id="6" w:date="2026-09-24T06:40:29Z"/>
                  </w:sdtContent>
                </w:sdt>
              </w:ins>
              <w:sdt>
                <w:sdtPr>
                  <w:id w:val="-2040069308"/>
                  <w:tag w:val="goog_rdk_685"/>
                </w:sdtPr>
                <w:sdtContent>
                  <w:ins w:author="Abinaya Saravanan" w:id="74" w:date="2026-09-23T05:12:03Z">
                    <w:del w:author="udhaya kumar" w:id="6" w:date="2026-09-24T06:40:29Z">
                      <w:r w:rsidDel="00000000" w:rsidR="00000000" w:rsidRPr="00000000">
                        <w:rPr>
                          <w:rtl w:val="0"/>
                          <w:rPrChange w:author="Abinaya Saravanan" w:id="75" w:date="2026-09-23T05:12:03Z">
                            <w:rPr>
                              <w:rFonts w:ascii="Cambria" w:cs="Cambria" w:eastAsia="Cambria" w:hAnsi="Cambria"/>
                              <w:b w:val="0"/>
                              <w:bCs w:val="0"/>
                              <w:color w:val="000000"/>
                              <w:sz w:val="22"/>
                              <w:szCs w:val="22"/>
                            </w:rPr>
                          </w:rPrChange>
                        </w:rPr>
                        <w:delText xml:space="preserve">async function main() {</w:delText>
                      </w:r>
                    </w:del>
                  </w:ins>
                </w:sdtContent>
              </w:sdt>
              <w:ins w:author="Abinaya Saravanan" w:id="74" w:date="2026-09-23T05:12:03Z">
                <w:del w:author="udhaya kumar" w:id="6" w:date="2026-09-24T06:40:29Z"/>
              </w:ins>
            </w:sdtContent>
          </w:sdt>
        </w:p>
      </w:sdtContent>
    </w:sdt>
    <w:sdt>
      <w:sdtPr>
        <w:id w:val="-1168665948"/>
        <w:tag w:val="goog_rdk_690"/>
      </w:sdtPr>
      <w:sdtContent>
        <w:p w:rsidR="00000000" w:rsidDel="00000000" w:rsidP="00000000" w:rsidRDefault="00000000" w:rsidRPr="00000000" w14:paraId="00000096">
          <w:pPr>
            <w:numPr>
              <w:ilvl w:val="1"/>
              <w:numId w:val="5"/>
            </w:numPr>
            <w:ind w:left="502" w:hanging="360"/>
            <w:rPr>
              <w:ins w:author="Abinaya Saravanan" w:id="74" w:date="2026-09-23T05:12:03Z"/>
              <w:del w:author="udhaya kumar" w:id="6" w:date="2026-09-24T06:40:29Z"/>
            </w:rPr>
          </w:pPr>
          <w:sdt>
            <w:sdtPr>
              <w:id w:val="-128667769"/>
              <w:tag w:val="goog_rdk_687"/>
            </w:sdtPr>
            <w:sdtContent>
              <w:ins w:author="Abinaya Saravanan" w:id="74" w:date="2026-09-23T05:12:03Z">
                <w:sdt>
                  <w:sdtPr>
                    <w:id w:val="1231067387"/>
                    <w:tag w:val="goog_rdk_688"/>
                  </w:sdtPr>
                  <w:sdtContent>
                    <w:del w:author="udhaya kumar" w:id="6" w:date="2026-09-24T06:40:29Z"/>
                  </w:sdtContent>
                </w:sdt>
              </w:ins>
              <w:sdt>
                <w:sdtPr>
                  <w:id w:val="1768758760"/>
                  <w:tag w:val="goog_rdk_689"/>
                </w:sdtPr>
                <w:sdtContent>
                  <w:ins w:author="Abinaya Saravanan" w:id="74" w:date="2026-09-23T05:12:03Z">
                    <w:del w:author="udhaya kumar" w:id="6" w:date="2026-09-24T06:40:29Z">
                      <w:r w:rsidDel="00000000" w:rsidR="00000000" w:rsidRPr="00000000">
                        <w:rPr>
                          <w:rtl w:val="0"/>
                          <w:rPrChange w:author="Abinaya Saravanan" w:id="75" w:date="2026-09-23T05:12:03Z">
                            <w:rPr>
                              <w:rFonts w:ascii="Cambria" w:cs="Cambria" w:eastAsia="Cambria" w:hAnsi="Cambria"/>
                              <w:b w:val="0"/>
                              <w:bCs w:val="0"/>
                              <w:color w:val="000000"/>
                              <w:sz w:val="22"/>
                              <w:szCs w:val="22"/>
                            </w:rPr>
                          </w:rPrChange>
                        </w:rPr>
                        <w:delText xml:space="preserve">  const interaction = await ai.interactions.create({</w:delText>
                      </w:r>
                    </w:del>
                  </w:ins>
                </w:sdtContent>
              </w:sdt>
              <w:ins w:author="Abinaya Saravanan" w:id="74" w:date="2026-09-23T05:12:03Z">
                <w:del w:author="udhaya kumar" w:id="6" w:date="2026-09-24T06:40:29Z"/>
              </w:ins>
            </w:sdtContent>
          </w:sdt>
        </w:p>
      </w:sdtContent>
    </w:sdt>
    <w:sdt>
      <w:sdtPr>
        <w:id w:val="1075023541"/>
        <w:tag w:val="goog_rdk_694"/>
      </w:sdtPr>
      <w:sdtContent>
        <w:p w:rsidR="00000000" w:rsidDel="00000000" w:rsidP="00000000" w:rsidRDefault="00000000" w:rsidRPr="00000000" w14:paraId="00000097">
          <w:pPr>
            <w:numPr>
              <w:ilvl w:val="1"/>
              <w:numId w:val="5"/>
            </w:numPr>
            <w:ind w:left="502" w:hanging="360"/>
            <w:rPr>
              <w:ins w:author="Abinaya Saravanan" w:id="74" w:date="2026-09-23T05:12:03Z"/>
              <w:del w:author="udhaya kumar" w:id="6" w:date="2026-09-24T06:40:29Z"/>
            </w:rPr>
          </w:pPr>
          <w:sdt>
            <w:sdtPr>
              <w:id w:val="1934977800"/>
              <w:tag w:val="goog_rdk_691"/>
            </w:sdtPr>
            <w:sdtContent>
              <w:ins w:author="Abinaya Saravanan" w:id="74" w:date="2026-09-23T05:12:03Z">
                <w:sdt>
                  <w:sdtPr>
                    <w:id w:val="2017778695"/>
                    <w:tag w:val="goog_rdk_692"/>
                  </w:sdtPr>
                  <w:sdtContent>
                    <w:del w:author="udhaya kumar" w:id="6" w:date="2026-09-24T06:40:29Z"/>
                  </w:sdtContent>
                </w:sdt>
              </w:ins>
              <w:sdt>
                <w:sdtPr>
                  <w:id w:val="-462540212"/>
                  <w:tag w:val="goog_rdk_693"/>
                </w:sdtPr>
                <w:sdtContent>
                  <w:ins w:author="Abinaya Saravanan" w:id="74" w:date="2026-09-23T05:12:03Z">
                    <w:del w:author="udhaya kumar" w:id="6" w:date="2026-09-24T06:40:29Z">
                      <w:r w:rsidDel="00000000" w:rsidR="00000000" w:rsidRPr="00000000">
                        <w:rPr>
                          <w:rtl w:val="0"/>
                          <w:rPrChange w:author="Abinaya Saravanan" w:id="75" w:date="2026-09-23T05:12:03Z">
                            <w:rPr>
                              <w:rFonts w:ascii="Cambria" w:cs="Cambria" w:eastAsia="Cambria" w:hAnsi="Cambria"/>
                              <w:b w:val="0"/>
                              <w:bCs w:val="0"/>
                              <w:color w:val="000000"/>
                              <w:sz w:val="22"/>
                              <w:szCs w:val="22"/>
                            </w:rPr>
                          </w:rPrChange>
                        </w:rPr>
                        <w:delText xml:space="preserve">    model: "gemini-1.5-flash",</w:delText>
                      </w:r>
                    </w:del>
                  </w:ins>
                </w:sdtContent>
              </w:sdt>
              <w:ins w:author="Abinaya Saravanan" w:id="74" w:date="2026-09-23T05:12:03Z">
                <w:del w:author="udhaya kumar" w:id="6" w:date="2026-09-24T06:40:29Z"/>
              </w:ins>
            </w:sdtContent>
          </w:sdt>
        </w:p>
      </w:sdtContent>
    </w:sdt>
    <w:sdt>
      <w:sdtPr>
        <w:id w:val="-325384106"/>
        <w:tag w:val="goog_rdk_698"/>
      </w:sdtPr>
      <w:sdtContent>
        <w:p w:rsidR="00000000" w:rsidDel="00000000" w:rsidP="00000000" w:rsidRDefault="00000000" w:rsidRPr="00000000" w14:paraId="00000098">
          <w:pPr>
            <w:numPr>
              <w:ilvl w:val="1"/>
              <w:numId w:val="5"/>
            </w:numPr>
            <w:ind w:left="502" w:hanging="360"/>
            <w:rPr>
              <w:ins w:author="Abinaya Saravanan" w:id="74" w:date="2026-09-23T05:12:03Z"/>
              <w:del w:author="udhaya kumar" w:id="6" w:date="2026-09-24T06:40:29Z"/>
            </w:rPr>
          </w:pPr>
          <w:sdt>
            <w:sdtPr>
              <w:id w:val="878864586"/>
              <w:tag w:val="goog_rdk_695"/>
            </w:sdtPr>
            <w:sdtContent>
              <w:ins w:author="Abinaya Saravanan" w:id="74" w:date="2026-09-23T05:12:03Z">
                <w:sdt>
                  <w:sdtPr>
                    <w:id w:val="653029670"/>
                    <w:tag w:val="goog_rdk_696"/>
                  </w:sdtPr>
                  <w:sdtContent>
                    <w:del w:author="udhaya kumar" w:id="6" w:date="2026-09-24T06:40:29Z"/>
                  </w:sdtContent>
                </w:sdt>
              </w:ins>
              <w:sdt>
                <w:sdtPr>
                  <w:id w:val="833538464"/>
                  <w:tag w:val="goog_rdk_697"/>
                </w:sdtPr>
                <w:sdtContent>
                  <w:ins w:author="Abinaya Saravanan" w:id="74" w:date="2026-09-23T05:12:03Z">
                    <w:del w:author="udhaya kumar" w:id="6" w:date="2026-09-24T06:40:29Z">
                      <w:r w:rsidDel="00000000" w:rsidR="00000000" w:rsidRPr="00000000">
                        <w:rPr>
                          <w:rtl w:val="0"/>
                          <w:rPrChange w:author="Abinaya Saravanan" w:id="75" w:date="2026-09-23T05:12:03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74" w:date="2026-09-23T05:12:03Z">
                <w:del w:author="udhaya kumar" w:id="6" w:date="2026-09-24T06:40:29Z"/>
              </w:ins>
            </w:sdtContent>
          </w:sdt>
        </w:p>
      </w:sdtContent>
    </w:sdt>
    <w:sdt>
      <w:sdtPr>
        <w:id w:val="1336201652"/>
        <w:tag w:val="goog_rdk_702"/>
      </w:sdtPr>
      <w:sdtContent>
        <w:p w:rsidR="00000000" w:rsidDel="00000000" w:rsidP="00000000" w:rsidRDefault="00000000" w:rsidRPr="00000000" w14:paraId="00000099">
          <w:pPr>
            <w:numPr>
              <w:ilvl w:val="1"/>
              <w:numId w:val="5"/>
            </w:numPr>
            <w:ind w:left="502" w:hanging="360"/>
            <w:rPr>
              <w:ins w:author="Abinaya Saravanan" w:id="74" w:date="2026-09-23T05:12:03Z"/>
              <w:del w:author="udhaya kumar" w:id="6" w:date="2026-09-24T06:40:29Z"/>
            </w:rPr>
          </w:pPr>
          <w:sdt>
            <w:sdtPr>
              <w:id w:val="-779320127"/>
              <w:tag w:val="goog_rdk_699"/>
            </w:sdtPr>
            <w:sdtContent>
              <w:ins w:author="Abinaya Saravanan" w:id="74" w:date="2026-09-23T05:12:03Z">
                <w:sdt>
                  <w:sdtPr>
                    <w:id w:val="1761014870"/>
                    <w:tag w:val="goog_rdk_700"/>
                  </w:sdtPr>
                  <w:sdtContent>
                    <w:del w:author="udhaya kumar" w:id="6" w:date="2026-09-24T06:40:29Z"/>
                  </w:sdtContent>
                </w:sdt>
              </w:ins>
              <w:sdt>
                <w:sdtPr>
                  <w:id w:val="-99317815"/>
                  <w:tag w:val="goog_rdk_701"/>
                </w:sdtPr>
                <w:sdtContent>
                  <w:ins w:author="Abinaya Saravanan" w:id="74" w:date="2026-09-23T05:12:03Z">
                    <w:del w:author="udhaya kumar" w:id="6" w:date="2026-09-24T06:40:29Z">
                      <w:r w:rsidDel="00000000" w:rsidR="00000000" w:rsidRPr="00000000">
                        <w:rPr>
                          <w:rtl w:val="0"/>
                          <w:rPrChange w:author="Abinaya Saravanan" w:id="75" w:date="2026-09-23T05:12:03Z">
                            <w:rPr>
                              <w:rFonts w:ascii="Cambria" w:cs="Cambria" w:eastAsia="Cambria" w:hAnsi="Cambria"/>
                              <w:b w:val="0"/>
                              <w:bCs w:val="0"/>
                              <w:color w:val="000000"/>
                              <w:sz w:val="22"/>
                              <w:szCs w:val="22"/>
                            </w:rPr>
                          </w:rPrChange>
                        </w:rPr>
                        <w:delText xml:space="preserve">  });</w:delText>
                      </w:r>
                    </w:del>
                  </w:ins>
                </w:sdtContent>
              </w:sdt>
              <w:ins w:author="Abinaya Saravanan" w:id="74" w:date="2026-09-23T05:12:03Z">
                <w:del w:author="udhaya kumar" w:id="6" w:date="2026-09-24T06:40:29Z"/>
              </w:ins>
            </w:sdtContent>
          </w:sdt>
        </w:p>
      </w:sdtContent>
    </w:sdt>
    <w:sdt>
      <w:sdtPr>
        <w:id w:val="-601216238"/>
        <w:tag w:val="goog_rdk_706"/>
      </w:sdtPr>
      <w:sdtContent>
        <w:p w:rsidR="00000000" w:rsidDel="00000000" w:rsidP="00000000" w:rsidRDefault="00000000" w:rsidRPr="00000000" w14:paraId="0000009A">
          <w:pPr>
            <w:numPr>
              <w:ilvl w:val="1"/>
              <w:numId w:val="5"/>
            </w:numPr>
            <w:ind w:left="502" w:hanging="360"/>
            <w:rPr>
              <w:ins w:author="Abinaya Saravanan" w:id="74" w:date="2026-09-23T05:12:03Z"/>
              <w:del w:author="udhaya kumar" w:id="6" w:date="2026-09-24T06:40:29Z"/>
            </w:rPr>
          </w:pPr>
          <w:sdt>
            <w:sdtPr>
              <w:id w:val="-949944284"/>
              <w:tag w:val="goog_rdk_703"/>
            </w:sdtPr>
            <w:sdtContent>
              <w:ins w:author="Abinaya Saravanan" w:id="74" w:date="2026-09-23T05:12:03Z">
                <w:sdt>
                  <w:sdtPr>
                    <w:id w:val="-988346961"/>
                    <w:tag w:val="goog_rdk_704"/>
                  </w:sdtPr>
                  <w:sdtContent>
                    <w:del w:author="udhaya kumar" w:id="6" w:date="2026-09-24T06:40:29Z"/>
                  </w:sdtContent>
                </w:sdt>
              </w:ins>
              <w:sdt>
                <w:sdtPr>
                  <w:id w:val="-1890677814"/>
                  <w:tag w:val="goog_rdk_705"/>
                </w:sdtPr>
                <w:sdtContent>
                  <w:ins w:author="Abinaya Saravanan" w:id="74" w:date="2026-09-23T05:12:03Z">
                    <w:del w:author="udhaya kumar" w:id="6" w:date="2026-09-24T06:40:29Z">
                      <w:r w:rsidDel="00000000" w:rsidR="00000000" w:rsidRPr="00000000">
                        <w:rPr>
                          <w:rtl w:val="0"/>
                        </w:rPr>
                      </w:r>
                    </w:del>
                  </w:ins>
                </w:sdtContent>
              </w:sdt>
              <w:ins w:author="Abinaya Saravanan" w:id="74" w:date="2026-09-23T05:12:03Z">
                <w:del w:author="udhaya kumar" w:id="6" w:date="2026-09-24T06:40:29Z"/>
              </w:ins>
            </w:sdtContent>
          </w:sdt>
        </w:p>
      </w:sdtContent>
    </w:sdt>
    <w:sdt>
      <w:sdtPr>
        <w:id w:val="-1369371515"/>
        <w:tag w:val="goog_rdk_710"/>
      </w:sdtPr>
      <w:sdtContent>
        <w:p w:rsidR="00000000" w:rsidDel="00000000" w:rsidP="00000000" w:rsidRDefault="00000000" w:rsidRPr="00000000" w14:paraId="0000009B">
          <w:pPr>
            <w:numPr>
              <w:ilvl w:val="1"/>
              <w:numId w:val="5"/>
            </w:numPr>
            <w:ind w:left="502" w:hanging="360"/>
            <w:rPr>
              <w:ins w:author="Abinaya Saravanan" w:id="74" w:date="2026-09-23T05:12:03Z"/>
              <w:del w:author="udhaya kumar" w:id="6" w:date="2026-09-24T06:40:29Z"/>
            </w:rPr>
          </w:pPr>
          <w:sdt>
            <w:sdtPr>
              <w:id w:val="1004680585"/>
              <w:tag w:val="goog_rdk_707"/>
            </w:sdtPr>
            <w:sdtContent>
              <w:ins w:author="Abinaya Saravanan" w:id="74" w:date="2026-09-23T05:12:03Z">
                <w:sdt>
                  <w:sdtPr>
                    <w:id w:val="144821822"/>
                    <w:tag w:val="goog_rdk_708"/>
                  </w:sdtPr>
                  <w:sdtContent>
                    <w:del w:author="udhaya kumar" w:id="6" w:date="2026-09-24T06:40:29Z"/>
                  </w:sdtContent>
                </w:sdt>
              </w:ins>
              <w:sdt>
                <w:sdtPr>
                  <w:id w:val="1164533871"/>
                  <w:tag w:val="goog_rdk_709"/>
                </w:sdtPr>
                <w:sdtContent>
                  <w:ins w:author="Abinaya Saravanan" w:id="74" w:date="2026-09-23T05:12:03Z">
                    <w:del w:author="udhaya kumar" w:id="6" w:date="2026-09-24T06:40:29Z">
                      <w:r w:rsidDel="00000000" w:rsidR="00000000" w:rsidRPr="00000000">
                        <w:rPr>
                          <w:rtl w:val="0"/>
                          <w:rPrChange w:author="Abinaya Saravanan" w:id="75" w:date="2026-09-23T05:12:03Z">
                            <w:rPr>
                              <w:rFonts w:ascii="Cambria" w:cs="Cambria" w:eastAsia="Cambria" w:hAnsi="Cambria"/>
                              <w:b w:val="0"/>
                              <w:bCs w:val="0"/>
                              <w:color w:val="000000"/>
                              <w:sz w:val="22"/>
                              <w:szCs w:val="22"/>
                            </w:rPr>
                          </w:rPrChange>
                        </w:rPr>
                        <w:delText xml:space="preserve">  console.log(interaction.text);</w:delText>
                      </w:r>
                    </w:del>
                  </w:ins>
                </w:sdtContent>
              </w:sdt>
              <w:ins w:author="Abinaya Saravanan" w:id="74" w:date="2026-09-23T05:12:03Z">
                <w:del w:author="udhaya kumar" w:id="6" w:date="2026-09-24T06:40:29Z"/>
              </w:ins>
            </w:sdtContent>
          </w:sdt>
        </w:p>
      </w:sdtContent>
    </w:sdt>
    <w:sdt>
      <w:sdtPr>
        <w:id w:val="-303859779"/>
        <w:tag w:val="goog_rdk_714"/>
      </w:sdtPr>
      <w:sdtContent>
        <w:p w:rsidR="00000000" w:rsidDel="00000000" w:rsidP="00000000" w:rsidRDefault="00000000" w:rsidRPr="00000000" w14:paraId="0000009C">
          <w:pPr>
            <w:numPr>
              <w:ilvl w:val="1"/>
              <w:numId w:val="5"/>
            </w:numPr>
            <w:ind w:left="502" w:hanging="360"/>
            <w:rPr>
              <w:ins w:author="Abinaya Saravanan" w:id="74" w:date="2026-09-23T05:12:03Z"/>
              <w:del w:author="udhaya kumar" w:id="6" w:date="2026-09-24T06:40:29Z"/>
            </w:rPr>
          </w:pPr>
          <w:sdt>
            <w:sdtPr>
              <w:id w:val="-2123110198"/>
              <w:tag w:val="goog_rdk_711"/>
            </w:sdtPr>
            <w:sdtContent>
              <w:ins w:author="Abinaya Saravanan" w:id="74" w:date="2026-09-23T05:12:03Z">
                <w:sdt>
                  <w:sdtPr>
                    <w:id w:val="839862629"/>
                    <w:tag w:val="goog_rdk_712"/>
                  </w:sdtPr>
                  <w:sdtContent>
                    <w:del w:author="udhaya kumar" w:id="6" w:date="2026-09-24T06:40:29Z"/>
                  </w:sdtContent>
                </w:sdt>
              </w:ins>
              <w:sdt>
                <w:sdtPr>
                  <w:id w:val="885910342"/>
                  <w:tag w:val="goog_rdk_713"/>
                </w:sdtPr>
                <w:sdtContent>
                  <w:ins w:author="Abinaya Saravanan" w:id="74" w:date="2026-09-23T05:12:03Z">
                    <w:del w:author="udhaya kumar" w:id="6" w:date="2026-09-24T06:40:29Z">
                      <w:r w:rsidDel="00000000" w:rsidR="00000000" w:rsidRPr="00000000">
                        <w:rPr>
                          <w:rtl w:val="0"/>
                          <w:rPrChange w:author="Abinaya Saravanan" w:id="75" w:date="2026-09-23T05:12:03Z">
                            <w:rPr>
                              <w:rFonts w:ascii="Cambria" w:cs="Cambria" w:eastAsia="Cambria" w:hAnsi="Cambria"/>
                              <w:b w:val="0"/>
                              <w:bCs w:val="0"/>
                              <w:color w:val="000000"/>
                              <w:sz w:val="22"/>
                              <w:szCs w:val="22"/>
                            </w:rPr>
                          </w:rPrChange>
                        </w:rPr>
                        <w:delText xml:space="preserve">}</w:delText>
                      </w:r>
                    </w:del>
                  </w:ins>
                </w:sdtContent>
              </w:sdt>
              <w:ins w:author="Abinaya Saravanan" w:id="74" w:date="2026-09-23T05:12:03Z">
                <w:del w:author="udhaya kumar" w:id="6" w:date="2026-09-24T06:40:29Z"/>
              </w:ins>
            </w:sdtContent>
          </w:sdt>
        </w:p>
      </w:sdtContent>
    </w:sdt>
    <w:sdt>
      <w:sdtPr>
        <w:id w:val="1550459657"/>
        <w:tag w:val="goog_rdk_718"/>
      </w:sdtPr>
      <w:sdtContent>
        <w:p w:rsidR="00000000" w:rsidDel="00000000" w:rsidP="00000000" w:rsidRDefault="00000000" w:rsidRPr="00000000" w14:paraId="0000009D">
          <w:pPr>
            <w:numPr>
              <w:ilvl w:val="1"/>
              <w:numId w:val="5"/>
            </w:numPr>
            <w:ind w:left="502" w:hanging="360"/>
            <w:rPr>
              <w:ins w:author="Abinaya Saravanan" w:id="74" w:date="2026-09-23T05:12:03Z"/>
              <w:del w:author="udhaya kumar" w:id="6" w:date="2026-09-24T06:40:29Z"/>
            </w:rPr>
          </w:pPr>
          <w:sdt>
            <w:sdtPr>
              <w:id w:val="45882120"/>
              <w:tag w:val="goog_rdk_715"/>
            </w:sdtPr>
            <w:sdtContent>
              <w:ins w:author="Abinaya Saravanan" w:id="74" w:date="2026-09-23T05:12:03Z">
                <w:sdt>
                  <w:sdtPr>
                    <w:id w:val="1292116050"/>
                    <w:tag w:val="goog_rdk_716"/>
                  </w:sdtPr>
                  <w:sdtContent>
                    <w:del w:author="udhaya kumar" w:id="6" w:date="2026-09-24T06:40:29Z"/>
                  </w:sdtContent>
                </w:sdt>
              </w:ins>
              <w:sdt>
                <w:sdtPr>
                  <w:id w:val="-2058418035"/>
                  <w:tag w:val="goog_rdk_717"/>
                </w:sdtPr>
                <w:sdtContent>
                  <w:ins w:author="Abinaya Saravanan" w:id="74" w:date="2026-09-23T05:12:03Z">
                    <w:del w:author="udhaya kumar" w:id="6" w:date="2026-09-24T06:40:29Z">
                      <w:r w:rsidDel="00000000" w:rsidR="00000000" w:rsidRPr="00000000">
                        <w:rPr>
                          <w:rtl w:val="0"/>
                        </w:rPr>
                      </w:r>
                    </w:del>
                  </w:ins>
                </w:sdtContent>
              </w:sdt>
              <w:ins w:author="Abinaya Saravanan" w:id="74" w:date="2026-09-23T05:12:03Z">
                <w:del w:author="udhaya kumar" w:id="6" w:date="2026-09-24T06:40:29Z"/>
              </w:ins>
            </w:sdtContent>
          </w:sdt>
        </w:p>
      </w:sdtContent>
    </w:sdt>
    <w:sdt>
      <w:sdtPr>
        <w:id w:val="1919879703"/>
        <w:tag w:val="goog_rdk_722"/>
      </w:sdtPr>
      <w:sdtContent>
        <w:p w:rsidR="00000000" w:rsidDel="00000000" w:rsidP="00000000" w:rsidRDefault="00000000" w:rsidRPr="00000000" w14:paraId="0000009E">
          <w:pPr>
            <w:numPr>
              <w:ilvl w:val="1"/>
              <w:numId w:val="5"/>
            </w:numPr>
            <w:ind w:left="502" w:hanging="360"/>
            <w:rPr>
              <w:ins w:author="Abinaya Saravanan" w:id="74" w:date="2026-09-23T05:12:03Z"/>
              <w:del w:author="udhaya kumar" w:id="6" w:date="2026-09-24T06:40:29Z"/>
            </w:rPr>
          </w:pPr>
          <w:sdt>
            <w:sdtPr>
              <w:id w:val="1348834062"/>
              <w:tag w:val="goog_rdk_719"/>
            </w:sdtPr>
            <w:sdtContent>
              <w:ins w:author="Abinaya Saravanan" w:id="74" w:date="2026-09-23T05:12:03Z">
                <w:sdt>
                  <w:sdtPr>
                    <w:id w:val="-589029942"/>
                    <w:tag w:val="goog_rdk_720"/>
                  </w:sdtPr>
                  <w:sdtContent>
                    <w:del w:author="udhaya kumar" w:id="6" w:date="2026-09-24T06:40:29Z"/>
                  </w:sdtContent>
                </w:sdt>
              </w:ins>
              <w:sdt>
                <w:sdtPr>
                  <w:id w:val="492419287"/>
                  <w:tag w:val="goog_rdk_721"/>
                </w:sdtPr>
                <w:sdtContent>
                  <w:ins w:author="Abinaya Saravanan" w:id="74" w:date="2026-09-23T05:12:03Z">
                    <w:del w:author="udhaya kumar" w:id="6" w:date="2026-09-24T06:40:29Z">
                      <w:r w:rsidDel="00000000" w:rsidR="00000000" w:rsidRPr="00000000">
                        <w:rPr>
                          <w:rtl w:val="0"/>
                          <w:rPrChange w:author="Abinaya Saravanan" w:id="75" w:date="2026-09-23T05:12:03Z">
                            <w:rPr>
                              <w:rFonts w:ascii="Cambria" w:cs="Cambria" w:eastAsia="Cambria" w:hAnsi="Cambria"/>
                              <w:b w:val="0"/>
                              <w:bCs w:val="0"/>
                              <w:color w:val="000000"/>
                              <w:sz w:val="22"/>
                              <w:szCs w:val="22"/>
                            </w:rPr>
                          </w:rPrChange>
                        </w:rPr>
                        <w:delText xml:space="preserve">main();</w:delText>
                      </w:r>
                    </w:del>
                  </w:ins>
                </w:sdtContent>
              </w:sdt>
              <w:ins w:author="Abinaya Saravanan" w:id="74" w:date="2026-09-23T05:12:03Z">
                <w:del w:author="udhaya kumar" w:id="6" w:date="2026-09-24T06:40:29Z"/>
              </w:ins>
            </w:sdtContent>
          </w:sdt>
        </w:p>
      </w:sdtContent>
    </w:sdt>
    <w:sdt>
      <w:sdtPr>
        <w:id w:val="1113855103"/>
        <w:tag w:val="goog_rdk_728"/>
      </w:sdtPr>
      <w:sdtContent>
        <w:p w:rsidR="00000000" w:rsidDel="00000000" w:rsidP="00000000" w:rsidRDefault="00000000" w:rsidRPr="00000000" w14:paraId="0000009F">
          <w:pPr>
            <w:numPr>
              <w:ilvl w:val="1"/>
              <w:numId w:val="5"/>
            </w:numPr>
            <w:ind w:left="502" w:hanging="360"/>
            <w:rPr>
              <w:ins w:author="Rossi Rossi" w:id="69" w:date="2026-09-22T06:56:59Z"/>
              <w:del w:author="udhaya kumar" w:id="6" w:date="2026-09-24T06:40:29Z"/>
            </w:rPr>
            <w:pPrChange w:author="Abinaya Saravanan" w:id="0" w:date="2026-09-23T05:12:03Z">
              <w:pPr>
                <w:numPr>
                  <w:ilvl w:val="1"/>
                  <w:numId w:val="5"/>
                </w:numPr>
                <w:ind w:left="502" w:hanging="360"/>
              </w:pPr>
            </w:pPrChange>
          </w:pPr>
          <w:sdt>
            <w:sdtPr>
              <w:id w:val="1943540860"/>
              <w:tag w:val="goog_rdk_725"/>
            </w:sdtPr>
            <w:sdtContent>
              <w:ins w:author="Rossi Rossi" w:id="69" w:date="2026-09-22T06:56:59Z">
                <w:sdt>
                  <w:sdtPr>
                    <w:id w:val="-1968781230"/>
                    <w:tag w:val="goog_rdk_726"/>
                  </w:sdtPr>
                  <w:sdtContent>
                    <w:del w:author="udhaya kumar" w:id="6" w:date="2026-09-24T06:40:29Z"/>
                  </w:sdtContent>
                </w:sdt>
              </w:ins>
              <w:sdt>
                <w:sdtPr>
                  <w:id w:val="-1357788845"/>
                  <w:tag w:val="goog_rdk_72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07871231"/>
        <w:tag w:val="goog_rdk_732"/>
      </w:sdtPr>
      <w:sdtContent>
        <w:p w:rsidR="00000000" w:rsidDel="00000000" w:rsidP="00000000" w:rsidRDefault="00000000" w:rsidRPr="00000000" w14:paraId="000000A0">
          <w:pPr>
            <w:numPr>
              <w:ilvl w:val="1"/>
              <w:numId w:val="5"/>
            </w:numPr>
            <w:ind w:left="502" w:hanging="360"/>
            <w:rPr>
              <w:ins w:author="Rossi Rossi" w:id="69" w:date="2026-09-22T06:56:59Z"/>
              <w:del w:author="udhaya kumar" w:id="6" w:date="2026-09-24T06:40:29Z"/>
            </w:rPr>
          </w:pPr>
          <w:sdt>
            <w:sdtPr>
              <w:id w:val="-1038128203"/>
              <w:tag w:val="goog_rdk_729"/>
            </w:sdtPr>
            <w:sdtContent>
              <w:ins w:author="Rossi Rossi" w:id="69" w:date="2026-09-22T06:56:59Z">
                <w:sdt>
                  <w:sdtPr>
                    <w:id w:val="569885426"/>
                    <w:tag w:val="goog_rdk_730"/>
                  </w:sdtPr>
                  <w:sdtContent>
                    <w:del w:author="udhaya kumar" w:id="6" w:date="2026-09-24T06:40:29Z"/>
                  </w:sdtContent>
                </w:sdt>
              </w:ins>
              <w:sdt>
                <w:sdtPr>
                  <w:id w:val="1548739569"/>
                  <w:tag w:val="goog_rdk_7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main();</w:delText>
                      </w:r>
                    </w:del>
                  </w:ins>
                </w:sdtContent>
              </w:sdt>
              <w:ins w:author="Rossi Rossi" w:id="69" w:date="2026-09-22T06:56:59Z">
                <w:del w:author="udhaya kumar" w:id="6" w:date="2026-09-24T06:40:29Z"/>
              </w:ins>
            </w:sdtContent>
          </w:sdt>
        </w:p>
      </w:sdtContent>
    </w:sdt>
    <w:sdt>
      <w:sdtPr>
        <w:id w:val="-2094841621"/>
        <w:tag w:val="goog_rdk_736"/>
      </w:sdtPr>
      <w:sdtContent>
        <w:p w:rsidR="00000000" w:rsidDel="00000000" w:rsidP="00000000" w:rsidRDefault="00000000" w:rsidRPr="00000000" w14:paraId="000000A1">
          <w:pPr>
            <w:numPr>
              <w:ilvl w:val="1"/>
              <w:numId w:val="5"/>
            </w:numPr>
            <w:ind w:left="502" w:hanging="360"/>
            <w:rPr>
              <w:ins w:author="Rossi Rossi" w:id="69" w:date="2026-09-22T06:56:59Z"/>
              <w:del w:author="udhaya kumar" w:id="6" w:date="2026-09-24T06:40:29Z"/>
            </w:rPr>
          </w:pPr>
          <w:sdt>
            <w:sdtPr>
              <w:id w:val="-879345114"/>
              <w:tag w:val="goog_rdk_733"/>
            </w:sdtPr>
            <w:sdtContent>
              <w:ins w:author="Rossi Rossi" w:id="69" w:date="2026-09-22T06:56:59Z">
                <w:sdt>
                  <w:sdtPr>
                    <w:id w:val="218678018"/>
                    <w:tag w:val="goog_rdk_734"/>
                  </w:sdtPr>
                  <w:sdtContent>
                    <w:del w:author="udhaya kumar" w:id="6" w:date="2026-09-24T06:40:29Z"/>
                  </w:sdtContent>
                </w:sdt>
              </w:ins>
              <w:sdt>
                <w:sdtPr>
                  <w:id w:val="179602505"/>
                  <w:tag w:val="goog_rdk_73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27610943"/>
        <w:tag w:val="goog_rdk_740"/>
      </w:sdtPr>
      <w:sdtContent>
        <w:p w:rsidR="00000000" w:rsidDel="00000000" w:rsidP="00000000" w:rsidRDefault="00000000" w:rsidRPr="00000000" w14:paraId="000000A2">
          <w:pPr>
            <w:numPr>
              <w:ilvl w:val="1"/>
              <w:numId w:val="5"/>
            </w:numPr>
            <w:ind w:left="502" w:hanging="360"/>
            <w:rPr>
              <w:ins w:author="Rossi Rossi" w:id="69" w:date="2026-09-22T06:56:59Z"/>
              <w:del w:author="udhaya kumar" w:id="6" w:date="2026-09-24T06:40:29Z"/>
            </w:rPr>
          </w:pPr>
          <w:sdt>
            <w:sdtPr>
              <w:id w:val="1826557661"/>
              <w:tag w:val="goog_rdk_737"/>
            </w:sdtPr>
            <w:sdtContent>
              <w:ins w:author="Rossi Rossi" w:id="69" w:date="2026-09-22T06:56:59Z">
                <w:sdt>
                  <w:sdtPr>
                    <w:id w:val="-1457040182"/>
                    <w:tag w:val="goog_rdk_738"/>
                  </w:sdtPr>
                  <w:sdtContent>
                    <w:del w:author="udhaya kumar" w:id="6" w:date="2026-09-24T06:40:29Z"/>
                  </w:sdtContent>
                </w:sdt>
              </w:ins>
              <w:sdt>
                <w:sdtPr>
                  <w:id w:val="28627168"/>
                  <w:tag w:val="goog_rdk_73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Java</w:delText>
                      </w:r>
                    </w:del>
                  </w:ins>
                </w:sdtContent>
              </w:sdt>
              <w:ins w:author="Rossi Rossi" w:id="69" w:date="2026-09-22T06:56:59Z">
                <w:del w:author="udhaya kumar" w:id="6" w:date="2026-09-24T06:40:29Z"/>
              </w:ins>
            </w:sdtContent>
          </w:sdt>
        </w:p>
      </w:sdtContent>
    </w:sdt>
    <w:sdt>
      <w:sdtPr>
        <w:id w:val="1635588305"/>
        <w:tag w:val="goog_rdk_744"/>
      </w:sdtPr>
      <w:sdtContent>
        <w:p w:rsidR="00000000" w:rsidDel="00000000" w:rsidP="00000000" w:rsidRDefault="00000000" w:rsidRPr="00000000" w14:paraId="000000A3">
          <w:pPr>
            <w:numPr>
              <w:ilvl w:val="1"/>
              <w:numId w:val="5"/>
            </w:numPr>
            <w:ind w:left="502" w:hanging="360"/>
            <w:rPr>
              <w:ins w:author="Rossi Rossi" w:id="69" w:date="2026-09-22T06:56:59Z"/>
              <w:del w:author="udhaya kumar" w:id="6" w:date="2026-09-24T06:40:29Z"/>
            </w:rPr>
          </w:pPr>
          <w:sdt>
            <w:sdtPr>
              <w:id w:val="-1702825704"/>
              <w:tag w:val="goog_rdk_741"/>
            </w:sdtPr>
            <w:sdtContent>
              <w:ins w:author="Rossi Rossi" w:id="69" w:date="2026-09-22T06:56:59Z">
                <w:sdt>
                  <w:sdtPr>
                    <w:id w:val="-1760923009"/>
                    <w:tag w:val="goog_rdk_742"/>
                  </w:sdtPr>
                  <w:sdtContent>
                    <w:del w:author="udhaya kumar" w:id="6" w:date="2026-09-24T06:40:29Z"/>
                  </w:sdtContent>
                </w:sdt>
              </w:ins>
              <w:sdt>
                <w:sdtPr>
                  <w:id w:val="255056766"/>
                  <w:tag w:val="goog_rdk_74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74737694"/>
        <w:tag w:val="goog_rdk_748"/>
      </w:sdtPr>
      <w:sdtContent>
        <w:p w:rsidR="00000000" w:rsidDel="00000000" w:rsidP="00000000" w:rsidRDefault="00000000" w:rsidRPr="00000000" w14:paraId="000000A4">
          <w:pPr>
            <w:numPr>
              <w:ilvl w:val="1"/>
              <w:numId w:val="5"/>
            </w:numPr>
            <w:ind w:left="502" w:hanging="360"/>
            <w:rPr>
              <w:ins w:author="Rossi Rossi" w:id="69" w:date="2026-09-22T06:56:59Z"/>
              <w:del w:author="udhaya kumar" w:id="6" w:date="2026-09-24T06:40:29Z"/>
            </w:rPr>
          </w:pPr>
          <w:sdt>
            <w:sdtPr>
              <w:id w:val="159367224"/>
              <w:tag w:val="goog_rdk_745"/>
            </w:sdtPr>
            <w:sdtContent>
              <w:ins w:author="Rossi Rossi" w:id="69" w:date="2026-09-22T06:56:59Z">
                <w:sdt>
                  <w:sdtPr>
                    <w:id w:val="-698273730"/>
                    <w:tag w:val="goog_rdk_746"/>
                  </w:sdtPr>
                  <w:sdtContent>
                    <w:del w:author="udhaya kumar" w:id="6" w:date="2026-09-24T06:40:29Z"/>
                  </w:sdtContent>
                </w:sdt>
              </w:ins>
              <w:sdt>
                <w:sdtPr>
                  <w:id w:val="1076805490"/>
                  <w:tag w:val="goog_rdk_74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com.google.genai.Client;</w:delText>
                      </w:r>
                    </w:del>
                  </w:ins>
                </w:sdtContent>
              </w:sdt>
              <w:ins w:author="Rossi Rossi" w:id="69" w:date="2026-09-22T06:56:59Z">
                <w:del w:author="udhaya kumar" w:id="6" w:date="2026-09-24T06:40:29Z"/>
              </w:ins>
            </w:sdtContent>
          </w:sdt>
        </w:p>
      </w:sdtContent>
    </w:sdt>
    <w:sdt>
      <w:sdtPr>
        <w:id w:val="-56072265"/>
        <w:tag w:val="goog_rdk_752"/>
      </w:sdtPr>
      <w:sdtContent>
        <w:p w:rsidR="00000000" w:rsidDel="00000000" w:rsidP="00000000" w:rsidRDefault="00000000" w:rsidRPr="00000000" w14:paraId="000000A5">
          <w:pPr>
            <w:numPr>
              <w:ilvl w:val="1"/>
              <w:numId w:val="5"/>
            </w:numPr>
            <w:ind w:left="502" w:hanging="360"/>
            <w:rPr>
              <w:ins w:author="Rossi Rossi" w:id="69" w:date="2026-09-22T06:56:59Z"/>
              <w:del w:author="udhaya kumar" w:id="6" w:date="2026-09-24T06:40:29Z"/>
            </w:rPr>
          </w:pPr>
          <w:sdt>
            <w:sdtPr>
              <w:id w:val="2035886065"/>
              <w:tag w:val="goog_rdk_749"/>
            </w:sdtPr>
            <w:sdtContent>
              <w:ins w:author="Rossi Rossi" w:id="69" w:date="2026-09-22T06:56:59Z">
                <w:sdt>
                  <w:sdtPr>
                    <w:id w:val="-566683019"/>
                    <w:tag w:val="goog_rdk_750"/>
                  </w:sdtPr>
                  <w:sdtContent>
                    <w:del w:author="udhaya kumar" w:id="6" w:date="2026-09-24T06:40:29Z"/>
                  </w:sdtContent>
                </w:sdt>
              </w:ins>
              <w:sdt>
                <w:sdtPr>
                  <w:id w:val="1391210214"/>
                  <w:tag w:val="goog_rdk_75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69" w:date="2026-09-22T06:56:59Z">
                <w:del w:author="udhaya kumar" w:id="6" w:date="2026-09-24T06:40:29Z"/>
              </w:ins>
            </w:sdtContent>
          </w:sdt>
        </w:p>
      </w:sdtContent>
    </w:sdt>
    <w:sdt>
      <w:sdtPr>
        <w:id w:val="1603897624"/>
        <w:tag w:val="goog_rdk_756"/>
      </w:sdtPr>
      <w:sdtContent>
        <w:p w:rsidR="00000000" w:rsidDel="00000000" w:rsidP="00000000" w:rsidRDefault="00000000" w:rsidRPr="00000000" w14:paraId="000000A6">
          <w:pPr>
            <w:numPr>
              <w:ilvl w:val="1"/>
              <w:numId w:val="5"/>
            </w:numPr>
            <w:ind w:left="502" w:hanging="360"/>
            <w:rPr>
              <w:ins w:author="Rossi Rossi" w:id="69" w:date="2026-09-22T06:56:59Z"/>
              <w:del w:author="udhaya kumar" w:id="6" w:date="2026-09-24T06:40:29Z"/>
            </w:rPr>
          </w:pPr>
          <w:sdt>
            <w:sdtPr>
              <w:id w:val="950844257"/>
              <w:tag w:val="goog_rdk_753"/>
            </w:sdtPr>
            <w:sdtContent>
              <w:ins w:author="Rossi Rossi" w:id="69" w:date="2026-09-22T06:56:59Z">
                <w:sdt>
                  <w:sdtPr>
                    <w:id w:val="-886959001"/>
                    <w:tag w:val="goog_rdk_754"/>
                  </w:sdtPr>
                  <w:sdtContent>
                    <w:del w:author="udhaya kumar" w:id="6" w:date="2026-09-24T06:40:29Z"/>
                  </w:sdtContent>
                </w:sdt>
              </w:ins>
              <w:sdt>
                <w:sdtPr>
                  <w:id w:val="-1830282971"/>
                  <w:tag w:val="goog_rdk_7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69" w:date="2026-09-22T06:56:59Z">
                <w:del w:author="udhaya kumar" w:id="6" w:date="2026-09-24T06:40:29Z"/>
              </w:ins>
            </w:sdtContent>
          </w:sdt>
        </w:p>
      </w:sdtContent>
    </w:sdt>
    <w:sdt>
      <w:sdtPr>
        <w:id w:val="204688981"/>
        <w:tag w:val="goog_rdk_760"/>
      </w:sdtPr>
      <w:sdtContent>
        <w:p w:rsidR="00000000" w:rsidDel="00000000" w:rsidP="00000000" w:rsidRDefault="00000000" w:rsidRPr="00000000" w14:paraId="000000A7">
          <w:pPr>
            <w:numPr>
              <w:ilvl w:val="1"/>
              <w:numId w:val="5"/>
            </w:numPr>
            <w:ind w:left="502" w:hanging="360"/>
            <w:rPr>
              <w:ins w:author="Rossi Rossi" w:id="69" w:date="2026-09-22T06:56:59Z"/>
              <w:del w:author="udhaya kumar" w:id="6" w:date="2026-09-24T06:40:29Z"/>
            </w:rPr>
          </w:pPr>
          <w:sdt>
            <w:sdtPr>
              <w:id w:val="-1431230307"/>
              <w:tag w:val="goog_rdk_757"/>
            </w:sdtPr>
            <w:sdtContent>
              <w:ins w:author="Rossi Rossi" w:id="69" w:date="2026-09-22T06:56:59Z">
                <w:sdt>
                  <w:sdtPr>
                    <w:id w:val="-1127496643"/>
                    <w:tag w:val="goog_rdk_758"/>
                  </w:sdtPr>
                  <w:sdtContent>
                    <w:del w:author="udhaya kumar" w:id="6" w:date="2026-09-24T06:40:29Z"/>
                  </w:sdtContent>
                </w:sdt>
              </w:ins>
              <w:sdt>
                <w:sdtPr>
                  <w:id w:val="-2062264344"/>
                  <w:tag w:val="goog_rdk_7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69" w:date="2026-09-22T06:56:59Z">
                <w:del w:author="udhaya kumar" w:id="6" w:date="2026-09-24T06:40:29Z"/>
              </w:ins>
            </w:sdtContent>
          </w:sdt>
        </w:p>
      </w:sdtContent>
    </w:sdt>
    <w:sdt>
      <w:sdtPr>
        <w:id w:val="-232611613"/>
        <w:tag w:val="goog_rdk_766"/>
      </w:sdtPr>
      <w:sdtContent>
        <w:p w:rsidR="00000000" w:rsidDel="00000000" w:rsidP="00000000" w:rsidRDefault="00000000" w:rsidRPr="00000000" w14:paraId="000000A8">
          <w:pPr>
            <w:numPr>
              <w:ilvl w:val="1"/>
              <w:numId w:val="5"/>
            </w:numPr>
            <w:ind w:left="502" w:hanging="360"/>
            <w:rPr>
              <w:ins w:author="Rossi Rossi" w:id="69" w:date="2026-09-22T06:56:59Z"/>
              <w:del w:author="udhaya kumar" w:id="6" w:date="2026-09-24T06:40:29Z"/>
            </w:rPr>
          </w:pPr>
          <w:sdt>
            <w:sdtPr>
              <w:id w:val="499186265"/>
              <w:tag w:val="goog_rdk_761"/>
            </w:sdtPr>
            <w:sdtContent>
              <w:ins w:author="Rossi Rossi" w:id="69" w:date="2026-09-22T06:56:59Z">
                <w:sdt>
                  <w:sdtPr>
                    <w:id w:val="-1176840865"/>
                    <w:tag w:val="goog_rdk_762"/>
                  </w:sdtPr>
                  <w:sdtContent>
                    <w:del w:author="udhaya kumar" w:id="6" w:date="2026-09-24T06:40:29Z"/>
                  </w:sdtContent>
                </w:sdt>
              </w:ins>
              <w:sdt>
                <w:sdtPr>
                  <w:id w:val="-411857518"/>
                  <w:tag w:val="goog_rdk_7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w:delText>
                      </w:r>
                    </w:del>
                  </w:ins>
                </w:sdtContent>
              </w:sdt>
              <w:ins w:author="Rossi Rossi" w:id="69" w:date="2026-09-22T06:56:59Z">
                <w:del w:author="udhaya kumar" w:id="6" w:date="2026-09-24T06:40:29Z">
                  <w:sdt>
                    <w:sdtPr>
                      <w:id w:val="-1744735679"/>
                      <w:tag w:val="goog_rdk_764"/>
                    </w:sdtPr>
                    <w:sdtContent>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 </w:delText>
                      </w:r>
                    </w:sdtContent>
                  </w:sdt>
                  <w:sdt>
                    <w:sdtPr>
                      <w:id w:val="19714688"/>
                      <w:tag w:val="goog_rdk_765"/>
                    </w:sdtPr>
                    <w:sdtContent>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com.google.genai.gaos.models.interactions.Model;</w:delText>
                      </w:r>
                    </w:sdtContent>
                  </w:sdt>
                </w:del>
              </w:ins>
            </w:sdtContent>
          </w:sdt>
        </w:p>
      </w:sdtContent>
    </w:sdt>
    <w:sdt>
      <w:sdtPr>
        <w:id w:val="-31752113"/>
        <w:tag w:val="goog_rdk_772"/>
      </w:sdtPr>
      <w:sdtContent>
        <w:p w:rsidR="00000000" w:rsidDel="00000000" w:rsidP="00000000" w:rsidRDefault="00000000" w:rsidRPr="00000000" w14:paraId="000000A9">
          <w:pPr>
            <w:numPr>
              <w:ilvl w:val="1"/>
              <w:numId w:val="5"/>
            </w:numPr>
            <w:ind w:left="502" w:hanging="360"/>
            <w:rPr>
              <w:ins w:author="Rossi Rossi" w:id="69" w:date="2026-09-22T06:56:59Z"/>
              <w:del w:author="udhaya kumar" w:id="6" w:date="2026-09-24T06:40:29Z"/>
            </w:rPr>
          </w:pPr>
          <w:sdt>
            <w:sdtPr>
              <w:id w:val="-338975605"/>
              <w:tag w:val="goog_rdk_767"/>
            </w:sdtPr>
            <w:sdtContent>
              <w:ins w:author="Rossi Rossi" w:id="69" w:date="2026-09-22T06:56:59Z">
                <w:sdt>
                  <w:sdtPr>
                    <w:id w:val="-36147981"/>
                    <w:tag w:val="goog_rdk_768"/>
                  </w:sdtPr>
                  <w:sdtContent>
                    <w:del w:author="udhaya kumar" w:id="6" w:date="2026-09-24T06:40:29Z"/>
                  </w:sdtContent>
                </w:sdt>
              </w:ins>
              <w:sdt>
                <w:sdtPr>
                  <w:id w:val="1390809965"/>
                  <w:tag w:val="goog_rdk_76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com.google.genai.gaos.models.operations.CreateIntera</w:delText>
                      </w:r>
                    </w:del>
                  </w:ins>
                </w:sdtContent>
              </w:sdt>
              <w:ins w:author="Rossi Rossi" w:id="69" w:date="2026-09-22T06:56:59Z">
                <w:del w:author="udhaya kumar" w:id="6" w:date="2026-09-24T06:40:29Z">
                  <w:sdt>
                    <w:sdtPr>
                      <w:id w:val="1702712848"/>
                      <w:tag w:val="goog_rdk_770"/>
                    </w:sdtPr>
                    <w:sdtContent>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cti</w:delText>
                      </w:r>
                    </w:sdtContent>
                  </w:sdt>
                  <w:sdt>
                    <w:sdtPr>
                      <w:id w:val="1921474691"/>
                      <w:tag w:val="goog_rdk_771"/>
                    </w:sdtPr>
                    <w:sdtContent>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onRequestBody;</w:delText>
                      </w:r>
                    </w:sdtContent>
                  </w:sdt>
                </w:del>
              </w:ins>
            </w:sdtContent>
          </w:sdt>
        </w:p>
      </w:sdtContent>
    </w:sdt>
    <w:sdt>
      <w:sdtPr>
        <w:id w:val="-423938068"/>
        <w:tag w:val="goog_rdk_776"/>
      </w:sdtPr>
      <w:sdtContent>
        <w:p w:rsidR="00000000" w:rsidDel="00000000" w:rsidP="00000000" w:rsidRDefault="00000000" w:rsidRPr="00000000" w14:paraId="000000AA">
          <w:pPr>
            <w:numPr>
              <w:ilvl w:val="1"/>
              <w:numId w:val="5"/>
            </w:numPr>
            <w:ind w:left="502" w:hanging="360"/>
            <w:rPr>
              <w:ins w:author="Rossi Rossi" w:id="69" w:date="2026-09-22T06:56:59Z"/>
              <w:del w:author="udhaya kumar" w:id="6" w:date="2026-09-24T06:40:29Z"/>
            </w:rPr>
          </w:pPr>
          <w:sdt>
            <w:sdtPr>
              <w:id w:val="701562265"/>
              <w:tag w:val="goog_rdk_773"/>
            </w:sdtPr>
            <w:sdtContent>
              <w:ins w:author="Rossi Rossi" w:id="69" w:date="2026-09-22T06:56:59Z">
                <w:sdt>
                  <w:sdtPr>
                    <w:id w:val="562480832"/>
                    <w:tag w:val="goog_rdk_774"/>
                  </w:sdtPr>
                  <w:sdtContent>
                    <w:del w:author="udhaya kumar" w:id="6" w:date="2026-09-24T06:40:29Z"/>
                  </w:sdtContent>
                </w:sdt>
              </w:ins>
              <w:sdt>
                <w:sdtPr>
                  <w:id w:val="-950653600"/>
                  <w:tag w:val="goog_rdk_77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87946998"/>
        <w:tag w:val="goog_rdk_780"/>
      </w:sdtPr>
      <w:sdtContent>
        <w:p w:rsidR="00000000" w:rsidDel="00000000" w:rsidP="00000000" w:rsidRDefault="00000000" w:rsidRPr="00000000" w14:paraId="000000AB">
          <w:pPr>
            <w:numPr>
              <w:ilvl w:val="1"/>
              <w:numId w:val="5"/>
            </w:numPr>
            <w:ind w:left="502" w:hanging="360"/>
            <w:rPr>
              <w:ins w:author="Rossi Rossi" w:id="69" w:date="2026-09-22T06:56:59Z"/>
              <w:del w:author="udhaya kumar" w:id="6" w:date="2026-09-24T06:40:29Z"/>
            </w:rPr>
          </w:pPr>
          <w:sdt>
            <w:sdtPr>
              <w:id w:val="-1055024902"/>
              <w:tag w:val="goog_rdk_777"/>
            </w:sdtPr>
            <w:sdtContent>
              <w:ins w:author="Rossi Rossi" w:id="69" w:date="2026-09-22T06:56:59Z">
                <w:sdt>
                  <w:sdtPr>
                    <w:id w:val="856002586"/>
                    <w:tag w:val="goog_rdk_778"/>
                  </w:sdtPr>
                  <w:sdtContent>
                    <w:del w:author="udhaya kumar" w:id="6" w:date="2026-09-24T06:40:29Z"/>
                  </w:sdtContent>
                </w:sdt>
              </w:ins>
              <w:sdt>
                <w:sdtPr>
                  <w:id w:val="-745178859"/>
                  <w:tag w:val="goog_rdk_7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69" w:date="2026-09-22T06:56:59Z">
                <w:del w:author="udhaya kumar" w:id="6" w:date="2026-09-24T06:40:29Z"/>
              </w:ins>
            </w:sdtContent>
          </w:sdt>
        </w:p>
      </w:sdtContent>
    </w:sdt>
    <w:sdt>
      <w:sdtPr>
        <w:id w:val="2074266012"/>
        <w:tag w:val="goog_rdk_786"/>
      </w:sdtPr>
      <w:sdtContent>
        <w:p w:rsidR="00000000" w:rsidDel="00000000" w:rsidP="00000000" w:rsidRDefault="00000000" w:rsidRPr="00000000" w14:paraId="000000AC">
          <w:pPr>
            <w:numPr>
              <w:ilvl w:val="1"/>
              <w:numId w:val="5"/>
            </w:numPr>
            <w:ind w:left="502" w:hanging="360"/>
            <w:rPr>
              <w:ins w:author="Abinaya Saravanan" w:id="76" w:date="2026-09-23T05:13:06Z"/>
              <w:del w:author="udhaya kumar" w:id="6" w:date="2026-09-24T06:40:29Z"/>
            </w:rPr>
          </w:pPr>
          <w:sdt>
            <w:sdtPr>
              <w:id w:val="2093745035"/>
              <w:tag w:val="goog_rdk_783"/>
            </w:sdtPr>
            <w:sdtContent>
              <w:ins w:author="Abinaya Saravanan" w:id="76" w:date="2026-09-23T05:13:06Z">
                <w:sdt>
                  <w:sdtPr>
                    <w:id w:val="-1943260583"/>
                    <w:tag w:val="goog_rdk_784"/>
                  </w:sdtPr>
                  <w:sdtContent>
                    <w:del w:author="udhaya kumar" w:id="6" w:date="2026-09-24T06:40:29Z"/>
                  </w:sdtContent>
                </w:sdt>
              </w:ins>
              <w:sdt>
                <w:sdtPr>
                  <w:id w:val="53809779"/>
                  <w:tag w:val="goog_rdk_785"/>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76" w:date="2026-09-23T05:13:06Z">
                <w:del w:author="udhaya kumar" w:id="6" w:date="2026-09-24T06:40:29Z"/>
              </w:ins>
            </w:sdtContent>
          </w:sdt>
        </w:p>
      </w:sdtContent>
    </w:sdt>
    <w:sdt>
      <w:sdtPr>
        <w:id w:val="-1853735592"/>
        <w:tag w:val="goog_rdk_790"/>
      </w:sdtPr>
      <w:sdtContent>
        <w:p w:rsidR="00000000" w:rsidDel="00000000" w:rsidP="00000000" w:rsidRDefault="00000000" w:rsidRPr="00000000" w14:paraId="000000AD">
          <w:pPr>
            <w:numPr>
              <w:ilvl w:val="1"/>
              <w:numId w:val="5"/>
            </w:numPr>
            <w:ind w:left="502" w:hanging="360"/>
            <w:rPr>
              <w:ins w:author="Abinaya Saravanan" w:id="76" w:date="2026-09-23T05:13:06Z"/>
              <w:del w:author="udhaya kumar" w:id="6" w:date="2026-09-24T06:40:29Z"/>
            </w:rPr>
          </w:pPr>
          <w:sdt>
            <w:sdtPr>
              <w:id w:val="-129579884"/>
              <w:tag w:val="goog_rdk_787"/>
            </w:sdtPr>
            <w:sdtContent>
              <w:ins w:author="Abinaya Saravanan" w:id="76" w:date="2026-09-23T05:13:06Z">
                <w:sdt>
                  <w:sdtPr>
                    <w:id w:val="-591522200"/>
                    <w:tag w:val="goog_rdk_788"/>
                  </w:sdtPr>
                  <w:sdtContent>
                    <w:del w:author="udhaya kumar" w:id="6" w:date="2026-09-24T06:40:29Z"/>
                  </w:sdtContent>
                </w:sdt>
              </w:ins>
              <w:sdt>
                <w:sdtPr>
                  <w:id w:val="12340808"/>
                  <w:tag w:val="goog_rdk_789"/>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76" w:date="2026-09-23T05:13:06Z">
                <w:del w:author="udhaya kumar" w:id="6" w:date="2026-09-24T06:40:29Z"/>
              </w:ins>
            </w:sdtContent>
          </w:sdt>
        </w:p>
      </w:sdtContent>
    </w:sdt>
    <w:sdt>
      <w:sdtPr>
        <w:id w:val="1711000264"/>
        <w:tag w:val="goog_rdk_794"/>
      </w:sdtPr>
      <w:sdtContent>
        <w:p w:rsidR="00000000" w:rsidDel="00000000" w:rsidP="00000000" w:rsidRDefault="00000000" w:rsidRPr="00000000" w14:paraId="000000AE">
          <w:pPr>
            <w:numPr>
              <w:ilvl w:val="1"/>
              <w:numId w:val="5"/>
            </w:numPr>
            <w:ind w:left="502" w:hanging="360"/>
            <w:rPr>
              <w:ins w:author="Abinaya Saravanan" w:id="76" w:date="2026-09-23T05:13:06Z"/>
              <w:del w:author="udhaya kumar" w:id="6" w:date="2026-09-24T06:40:29Z"/>
            </w:rPr>
          </w:pPr>
          <w:sdt>
            <w:sdtPr>
              <w:id w:val="-1099210139"/>
              <w:tag w:val="goog_rdk_791"/>
            </w:sdtPr>
            <w:sdtContent>
              <w:ins w:author="Abinaya Saravanan" w:id="76" w:date="2026-09-23T05:13:06Z">
                <w:sdt>
                  <w:sdtPr>
                    <w:id w:val="2064144781"/>
                    <w:tag w:val="goog_rdk_792"/>
                  </w:sdtPr>
                  <w:sdtContent>
                    <w:del w:author="udhaya kumar" w:id="6" w:date="2026-09-24T06:40:29Z"/>
                  </w:sdtContent>
                </w:sdt>
              </w:ins>
              <w:sdt>
                <w:sdtPr>
                  <w:id w:val="208266997"/>
                  <w:tag w:val="goog_rdk_793"/>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76" w:date="2026-09-23T05:13:06Z">
                <w:del w:author="udhaya kumar" w:id="6" w:date="2026-09-24T06:40:29Z"/>
              </w:ins>
            </w:sdtContent>
          </w:sdt>
        </w:p>
      </w:sdtContent>
    </w:sdt>
    <w:sdt>
      <w:sdtPr>
        <w:id w:val="-748130025"/>
        <w:tag w:val="goog_rdk_798"/>
      </w:sdtPr>
      <w:sdtContent>
        <w:p w:rsidR="00000000" w:rsidDel="00000000" w:rsidP="00000000" w:rsidRDefault="00000000" w:rsidRPr="00000000" w14:paraId="000000AF">
          <w:pPr>
            <w:numPr>
              <w:ilvl w:val="1"/>
              <w:numId w:val="5"/>
            </w:numPr>
            <w:ind w:left="502" w:hanging="360"/>
            <w:rPr>
              <w:ins w:author="Abinaya Saravanan" w:id="76" w:date="2026-09-23T05:13:06Z"/>
              <w:del w:author="udhaya kumar" w:id="6" w:date="2026-09-24T06:40:29Z"/>
            </w:rPr>
          </w:pPr>
          <w:sdt>
            <w:sdtPr>
              <w:id w:val="-1583442348"/>
              <w:tag w:val="goog_rdk_795"/>
            </w:sdtPr>
            <w:sdtContent>
              <w:ins w:author="Abinaya Saravanan" w:id="76" w:date="2026-09-23T05:13:06Z">
                <w:sdt>
                  <w:sdtPr>
                    <w:id w:val="-558455108"/>
                    <w:tag w:val="goog_rdk_796"/>
                  </w:sdtPr>
                  <w:sdtContent>
                    <w:del w:author="udhaya kumar" w:id="6" w:date="2026-09-24T06:40:29Z"/>
                  </w:sdtContent>
                </w:sdt>
              </w:ins>
              <w:sdt>
                <w:sdtPr>
                  <w:id w:val="450262961"/>
                  <w:tag w:val="goog_rdk_797"/>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76" w:date="2026-09-23T05:13:06Z">
                <w:del w:author="udhaya kumar" w:id="6" w:date="2026-09-24T06:40:29Z"/>
              </w:ins>
            </w:sdtContent>
          </w:sdt>
        </w:p>
      </w:sdtContent>
    </w:sdt>
    <w:sdt>
      <w:sdtPr>
        <w:id w:val="181774933"/>
        <w:tag w:val="goog_rdk_802"/>
      </w:sdtPr>
      <w:sdtContent>
        <w:p w:rsidR="00000000" w:rsidDel="00000000" w:rsidP="00000000" w:rsidRDefault="00000000" w:rsidRPr="00000000" w14:paraId="000000B0">
          <w:pPr>
            <w:numPr>
              <w:ilvl w:val="1"/>
              <w:numId w:val="5"/>
            </w:numPr>
            <w:ind w:left="502" w:hanging="360"/>
            <w:rPr>
              <w:ins w:author="Abinaya Saravanan" w:id="76" w:date="2026-09-23T05:13:06Z"/>
              <w:del w:author="udhaya kumar" w:id="6" w:date="2026-09-24T06:40:29Z"/>
            </w:rPr>
          </w:pPr>
          <w:sdt>
            <w:sdtPr>
              <w:id w:val="-255907112"/>
              <w:tag w:val="goog_rdk_799"/>
            </w:sdtPr>
            <w:sdtContent>
              <w:ins w:author="Abinaya Saravanan" w:id="76" w:date="2026-09-23T05:13:06Z">
                <w:sdt>
                  <w:sdtPr>
                    <w:id w:val="-928068575"/>
                    <w:tag w:val="goog_rdk_800"/>
                  </w:sdtPr>
                  <w:sdtContent>
                    <w:del w:author="udhaya kumar" w:id="6" w:date="2026-09-24T06:40:29Z"/>
                  </w:sdtContent>
                </w:sdt>
              </w:ins>
              <w:sdt>
                <w:sdtPr>
                  <w:id w:val="263270773"/>
                  <w:tag w:val="goog_rdk_801"/>
                </w:sdtPr>
                <w:sdtContent>
                  <w:ins w:author="Abinaya Saravanan" w:id="76" w:date="2026-09-23T05:13:06Z">
                    <w:del w:author="udhaya kumar" w:id="6" w:date="2026-09-24T06:40:29Z">
                      <w:r w:rsidDel="00000000" w:rsidR="00000000" w:rsidRPr="00000000">
                        <w:rPr>
                          <w:rtl w:val="0"/>
                        </w:rPr>
                      </w:r>
                    </w:del>
                  </w:ins>
                </w:sdtContent>
              </w:sdt>
              <w:ins w:author="Abinaya Saravanan" w:id="76" w:date="2026-09-23T05:13:06Z">
                <w:del w:author="udhaya kumar" w:id="6" w:date="2026-09-24T06:40:29Z"/>
              </w:ins>
            </w:sdtContent>
          </w:sdt>
        </w:p>
      </w:sdtContent>
    </w:sdt>
    <w:sdt>
      <w:sdtPr>
        <w:id w:val="1436895001"/>
        <w:tag w:val="goog_rdk_806"/>
      </w:sdtPr>
      <w:sdtContent>
        <w:p w:rsidR="00000000" w:rsidDel="00000000" w:rsidP="00000000" w:rsidRDefault="00000000" w:rsidRPr="00000000" w14:paraId="000000B1">
          <w:pPr>
            <w:numPr>
              <w:ilvl w:val="1"/>
              <w:numId w:val="5"/>
            </w:numPr>
            <w:ind w:left="502" w:hanging="360"/>
            <w:rPr>
              <w:ins w:author="Abinaya Saravanan" w:id="76" w:date="2026-09-23T05:13:06Z"/>
              <w:del w:author="udhaya kumar" w:id="6" w:date="2026-09-24T06:40:29Z"/>
            </w:rPr>
          </w:pPr>
          <w:sdt>
            <w:sdtPr>
              <w:id w:val="2073461189"/>
              <w:tag w:val="goog_rdk_803"/>
            </w:sdtPr>
            <w:sdtContent>
              <w:ins w:author="Abinaya Saravanan" w:id="76" w:date="2026-09-23T05:13:06Z">
                <w:sdt>
                  <w:sdtPr>
                    <w:id w:val="1296680458"/>
                    <w:tag w:val="goog_rdk_804"/>
                  </w:sdtPr>
                  <w:sdtContent>
                    <w:del w:author="udhaya kumar" w:id="6" w:date="2026-09-24T06:40:29Z"/>
                  </w:sdtContent>
                </w:sdt>
              </w:ins>
              <w:sdt>
                <w:sdtPr>
                  <w:id w:val="-771218853"/>
                  <w:tag w:val="goog_rdk_805"/>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public class GeminiExample {</w:delText>
                      </w:r>
                    </w:del>
                  </w:ins>
                </w:sdtContent>
              </w:sdt>
              <w:ins w:author="Abinaya Saravanan" w:id="76" w:date="2026-09-23T05:13:06Z">
                <w:del w:author="udhaya kumar" w:id="6" w:date="2026-09-24T06:40:29Z"/>
              </w:ins>
            </w:sdtContent>
          </w:sdt>
        </w:p>
      </w:sdtContent>
    </w:sdt>
    <w:sdt>
      <w:sdtPr>
        <w:id w:val="-1492242999"/>
        <w:tag w:val="goog_rdk_810"/>
      </w:sdtPr>
      <w:sdtContent>
        <w:p w:rsidR="00000000" w:rsidDel="00000000" w:rsidP="00000000" w:rsidRDefault="00000000" w:rsidRPr="00000000" w14:paraId="000000B2">
          <w:pPr>
            <w:numPr>
              <w:ilvl w:val="1"/>
              <w:numId w:val="5"/>
            </w:numPr>
            <w:ind w:left="502" w:hanging="360"/>
            <w:rPr>
              <w:ins w:author="Abinaya Saravanan" w:id="76" w:date="2026-09-23T05:13:06Z"/>
              <w:del w:author="udhaya kumar" w:id="6" w:date="2026-09-24T06:40:29Z"/>
            </w:rPr>
          </w:pPr>
          <w:sdt>
            <w:sdtPr>
              <w:id w:val="1949027003"/>
              <w:tag w:val="goog_rdk_807"/>
            </w:sdtPr>
            <w:sdtContent>
              <w:ins w:author="Abinaya Saravanan" w:id="76" w:date="2026-09-23T05:13:06Z">
                <w:sdt>
                  <w:sdtPr>
                    <w:id w:val="-319921000"/>
                    <w:tag w:val="goog_rdk_808"/>
                  </w:sdtPr>
                  <w:sdtContent>
                    <w:del w:author="udhaya kumar" w:id="6" w:date="2026-09-24T06:40:29Z"/>
                  </w:sdtContent>
                </w:sdt>
              </w:ins>
              <w:sdt>
                <w:sdtPr>
                  <w:id w:val="-1363929204"/>
                  <w:tag w:val="goog_rdk_809"/>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76" w:date="2026-09-23T05:13:06Z">
                <w:del w:author="udhaya kumar" w:id="6" w:date="2026-09-24T06:40:29Z"/>
              </w:ins>
            </w:sdtContent>
          </w:sdt>
        </w:p>
      </w:sdtContent>
    </w:sdt>
    <w:sdt>
      <w:sdtPr>
        <w:id w:val="-1625503105"/>
        <w:tag w:val="goog_rdk_814"/>
      </w:sdtPr>
      <w:sdtContent>
        <w:p w:rsidR="00000000" w:rsidDel="00000000" w:rsidP="00000000" w:rsidRDefault="00000000" w:rsidRPr="00000000" w14:paraId="000000B3">
          <w:pPr>
            <w:numPr>
              <w:ilvl w:val="1"/>
              <w:numId w:val="5"/>
            </w:numPr>
            <w:ind w:left="502" w:hanging="360"/>
            <w:rPr>
              <w:ins w:author="Abinaya Saravanan" w:id="76" w:date="2026-09-23T05:13:06Z"/>
              <w:del w:author="udhaya kumar" w:id="6" w:date="2026-09-24T06:40:29Z"/>
            </w:rPr>
          </w:pPr>
          <w:sdt>
            <w:sdtPr>
              <w:id w:val="-190883690"/>
              <w:tag w:val="goog_rdk_811"/>
            </w:sdtPr>
            <w:sdtContent>
              <w:ins w:author="Abinaya Saravanan" w:id="76" w:date="2026-09-23T05:13:06Z">
                <w:sdt>
                  <w:sdtPr>
                    <w:id w:val="-363931026"/>
                    <w:tag w:val="goog_rdk_812"/>
                  </w:sdtPr>
                  <w:sdtContent>
                    <w:del w:author="udhaya kumar" w:id="6" w:date="2026-09-24T06:40:29Z"/>
                  </w:sdtContent>
                </w:sdt>
              </w:ins>
              <w:sdt>
                <w:sdtPr>
                  <w:id w:val="2007514913"/>
                  <w:tag w:val="goog_rdk_813"/>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 Code implementation for Google GenAI Interaction</w:delText>
                      </w:r>
                    </w:del>
                  </w:ins>
                </w:sdtContent>
              </w:sdt>
              <w:ins w:author="Abinaya Saravanan" w:id="76" w:date="2026-09-23T05:13:06Z">
                <w:del w:author="udhaya kumar" w:id="6" w:date="2026-09-24T06:40:29Z"/>
              </w:ins>
            </w:sdtContent>
          </w:sdt>
        </w:p>
      </w:sdtContent>
    </w:sdt>
    <w:sdt>
      <w:sdtPr>
        <w:id w:val="-1806157078"/>
        <w:tag w:val="goog_rdk_818"/>
      </w:sdtPr>
      <w:sdtContent>
        <w:p w:rsidR="00000000" w:rsidDel="00000000" w:rsidP="00000000" w:rsidRDefault="00000000" w:rsidRPr="00000000" w14:paraId="000000B4">
          <w:pPr>
            <w:numPr>
              <w:ilvl w:val="1"/>
              <w:numId w:val="5"/>
            </w:numPr>
            <w:ind w:left="502" w:hanging="360"/>
            <w:rPr>
              <w:ins w:author="Abinaya Saravanan" w:id="76" w:date="2026-09-23T05:13:06Z"/>
              <w:del w:author="udhaya kumar" w:id="6" w:date="2026-09-24T06:40:29Z"/>
            </w:rPr>
          </w:pPr>
          <w:sdt>
            <w:sdtPr>
              <w:id w:val="657965620"/>
              <w:tag w:val="goog_rdk_815"/>
            </w:sdtPr>
            <w:sdtContent>
              <w:ins w:author="Abinaya Saravanan" w:id="76" w:date="2026-09-23T05:13:06Z">
                <w:sdt>
                  <w:sdtPr>
                    <w:id w:val="-1752646064"/>
                    <w:tag w:val="goog_rdk_816"/>
                  </w:sdtPr>
                  <w:sdtContent>
                    <w:del w:author="udhaya kumar" w:id="6" w:date="2026-09-24T06:40:29Z"/>
                  </w:sdtContent>
                </w:sdt>
              </w:ins>
              <w:sdt>
                <w:sdtPr>
                  <w:id w:val="1454241516"/>
                  <w:tag w:val="goog_rdk_817"/>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76" w:date="2026-09-23T05:13:06Z">
                <w:del w:author="udhaya kumar" w:id="6" w:date="2026-09-24T06:40:29Z"/>
              </w:ins>
            </w:sdtContent>
          </w:sdt>
        </w:p>
      </w:sdtContent>
    </w:sdt>
    <w:sdt>
      <w:sdtPr>
        <w:id w:val="-370965404"/>
        <w:tag w:val="goog_rdk_822"/>
      </w:sdtPr>
      <w:sdtContent>
        <w:p w:rsidR="00000000" w:rsidDel="00000000" w:rsidP="00000000" w:rsidRDefault="00000000" w:rsidRPr="00000000" w14:paraId="000000B5">
          <w:pPr>
            <w:numPr>
              <w:ilvl w:val="1"/>
              <w:numId w:val="5"/>
            </w:numPr>
            <w:ind w:left="502" w:hanging="360"/>
            <w:rPr>
              <w:ins w:author="Abinaya Saravanan" w:id="76" w:date="2026-09-23T05:13:06Z"/>
              <w:del w:author="udhaya kumar" w:id="6" w:date="2026-09-24T06:40:29Z"/>
            </w:rPr>
          </w:pPr>
          <w:sdt>
            <w:sdtPr>
              <w:id w:val="794474273"/>
              <w:tag w:val="goog_rdk_819"/>
            </w:sdtPr>
            <w:sdtContent>
              <w:ins w:author="Abinaya Saravanan" w:id="76" w:date="2026-09-23T05:13:06Z">
                <w:sdt>
                  <w:sdtPr>
                    <w:id w:val="1360089139"/>
                    <w:tag w:val="goog_rdk_820"/>
                  </w:sdtPr>
                  <w:sdtContent>
                    <w:del w:author="udhaya kumar" w:id="6" w:date="2026-09-24T06:40:29Z"/>
                  </w:sdtContent>
                </w:sdt>
              </w:ins>
              <w:sdt>
                <w:sdtPr>
                  <w:id w:val="-76973576"/>
                  <w:tag w:val="goog_rdk_821"/>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w:delText>
                      </w:r>
                    </w:del>
                  </w:ins>
                </w:sdtContent>
              </w:sdt>
              <w:ins w:author="Abinaya Saravanan" w:id="76" w:date="2026-09-23T05:13:06Z">
                <w:del w:author="udhaya kumar" w:id="6" w:date="2026-09-24T06:40:29Z"/>
              </w:ins>
            </w:sdtContent>
          </w:sdt>
        </w:p>
      </w:sdtContent>
    </w:sdt>
    <w:sdt>
      <w:sdtPr>
        <w:id w:val="-1643095516"/>
        <w:tag w:val="goog_rdk_826"/>
      </w:sdtPr>
      <w:sdtContent>
        <w:p w:rsidR="00000000" w:rsidDel="00000000" w:rsidP="00000000" w:rsidRDefault="00000000" w:rsidRPr="00000000" w14:paraId="000000B6">
          <w:pPr>
            <w:numPr>
              <w:ilvl w:val="1"/>
              <w:numId w:val="5"/>
            </w:numPr>
            <w:ind w:left="502" w:hanging="360"/>
            <w:rPr>
              <w:ins w:author="Abinaya Saravanan" w:id="76" w:date="2026-09-23T05:13:06Z"/>
              <w:del w:author="udhaya kumar" w:id="6" w:date="2026-09-24T06:40:29Z"/>
            </w:rPr>
          </w:pPr>
          <w:sdt>
            <w:sdtPr>
              <w:id w:val="1639430542"/>
              <w:tag w:val="goog_rdk_823"/>
            </w:sdtPr>
            <w:sdtContent>
              <w:ins w:author="Abinaya Saravanan" w:id="76" w:date="2026-09-23T05:13:06Z">
                <w:sdt>
                  <w:sdtPr>
                    <w:id w:val="-1091697156"/>
                    <w:tag w:val="goog_rdk_824"/>
                  </w:sdtPr>
                  <w:sdtContent>
                    <w:del w:author="udhaya kumar" w:id="6" w:date="2026-09-24T06:40:29Z"/>
                  </w:sdtContent>
                </w:sdt>
              </w:ins>
              <w:sdt>
                <w:sdtPr>
                  <w:id w:val="832851882"/>
                  <w:tag w:val="goog_rdk_825"/>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w:delText>
                      </w:r>
                    </w:del>
                  </w:ins>
                </w:sdtContent>
              </w:sdt>
              <w:ins w:author="Abinaya Saravanan" w:id="76" w:date="2026-09-23T05:13:06Z">
                <w:del w:author="udhaya kumar" w:id="6" w:date="2026-09-24T06:40:29Z"/>
              </w:ins>
            </w:sdtContent>
          </w:sdt>
        </w:p>
      </w:sdtContent>
    </w:sdt>
    <w:sdt>
      <w:sdtPr>
        <w:id w:val="1562593380"/>
        <w:tag w:val="goog_rdk_830"/>
      </w:sdtPr>
      <w:sdtContent>
        <w:p w:rsidR="00000000" w:rsidDel="00000000" w:rsidP="00000000" w:rsidRDefault="00000000" w:rsidRPr="00000000" w14:paraId="000000B7">
          <w:pPr>
            <w:numPr>
              <w:ilvl w:val="1"/>
              <w:numId w:val="5"/>
            </w:numPr>
            <w:ind w:left="502" w:hanging="360"/>
            <w:rPr>
              <w:ins w:author="Abinaya Saravanan" w:id="76" w:date="2026-09-23T05:13:06Z"/>
              <w:del w:author="udhaya kumar" w:id="6" w:date="2026-09-24T06:40:29Z"/>
            </w:rPr>
          </w:pPr>
          <w:sdt>
            <w:sdtPr>
              <w:id w:val="-1429003494"/>
              <w:tag w:val="goog_rdk_827"/>
            </w:sdtPr>
            <w:sdtContent>
              <w:ins w:author="Abinaya Saravanan" w:id="76" w:date="2026-09-23T05:13:06Z">
                <w:sdt>
                  <w:sdtPr>
                    <w:id w:val="914076812"/>
                    <w:tag w:val="goog_rdk_828"/>
                  </w:sdtPr>
                  <w:sdtContent>
                    <w:del w:author="udhaya kumar" w:id="6" w:date="2026-09-24T06:40:29Z"/>
                  </w:sdtContent>
                </w:sdt>
              </w:ins>
              <w:sdt>
                <w:sdtPr>
                  <w:id w:val="2080812999"/>
                  <w:tag w:val="goog_rdk_829"/>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76" w:date="2026-09-23T05:13:06Z">
                <w:del w:author="udhaya kumar" w:id="6" w:date="2026-09-24T06:40:29Z"/>
              </w:ins>
            </w:sdtContent>
          </w:sdt>
        </w:p>
      </w:sdtContent>
    </w:sdt>
    <w:sdt>
      <w:sdtPr>
        <w:id w:val="230639534"/>
        <w:tag w:val="goog_rdk_834"/>
      </w:sdtPr>
      <w:sdtContent>
        <w:p w:rsidR="00000000" w:rsidDel="00000000" w:rsidP="00000000" w:rsidRDefault="00000000" w:rsidRPr="00000000" w14:paraId="000000B8">
          <w:pPr>
            <w:numPr>
              <w:ilvl w:val="1"/>
              <w:numId w:val="5"/>
            </w:numPr>
            <w:ind w:left="502" w:hanging="360"/>
            <w:rPr>
              <w:ins w:author="Abinaya Saravanan" w:id="76" w:date="2026-09-23T05:13:06Z"/>
              <w:del w:author="udhaya kumar" w:id="6" w:date="2026-09-24T06:40:29Z"/>
            </w:rPr>
          </w:pPr>
          <w:sdt>
            <w:sdtPr>
              <w:id w:val="865347292"/>
              <w:tag w:val="goog_rdk_831"/>
            </w:sdtPr>
            <w:sdtContent>
              <w:ins w:author="Abinaya Saravanan" w:id="76" w:date="2026-09-23T05:13:06Z">
                <w:sdt>
                  <w:sdtPr>
                    <w:id w:val="-2127242490"/>
                    <w:tag w:val="goog_rdk_832"/>
                  </w:sdtPr>
                  <w:sdtContent>
                    <w:del w:author="udhaya kumar" w:id="6" w:date="2026-09-24T06:40:29Z"/>
                  </w:sdtContent>
                </w:sdt>
              </w:ins>
              <w:sdt>
                <w:sdtPr>
                  <w:id w:val="-1428077383"/>
                  <w:tag w:val="goog_rdk_833"/>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76" w:date="2026-09-23T05:13:06Z">
                <w:del w:author="udhaya kumar" w:id="6" w:date="2026-09-24T06:40:29Z"/>
              </w:ins>
            </w:sdtContent>
          </w:sdt>
        </w:p>
      </w:sdtContent>
    </w:sdt>
    <w:sdt>
      <w:sdtPr>
        <w:id w:val="1548815173"/>
        <w:tag w:val="goog_rdk_838"/>
      </w:sdtPr>
      <w:sdtContent>
        <w:p w:rsidR="00000000" w:rsidDel="00000000" w:rsidP="00000000" w:rsidRDefault="00000000" w:rsidRPr="00000000" w14:paraId="000000B9">
          <w:pPr>
            <w:numPr>
              <w:ilvl w:val="1"/>
              <w:numId w:val="5"/>
            </w:numPr>
            <w:ind w:left="502" w:hanging="360"/>
            <w:rPr>
              <w:ins w:author="Abinaya Saravanan" w:id="76" w:date="2026-09-23T05:13:06Z"/>
              <w:del w:author="udhaya kumar" w:id="6" w:date="2026-09-24T06:40:29Z"/>
            </w:rPr>
          </w:pPr>
          <w:sdt>
            <w:sdtPr>
              <w:id w:val="230209456"/>
              <w:tag w:val="goog_rdk_835"/>
            </w:sdtPr>
            <w:sdtContent>
              <w:ins w:author="Abinaya Saravanan" w:id="76" w:date="2026-09-23T05:13:06Z">
                <w:sdt>
                  <w:sdtPr>
                    <w:id w:val="868343452"/>
                    <w:tag w:val="goog_rdk_836"/>
                  </w:sdtPr>
                  <w:sdtContent>
                    <w:del w:author="udhaya kumar" w:id="6" w:date="2026-09-24T06:40:29Z"/>
                  </w:sdtContent>
                </w:sdt>
              </w:ins>
              <w:sdt>
                <w:sdtPr>
                  <w:id w:val="-1666386701"/>
                  <w:tag w:val="goog_rdk_837"/>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76" w:date="2026-09-23T05:13:06Z">
                <w:del w:author="udhaya kumar" w:id="6" w:date="2026-09-24T06:40:29Z"/>
              </w:ins>
            </w:sdtContent>
          </w:sdt>
        </w:p>
      </w:sdtContent>
    </w:sdt>
    <w:sdt>
      <w:sdtPr>
        <w:id w:val="690000885"/>
        <w:tag w:val="goog_rdk_842"/>
      </w:sdtPr>
      <w:sdtContent>
        <w:p w:rsidR="00000000" w:rsidDel="00000000" w:rsidP="00000000" w:rsidRDefault="00000000" w:rsidRPr="00000000" w14:paraId="000000BA">
          <w:pPr>
            <w:numPr>
              <w:ilvl w:val="1"/>
              <w:numId w:val="5"/>
            </w:numPr>
            <w:ind w:left="502" w:hanging="360"/>
            <w:rPr>
              <w:ins w:author="Abinaya Saravanan" w:id="76" w:date="2026-09-23T05:13:06Z"/>
              <w:del w:author="udhaya kumar" w:id="6" w:date="2026-09-24T06:40:29Z"/>
            </w:rPr>
          </w:pPr>
          <w:sdt>
            <w:sdtPr>
              <w:id w:val="-1939963256"/>
              <w:tag w:val="goog_rdk_839"/>
            </w:sdtPr>
            <w:sdtContent>
              <w:ins w:author="Abinaya Saravanan" w:id="76" w:date="2026-09-23T05:13:06Z">
                <w:sdt>
                  <w:sdtPr>
                    <w:id w:val="1147421369"/>
                    <w:tag w:val="goog_rdk_840"/>
                  </w:sdtPr>
                  <w:sdtContent>
                    <w:del w:author="udhaya kumar" w:id="6" w:date="2026-09-24T06:40:29Z"/>
                  </w:sdtContent>
                </w:sdt>
              </w:ins>
              <w:sdt>
                <w:sdtPr>
                  <w:id w:val="548841410"/>
                  <w:tag w:val="goog_rdk_841"/>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76" w:date="2026-09-23T05:13:06Z">
                <w:del w:author="udhaya kumar" w:id="6" w:date="2026-09-24T06:40:29Z"/>
              </w:ins>
            </w:sdtContent>
          </w:sdt>
        </w:p>
      </w:sdtContent>
    </w:sdt>
    <w:sdt>
      <w:sdtPr>
        <w:id w:val="1571409637"/>
        <w:tag w:val="goog_rdk_846"/>
      </w:sdtPr>
      <w:sdtContent>
        <w:p w:rsidR="00000000" w:rsidDel="00000000" w:rsidP="00000000" w:rsidRDefault="00000000" w:rsidRPr="00000000" w14:paraId="000000BB">
          <w:pPr>
            <w:numPr>
              <w:ilvl w:val="1"/>
              <w:numId w:val="5"/>
            </w:numPr>
            <w:ind w:left="502" w:hanging="360"/>
            <w:rPr>
              <w:ins w:author="Abinaya Saravanan" w:id="76" w:date="2026-09-23T05:13:06Z"/>
              <w:del w:author="udhaya kumar" w:id="6" w:date="2026-09-24T06:40:29Z"/>
            </w:rPr>
          </w:pPr>
          <w:sdt>
            <w:sdtPr>
              <w:id w:val="-1452776280"/>
              <w:tag w:val="goog_rdk_843"/>
            </w:sdtPr>
            <w:sdtContent>
              <w:ins w:author="Abinaya Saravanan" w:id="76" w:date="2026-09-23T05:13:06Z">
                <w:sdt>
                  <w:sdtPr>
                    <w:id w:val="-591386423"/>
                    <w:tag w:val="goog_rdk_844"/>
                  </w:sdtPr>
                  <w:sdtContent>
                    <w:del w:author="udhaya kumar" w:id="6" w:date="2026-09-24T06:40:29Z"/>
                  </w:sdtContent>
                </w:sdt>
              </w:ins>
              <w:sdt>
                <w:sdtPr>
                  <w:id w:val="-95868766"/>
                  <w:tag w:val="goog_rdk_845"/>
                </w:sdtPr>
                <w:sdtContent>
                  <w:ins w:author="Abinaya Saravanan" w:id="76" w:date="2026-09-23T05:13:06Z">
                    <w:del w:author="udhaya kumar" w:id="6" w:date="2026-09-24T06:40:29Z">
                      <w:r w:rsidDel="00000000" w:rsidR="00000000" w:rsidRPr="00000000">
                        <w:rPr>
                          <w:rtl w:val="0"/>
                        </w:rPr>
                      </w:r>
                    </w:del>
                  </w:ins>
                </w:sdtContent>
              </w:sdt>
              <w:ins w:author="Abinaya Saravanan" w:id="76" w:date="2026-09-23T05:13:06Z">
                <w:del w:author="udhaya kumar" w:id="6" w:date="2026-09-24T06:40:29Z"/>
              </w:ins>
            </w:sdtContent>
          </w:sdt>
        </w:p>
      </w:sdtContent>
    </w:sdt>
    <w:sdt>
      <w:sdtPr>
        <w:id w:val="-775727341"/>
        <w:tag w:val="goog_rdk_850"/>
      </w:sdtPr>
      <w:sdtContent>
        <w:p w:rsidR="00000000" w:rsidDel="00000000" w:rsidP="00000000" w:rsidRDefault="00000000" w:rsidRPr="00000000" w14:paraId="000000BC">
          <w:pPr>
            <w:numPr>
              <w:ilvl w:val="1"/>
              <w:numId w:val="5"/>
            </w:numPr>
            <w:ind w:left="502" w:hanging="360"/>
            <w:rPr>
              <w:ins w:author="Abinaya Saravanan" w:id="76" w:date="2026-09-23T05:13:06Z"/>
              <w:del w:author="udhaya kumar" w:id="6" w:date="2026-09-24T06:40:29Z"/>
            </w:rPr>
          </w:pPr>
          <w:sdt>
            <w:sdtPr>
              <w:id w:val="-1515450813"/>
              <w:tag w:val="goog_rdk_847"/>
            </w:sdtPr>
            <w:sdtContent>
              <w:ins w:author="Abinaya Saravanan" w:id="76" w:date="2026-09-23T05:13:06Z">
                <w:sdt>
                  <w:sdtPr>
                    <w:id w:val="-244996407"/>
                    <w:tag w:val="goog_rdk_848"/>
                  </w:sdtPr>
                  <w:sdtContent>
                    <w:del w:author="udhaya kumar" w:id="6" w:date="2026-09-24T06:40:29Z"/>
                  </w:sdtContent>
                </w:sdt>
              </w:ins>
              <w:sdt>
                <w:sdtPr>
                  <w:id w:val="365926486"/>
                  <w:tag w:val="goog_rdk_849"/>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public class GeminiExample {</w:delText>
                      </w:r>
                    </w:del>
                  </w:ins>
                </w:sdtContent>
              </w:sdt>
              <w:ins w:author="Abinaya Saravanan" w:id="76" w:date="2026-09-23T05:13:06Z">
                <w:del w:author="udhaya kumar" w:id="6" w:date="2026-09-24T06:40:29Z"/>
              </w:ins>
            </w:sdtContent>
          </w:sdt>
        </w:p>
      </w:sdtContent>
    </w:sdt>
    <w:sdt>
      <w:sdtPr>
        <w:id w:val="-601056925"/>
        <w:tag w:val="goog_rdk_854"/>
      </w:sdtPr>
      <w:sdtContent>
        <w:p w:rsidR="00000000" w:rsidDel="00000000" w:rsidP="00000000" w:rsidRDefault="00000000" w:rsidRPr="00000000" w14:paraId="000000BD">
          <w:pPr>
            <w:numPr>
              <w:ilvl w:val="1"/>
              <w:numId w:val="5"/>
            </w:numPr>
            <w:ind w:left="502" w:hanging="360"/>
            <w:rPr>
              <w:ins w:author="Abinaya Saravanan" w:id="76" w:date="2026-09-23T05:13:06Z"/>
              <w:del w:author="udhaya kumar" w:id="6" w:date="2026-09-24T06:40:29Z"/>
            </w:rPr>
          </w:pPr>
          <w:sdt>
            <w:sdtPr>
              <w:id w:val="-909919592"/>
              <w:tag w:val="goog_rdk_851"/>
            </w:sdtPr>
            <w:sdtContent>
              <w:ins w:author="Abinaya Saravanan" w:id="76" w:date="2026-09-23T05:13:06Z">
                <w:sdt>
                  <w:sdtPr>
                    <w:id w:val="-41567679"/>
                    <w:tag w:val="goog_rdk_852"/>
                  </w:sdtPr>
                  <w:sdtContent>
                    <w:del w:author="udhaya kumar" w:id="6" w:date="2026-09-24T06:40:29Z"/>
                  </w:sdtContent>
                </w:sdt>
              </w:ins>
              <w:sdt>
                <w:sdtPr>
                  <w:id w:val="1612651581"/>
                  <w:tag w:val="goog_rdk_853"/>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76" w:date="2026-09-23T05:13:06Z">
                <w:del w:author="udhaya kumar" w:id="6" w:date="2026-09-24T06:40:29Z"/>
              </w:ins>
            </w:sdtContent>
          </w:sdt>
        </w:p>
      </w:sdtContent>
    </w:sdt>
    <w:sdt>
      <w:sdtPr>
        <w:id w:val="-2070220579"/>
        <w:tag w:val="goog_rdk_858"/>
      </w:sdtPr>
      <w:sdtContent>
        <w:p w:rsidR="00000000" w:rsidDel="00000000" w:rsidP="00000000" w:rsidRDefault="00000000" w:rsidRPr="00000000" w14:paraId="000000BE">
          <w:pPr>
            <w:numPr>
              <w:ilvl w:val="1"/>
              <w:numId w:val="5"/>
            </w:numPr>
            <w:ind w:left="502" w:hanging="360"/>
            <w:rPr>
              <w:ins w:author="Abinaya Saravanan" w:id="76" w:date="2026-09-23T05:13:06Z"/>
              <w:del w:author="udhaya kumar" w:id="6" w:date="2026-09-24T06:40:29Z"/>
            </w:rPr>
          </w:pPr>
          <w:sdt>
            <w:sdtPr>
              <w:id w:val="-1772344956"/>
              <w:tag w:val="goog_rdk_855"/>
            </w:sdtPr>
            <w:sdtContent>
              <w:ins w:author="Abinaya Saravanan" w:id="76" w:date="2026-09-23T05:13:06Z">
                <w:sdt>
                  <w:sdtPr>
                    <w:id w:val="724888181"/>
                    <w:tag w:val="goog_rdk_856"/>
                  </w:sdtPr>
                  <w:sdtContent>
                    <w:del w:author="udhaya kumar" w:id="6" w:date="2026-09-24T06:40:29Z"/>
                  </w:sdtContent>
                </w:sdt>
              </w:ins>
              <w:sdt>
                <w:sdtPr>
                  <w:id w:val="1150725849"/>
                  <w:tag w:val="goog_rdk_857"/>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w:delText>
                      </w:r>
                    </w:del>
                  </w:ins>
                </w:sdtContent>
              </w:sdt>
              <w:ins w:author="Abinaya Saravanan" w:id="76" w:date="2026-09-23T05:13:06Z">
                <w:del w:author="udhaya kumar" w:id="6" w:date="2026-09-24T06:40:29Z"/>
              </w:ins>
            </w:sdtContent>
          </w:sdt>
        </w:p>
      </w:sdtContent>
    </w:sdt>
    <w:sdt>
      <w:sdtPr>
        <w:id w:val="864518260"/>
        <w:tag w:val="goog_rdk_862"/>
      </w:sdtPr>
      <w:sdtContent>
        <w:p w:rsidR="00000000" w:rsidDel="00000000" w:rsidP="00000000" w:rsidRDefault="00000000" w:rsidRPr="00000000" w14:paraId="000000BF">
          <w:pPr>
            <w:numPr>
              <w:ilvl w:val="1"/>
              <w:numId w:val="5"/>
            </w:numPr>
            <w:ind w:left="502" w:hanging="360"/>
            <w:rPr>
              <w:ins w:author="Abinaya Saravanan" w:id="76" w:date="2026-09-23T05:13:06Z"/>
              <w:del w:author="udhaya kumar" w:id="6" w:date="2026-09-24T06:40:29Z"/>
            </w:rPr>
          </w:pPr>
          <w:sdt>
            <w:sdtPr>
              <w:id w:val="-1088468767"/>
              <w:tag w:val="goog_rdk_859"/>
            </w:sdtPr>
            <w:sdtContent>
              <w:ins w:author="Abinaya Saravanan" w:id="76" w:date="2026-09-23T05:13:06Z">
                <w:sdt>
                  <w:sdtPr>
                    <w:id w:val="213901544"/>
                    <w:tag w:val="goog_rdk_860"/>
                  </w:sdtPr>
                  <w:sdtContent>
                    <w:del w:author="udhaya kumar" w:id="6" w:date="2026-09-24T06:40:29Z"/>
                  </w:sdtContent>
                </w:sdt>
              </w:ins>
              <w:sdt>
                <w:sdtPr>
                  <w:id w:val="2001749938"/>
                  <w:tag w:val="goog_rdk_861"/>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 1. Build interaction parameters</w:delText>
                      </w:r>
                    </w:del>
                  </w:ins>
                </w:sdtContent>
              </w:sdt>
              <w:ins w:author="Abinaya Saravanan" w:id="76" w:date="2026-09-23T05:13:06Z">
                <w:del w:author="udhaya kumar" w:id="6" w:date="2026-09-24T06:40:29Z"/>
              </w:ins>
            </w:sdtContent>
          </w:sdt>
        </w:p>
      </w:sdtContent>
    </w:sdt>
    <w:sdt>
      <w:sdtPr>
        <w:id w:val="504748720"/>
        <w:tag w:val="goog_rdk_866"/>
      </w:sdtPr>
      <w:sdtContent>
        <w:p w:rsidR="00000000" w:rsidDel="00000000" w:rsidP="00000000" w:rsidRDefault="00000000" w:rsidRPr="00000000" w14:paraId="000000C0">
          <w:pPr>
            <w:numPr>
              <w:ilvl w:val="1"/>
              <w:numId w:val="5"/>
            </w:numPr>
            <w:ind w:left="502" w:hanging="360"/>
            <w:rPr>
              <w:ins w:author="Abinaya Saravanan" w:id="76" w:date="2026-09-23T05:13:06Z"/>
              <w:del w:author="udhaya kumar" w:id="6" w:date="2026-09-24T06:40:29Z"/>
            </w:rPr>
          </w:pPr>
          <w:sdt>
            <w:sdtPr>
              <w:id w:val="1496332079"/>
              <w:tag w:val="goog_rdk_863"/>
            </w:sdtPr>
            <w:sdtContent>
              <w:ins w:author="Abinaya Saravanan" w:id="76" w:date="2026-09-23T05:13:06Z">
                <w:sdt>
                  <w:sdtPr>
                    <w:id w:val="35948662"/>
                    <w:tag w:val="goog_rdk_864"/>
                  </w:sdtPr>
                  <w:sdtContent>
                    <w:del w:author="udhaya kumar" w:id="6" w:date="2026-09-24T06:40:29Z"/>
                  </w:sdtContent>
                </w:sdt>
              </w:ins>
              <w:sdt>
                <w:sdtPr>
                  <w:id w:val="1601617023"/>
                  <w:tag w:val="goog_rdk_865"/>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CreateModelInteraction params = CreateModelInteraction.builder()</w:delText>
                      </w:r>
                    </w:del>
                  </w:ins>
                </w:sdtContent>
              </w:sdt>
              <w:ins w:author="Abinaya Saravanan" w:id="76" w:date="2026-09-23T05:13:06Z">
                <w:del w:author="udhaya kumar" w:id="6" w:date="2026-09-24T06:40:29Z"/>
              </w:ins>
            </w:sdtContent>
          </w:sdt>
        </w:p>
      </w:sdtContent>
    </w:sdt>
    <w:sdt>
      <w:sdtPr>
        <w:id w:val="-2035433134"/>
        <w:tag w:val="goog_rdk_870"/>
      </w:sdtPr>
      <w:sdtContent>
        <w:p w:rsidR="00000000" w:rsidDel="00000000" w:rsidP="00000000" w:rsidRDefault="00000000" w:rsidRPr="00000000" w14:paraId="000000C1">
          <w:pPr>
            <w:numPr>
              <w:ilvl w:val="1"/>
              <w:numId w:val="5"/>
            </w:numPr>
            <w:ind w:left="502" w:hanging="360"/>
            <w:rPr>
              <w:ins w:author="Abinaya Saravanan" w:id="76" w:date="2026-09-23T05:13:06Z"/>
              <w:del w:author="udhaya kumar" w:id="6" w:date="2026-09-24T06:40:29Z"/>
            </w:rPr>
          </w:pPr>
          <w:sdt>
            <w:sdtPr>
              <w:id w:val="-1077048490"/>
              <w:tag w:val="goog_rdk_867"/>
            </w:sdtPr>
            <w:sdtContent>
              <w:ins w:author="Abinaya Saravanan" w:id="76" w:date="2026-09-23T05:13:06Z">
                <w:sdt>
                  <w:sdtPr>
                    <w:id w:val="721189315"/>
                    <w:tag w:val="goog_rdk_868"/>
                  </w:sdtPr>
                  <w:sdtContent>
                    <w:del w:author="udhaya kumar" w:id="6" w:date="2026-09-24T06:40:29Z"/>
                  </w:sdtContent>
                </w:sdt>
              </w:ins>
              <w:sdt>
                <w:sdtPr>
                  <w:id w:val="-1590161365"/>
                  <w:tag w:val="goog_rdk_869"/>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.model(Model.of("gemini-1.5-flash"))</w:delText>
                      </w:r>
                    </w:del>
                  </w:ins>
                </w:sdtContent>
              </w:sdt>
              <w:ins w:author="Abinaya Saravanan" w:id="76" w:date="2026-09-23T05:13:06Z">
                <w:del w:author="udhaya kumar" w:id="6" w:date="2026-09-24T06:40:29Z"/>
              </w:ins>
            </w:sdtContent>
          </w:sdt>
        </w:p>
      </w:sdtContent>
    </w:sdt>
    <w:sdt>
      <w:sdtPr>
        <w:id w:val="-2054125313"/>
        <w:tag w:val="goog_rdk_874"/>
      </w:sdtPr>
      <w:sdtContent>
        <w:p w:rsidR="00000000" w:rsidDel="00000000" w:rsidP="00000000" w:rsidRDefault="00000000" w:rsidRPr="00000000" w14:paraId="000000C2">
          <w:pPr>
            <w:numPr>
              <w:ilvl w:val="1"/>
              <w:numId w:val="5"/>
            </w:numPr>
            <w:ind w:left="502" w:hanging="360"/>
            <w:rPr>
              <w:ins w:author="Abinaya Saravanan" w:id="76" w:date="2026-09-23T05:13:06Z"/>
              <w:del w:author="udhaya kumar" w:id="6" w:date="2026-09-24T06:40:29Z"/>
            </w:rPr>
          </w:pPr>
          <w:sdt>
            <w:sdtPr>
              <w:id w:val="-849669442"/>
              <w:tag w:val="goog_rdk_871"/>
            </w:sdtPr>
            <w:sdtContent>
              <w:ins w:author="Abinaya Saravanan" w:id="76" w:date="2026-09-23T05:13:06Z">
                <w:sdt>
                  <w:sdtPr>
                    <w:id w:val="-649345339"/>
                    <w:tag w:val="goog_rdk_872"/>
                  </w:sdtPr>
                  <w:sdtContent>
                    <w:del w:author="udhaya kumar" w:id="6" w:date="2026-09-24T06:40:29Z"/>
                  </w:sdtContent>
                </w:sdt>
              </w:ins>
              <w:sdt>
                <w:sdtPr>
                  <w:id w:val="150738628"/>
                  <w:tag w:val="goog_rdk_873"/>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76" w:date="2026-09-23T05:13:06Z">
                <w:del w:author="udhaya kumar" w:id="6" w:date="2026-09-24T06:40:29Z"/>
              </w:ins>
            </w:sdtContent>
          </w:sdt>
        </w:p>
      </w:sdtContent>
    </w:sdt>
    <w:sdt>
      <w:sdtPr>
        <w:id w:val="1007479905"/>
        <w:tag w:val="goog_rdk_878"/>
      </w:sdtPr>
      <w:sdtContent>
        <w:p w:rsidR="00000000" w:rsidDel="00000000" w:rsidP="00000000" w:rsidRDefault="00000000" w:rsidRPr="00000000" w14:paraId="000000C3">
          <w:pPr>
            <w:numPr>
              <w:ilvl w:val="1"/>
              <w:numId w:val="5"/>
            </w:numPr>
            <w:ind w:left="502" w:hanging="360"/>
            <w:rPr>
              <w:ins w:author="Abinaya Saravanan" w:id="76" w:date="2026-09-23T05:13:06Z"/>
              <w:del w:author="udhaya kumar" w:id="6" w:date="2026-09-24T06:40:29Z"/>
            </w:rPr>
          </w:pPr>
          <w:sdt>
            <w:sdtPr>
              <w:id w:val="1191995295"/>
              <w:tag w:val="goog_rdk_875"/>
            </w:sdtPr>
            <w:sdtContent>
              <w:ins w:author="Abinaya Saravanan" w:id="76" w:date="2026-09-23T05:13:06Z">
                <w:sdt>
                  <w:sdtPr>
                    <w:id w:val="1761176582"/>
                    <w:tag w:val="goog_rdk_876"/>
                  </w:sdtPr>
                  <w:sdtContent>
                    <w:del w:author="udhaya kumar" w:id="6" w:date="2026-09-24T06:40:29Z"/>
                  </w:sdtContent>
                </w:sdt>
              </w:ins>
              <w:sdt>
                <w:sdtPr>
                  <w:id w:val="2026085375"/>
                  <w:tag w:val="goog_rdk_877"/>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.build();</w:delText>
                      </w:r>
                    </w:del>
                  </w:ins>
                </w:sdtContent>
              </w:sdt>
              <w:ins w:author="Abinaya Saravanan" w:id="76" w:date="2026-09-23T05:13:06Z">
                <w:del w:author="udhaya kumar" w:id="6" w:date="2026-09-24T06:40:29Z"/>
              </w:ins>
            </w:sdtContent>
          </w:sdt>
        </w:p>
      </w:sdtContent>
    </w:sdt>
    <w:sdt>
      <w:sdtPr>
        <w:id w:val="-1187357354"/>
        <w:tag w:val="goog_rdk_882"/>
      </w:sdtPr>
      <w:sdtContent>
        <w:p w:rsidR="00000000" w:rsidDel="00000000" w:rsidP="00000000" w:rsidRDefault="00000000" w:rsidRPr="00000000" w14:paraId="000000C4">
          <w:pPr>
            <w:numPr>
              <w:ilvl w:val="1"/>
              <w:numId w:val="5"/>
            </w:numPr>
            <w:ind w:left="502" w:hanging="360"/>
            <w:rPr>
              <w:ins w:author="Abinaya Saravanan" w:id="76" w:date="2026-09-23T05:13:06Z"/>
              <w:del w:author="udhaya kumar" w:id="6" w:date="2026-09-24T06:40:29Z"/>
            </w:rPr>
          </w:pPr>
          <w:sdt>
            <w:sdtPr>
              <w:id w:val="1273894618"/>
              <w:tag w:val="goog_rdk_879"/>
            </w:sdtPr>
            <w:sdtContent>
              <w:ins w:author="Abinaya Saravanan" w:id="76" w:date="2026-09-23T05:13:06Z">
                <w:sdt>
                  <w:sdtPr>
                    <w:id w:val="41220178"/>
                    <w:tag w:val="goog_rdk_880"/>
                  </w:sdtPr>
                  <w:sdtContent>
                    <w:del w:author="udhaya kumar" w:id="6" w:date="2026-09-24T06:40:29Z"/>
                  </w:sdtContent>
                </w:sdt>
              </w:ins>
              <w:sdt>
                <w:sdtPr>
                  <w:id w:val="-1491306717"/>
                  <w:tag w:val="goog_rdk_881"/>
                </w:sdtPr>
                <w:sdtContent>
                  <w:ins w:author="Abinaya Saravanan" w:id="76" w:date="2026-09-23T05:13:06Z">
                    <w:del w:author="udhaya kumar" w:id="6" w:date="2026-09-24T06:40:29Z">
                      <w:r w:rsidDel="00000000" w:rsidR="00000000" w:rsidRPr="00000000">
                        <w:rPr>
                          <w:rtl w:val="0"/>
                        </w:rPr>
                      </w:r>
                    </w:del>
                  </w:ins>
                </w:sdtContent>
              </w:sdt>
              <w:ins w:author="Abinaya Saravanan" w:id="76" w:date="2026-09-23T05:13:06Z">
                <w:del w:author="udhaya kumar" w:id="6" w:date="2026-09-24T06:40:29Z"/>
              </w:ins>
            </w:sdtContent>
          </w:sdt>
        </w:p>
      </w:sdtContent>
    </w:sdt>
    <w:sdt>
      <w:sdtPr>
        <w:id w:val="479665311"/>
        <w:tag w:val="goog_rdk_886"/>
      </w:sdtPr>
      <w:sdtContent>
        <w:p w:rsidR="00000000" w:rsidDel="00000000" w:rsidP="00000000" w:rsidRDefault="00000000" w:rsidRPr="00000000" w14:paraId="000000C5">
          <w:pPr>
            <w:numPr>
              <w:ilvl w:val="1"/>
              <w:numId w:val="5"/>
            </w:numPr>
            <w:ind w:left="502" w:hanging="360"/>
            <w:rPr>
              <w:ins w:author="Abinaya Saravanan" w:id="76" w:date="2026-09-23T05:13:06Z"/>
              <w:del w:author="udhaya kumar" w:id="6" w:date="2026-09-24T06:40:29Z"/>
            </w:rPr>
          </w:pPr>
          <w:sdt>
            <w:sdtPr>
              <w:id w:val="2002467299"/>
              <w:tag w:val="goog_rdk_883"/>
            </w:sdtPr>
            <w:sdtContent>
              <w:ins w:author="Abinaya Saravanan" w:id="76" w:date="2026-09-23T05:13:06Z">
                <w:sdt>
                  <w:sdtPr>
                    <w:id w:val="-1988677063"/>
                    <w:tag w:val="goog_rdk_884"/>
                  </w:sdtPr>
                  <w:sdtContent>
                    <w:del w:author="udhaya kumar" w:id="6" w:date="2026-09-24T06:40:29Z"/>
                  </w:sdtContent>
                </w:sdt>
              </w:ins>
              <w:sdt>
                <w:sdtPr>
                  <w:id w:val="455817677"/>
                  <w:tag w:val="goog_rdk_885"/>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 2. Create interaction call</w:delText>
                      </w:r>
                    </w:del>
                  </w:ins>
                </w:sdtContent>
              </w:sdt>
              <w:ins w:author="Abinaya Saravanan" w:id="76" w:date="2026-09-23T05:13:06Z">
                <w:del w:author="udhaya kumar" w:id="6" w:date="2026-09-24T06:40:29Z"/>
              </w:ins>
            </w:sdtContent>
          </w:sdt>
        </w:p>
      </w:sdtContent>
    </w:sdt>
    <w:sdt>
      <w:sdtPr>
        <w:id w:val="-1581078805"/>
        <w:tag w:val="goog_rdk_890"/>
      </w:sdtPr>
      <w:sdtContent>
        <w:p w:rsidR="00000000" w:rsidDel="00000000" w:rsidP="00000000" w:rsidRDefault="00000000" w:rsidRPr="00000000" w14:paraId="000000C6">
          <w:pPr>
            <w:numPr>
              <w:ilvl w:val="1"/>
              <w:numId w:val="5"/>
            </w:numPr>
            <w:ind w:left="502" w:hanging="360"/>
            <w:rPr>
              <w:ins w:author="Abinaya Saravanan" w:id="76" w:date="2026-09-23T05:13:06Z"/>
              <w:del w:author="udhaya kumar" w:id="6" w:date="2026-09-24T06:40:29Z"/>
            </w:rPr>
          </w:pPr>
          <w:sdt>
            <w:sdtPr>
              <w:id w:val="1498001936"/>
              <w:tag w:val="goog_rdk_887"/>
            </w:sdtPr>
            <w:sdtContent>
              <w:ins w:author="Abinaya Saravanan" w:id="76" w:date="2026-09-23T05:13:06Z">
                <w:sdt>
                  <w:sdtPr>
                    <w:id w:val="-81671090"/>
                    <w:tag w:val="goog_rdk_888"/>
                  </w:sdtPr>
                  <w:sdtContent>
                    <w:del w:author="udhaya kumar" w:id="6" w:date="2026-09-24T06:40:29Z"/>
                  </w:sdtContent>
                </w:sdt>
              </w:ins>
              <w:sdt>
                <w:sdtPr>
                  <w:id w:val="623601169"/>
                  <w:tag w:val="goog_rdk_889"/>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76" w:date="2026-09-23T05:13:06Z">
                <w:del w:author="udhaya kumar" w:id="6" w:date="2026-09-24T06:40:29Z"/>
              </w:ins>
            </w:sdtContent>
          </w:sdt>
        </w:p>
      </w:sdtContent>
    </w:sdt>
    <w:sdt>
      <w:sdtPr>
        <w:id w:val="-1122483739"/>
        <w:tag w:val="goog_rdk_894"/>
      </w:sdtPr>
      <w:sdtContent>
        <w:p w:rsidR="00000000" w:rsidDel="00000000" w:rsidP="00000000" w:rsidRDefault="00000000" w:rsidRPr="00000000" w14:paraId="000000C7">
          <w:pPr>
            <w:numPr>
              <w:ilvl w:val="1"/>
              <w:numId w:val="5"/>
            </w:numPr>
            <w:ind w:left="502" w:hanging="360"/>
            <w:rPr>
              <w:ins w:author="Abinaya Saravanan" w:id="76" w:date="2026-09-23T05:13:06Z"/>
              <w:del w:author="udhaya kumar" w:id="6" w:date="2026-09-24T06:40:29Z"/>
            </w:rPr>
          </w:pPr>
          <w:sdt>
            <w:sdtPr>
              <w:id w:val="1048540206"/>
              <w:tag w:val="goog_rdk_891"/>
            </w:sdtPr>
            <w:sdtContent>
              <w:ins w:author="Abinaya Saravanan" w:id="76" w:date="2026-09-23T05:13:06Z">
                <w:sdt>
                  <w:sdtPr>
                    <w:id w:val="88371540"/>
                    <w:tag w:val="goog_rdk_892"/>
                  </w:sdtPr>
                  <w:sdtContent>
                    <w:del w:author="udhaya kumar" w:id="6" w:date="2026-09-24T06:40:29Z"/>
                  </w:sdtContent>
                </w:sdt>
              </w:ins>
              <w:sdt>
                <w:sdtPr>
                  <w:id w:val="-726444817"/>
                  <w:tag w:val="goog_rdk_893"/>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.create(CreateModelInteractionRequestBody.of(params))</w:delText>
                      </w:r>
                    </w:del>
                  </w:ins>
                </w:sdtContent>
              </w:sdt>
              <w:ins w:author="Abinaya Saravanan" w:id="76" w:date="2026-09-23T05:13:06Z">
                <w:del w:author="udhaya kumar" w:id="6" w:date="2026-09-24T06:40:29Z"/>
              </w:ins>
            </w:sdtContent>
          </w:sdt>
        </w:p>
      </w:sdtContent>
    </w:sdt>
    <w:sdt>
      <w:sdtPr>
        <w:id w:val="-1687964433"/>
        <w:tag w:val="goog_rdk_898"/>
      </w:sdtPr>
      <w:sdtContent>
        <w:p w:rsidR="00000000" w:rsidDel="00000000" w:rsidP="00000000" w:rsidRDefault="00000000" w:rsidRPr="00000000" w14:paraId="000000C8">
          <w:pPr>
            <w:numPr>
              <w:ilvl w:val="1"/>
              <w:numId w:val="5"/>
            </w:numPr>
            <w:ind w:left="502" w:hanging="360"/>
            <w:rPr>
              <w:ins w:author="Abinaya Saravanan" w:id="76" w:date="2026-09-23T05:13:06Z"/>
              <w:del w:author="udhaya kumar" w:id="6" w:date="2026-09-24T06:40:29Z"/>
            </w:rPr>
          </w:pPr>
          <w:sdt>
            <w:sdtPr>
              <w:id w:val="-1107850163"/>
              <w:tag w:val="goog_rdk_895"/>
            </w:sdtPr>
            <w:sdtContent>
              <w:ins w:author="Abinaya Saravanan" w:id="76" w:date="2026-09-23T05:13:06Z">
                <w:sdt>
                  <w:sdtPr>
                    <w:id w:val="863744447"/>
                    <w:tag w:val="goog_rdk_896"/>
                  </w:sdtPr>
                  <w:sdtContent>
                    <w:del w:author="udhaya kumar" w:id="6" w:date="2026-09-24T06:40:29Z"/>
                  </w:sdtContent>
                </w:sdt>
              </w:ins>
              <w:sdt>
                <w:sdtPr>
                  <w:id w:val="-2143208688"/>
                  <w:tag w:val="goog_rdk_897"/>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.interaction()</w:delText>
                      </w:r>
                    </w:del>
                  </w:ins>
                </w:sdtContent>
              </w:sdt>
              <w:ins w:author="Abinaya Saravanan" w:id="76" w:date="2026-09-23T05:13:06Z">
                <w:del w:author="udhaya kumar" w:id="6" w:date="2026-09-24T06:40:29Z"/>
              </w:ins>
            </w:sdtContent>
          </w:sdt>
        </w:p>
      </w:sdtContent>
    </w:sdt>
    <w:sdt>
      <w:sdtPr>
        <w:id w:val="-1953727783"/>
        <w:tag w:val="goog_rdk_902"/>
      </w:sdtPr>
      <w:sdtContent>
        <w:p w:rsidR="00000000" w:rsidDel="00000000" w:rsidP="00000000" w:rsidRDefault="00000000" w:rsidRPr="00000000" w14:paraId="000000C9">
          <w:pPr>
            <w:numPr>
              <w:ilvl w:val="1"/>
              <w:numId w:val="5"/>
            </w:numPr>
            <w:ind w:left="502" w:hanging="360"/>
            <w:rPr>
              <w:ins w:author="Abinaya Saravanan" w:id="76" w:date="2026-09-23T05:13:06Z"/>
              <w:del w:author="udhaya kumar" w:id="6" w:date="2026-09-24T06:40:29Z"/>
            </w:rPr>
          </w:pPr>
          <w:sdt>
            <w:sdtPr>
              <w:id w:val="-1984050661"/>
              <w:tag w:val="goog_rdk_899"/>
            </w:sdtPr>
            <w:sdtContent>
              <w:ins w:author="Abinaya Saravanan" w:id="76" w:date="2026-09-23T05:13:06Z">
                <w:sdt>
                  <w:sdtPr>
                    <w:id w:val="-1032280559"/>
                    <w:tag w:val="goog_rdk_900"/>
                  </w:sdtPr>
                  <w:sdtContent>
                    <w:del w:author="udhaya kumar" w:id="6" w:date="2026-09-24T06:40:29Z"/>
                  </w:sdtContent>
                </w:sdt>
              </w:ins>
              <w:sdt>
                <w:sdtPr>
                  <w:id w:val="576387761"/>
                  <w:tag w:val="goog_rdk_901"/>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.get();</w:delText>
                      </w:r>
                    </w:del>
                  </w:ins>
                </w:sdtContent>
              </w:sdt>
              <w:ins w:author="Abinaya Saravanan" w:id="76" w:date="2026-09-23T05:13:06Z">
                <w:del w:author="udhaya kumar" w:id="6" w:date="2026-09-24T06:40:29Z"/>
              </w:ins>
            </w:sdtContent>
          </w:sdt>
        </w:p>
      </w:sdtContent>
    </w:sdt>
    <w:sdt>
      <w:sdtPr>
        <w:id w:val="-1071515807"/>
        <w:tag w:val="goog_rdk_906"/>
      </w:sdtPr>
      <w:sdtContent>
        <w:p w:rsidR="00000000" w:rsidDel="00000000" w:rsidP="00000000" w:rsidRDefault="00000000" w:rsidRPr="00000000" w14:paraId="000000CA">
          <w:pPr>
            <w:numPr>
              <w:ilvl w:val="1"/>
              <w:numId w:val="5"/>
            </w:numPr>
            <w:ind w:left="502" w:hanging="360"/>
            <w:rPr>
              <w:ins w:author="Abinaya Saravanan" w:id="76" w:date="2026-09-23T05:13:06Z"/>
              <w:del w:author="udhaya kumar" w:id="6" w:date="2026-09-24T06:40:29Z"/>
            </w:rPr>
          </w:pPr>
          <w:sdt>
            <w:sdtPr>
              <w:id w:val="-292275009"/>
              <w:tag w:val="goog_rdk_903"/>
            </w:sdtPr>
            <w:sdtContent>
              <w:ins w:author="Abinaya Saravanan" w:id="76" w:date="2026-09-23T05:13:06Z">
                <w:sdt>
                  <w:sdtPr>
                    <w:id w:val="-565819184"/>
                    <w:tag w:val="goog_rdk_904"/>
                  </w:sdtPr>
                  <w:sdtContent>
                    <w:del w:author="udhaya kumar" w:id="6" w:date="2026-09-24T06:40:29Z"/>
                  </w:sdtContent>
                </w:sdt>
              </w:ins>
              <w:sdt>
                <w:sdtPr>
                  <w:id w:val="437954494"/>
                  <w:tag w:val="goog_rdk_905"/>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w:delText>
                      </w:r>
                    </w:del>
                  </w:ins>
                </w:sdtContent>
              </w:sdt>
              <w:ins w:author="Abinaya Saravanan" w:id="76" w:date="2026-09-23T05:13:06Z">
                <w:del w:author="udhaya kumar" w:id="6" w:date="2026-09-24T06:40:29Z"/>
              </w:ins>
            </w:sdtContent>
          </w:sdt>
        </w:p>
      </w:sdtContent>
    </w:sdt>
    <w:sdt>
      <w:sdtPr>
        <w:id w:val="-1536328357"/>
        <w:tag w:val="goog_rdk_910"/>
      </w:sdtPr>
      <w:sdtContent>
        <w:p w:rsidR="00000000" w:rsidDel="00000000" w:rsidP="00000000" w:rsidRDefault="00000000" w:rsidRPr="00000000" w14:paraId="000000CB">
          <w:pPr>
            <w:numPr>
              <w:ilvl w:val="1"/>
              <w:numId w:val="5"/>
            </w:numPr>
            <w:ind w:left="502" w:hanging="360"/>
            <w:rPr>
              <w:ins w:author="Abinaya Saravanan" w:id="76" w:date="2026-09-23T05:13:06Z"/>
              <w:del w:author="udhaya kumar" w:id="6" w:date="2026-09-24T06:40:29Z"/>
            </w:rPr>
          </w:pPr>
          <w:sdt>
            <w:sdtPr>
              <w:id w:val="-1056051407"/>
              <w:tag w:val="goog_rdk_907"/>
            </w:sdtPr>
            <w:sdtContent>
              <w:ins w:author="Abinaya Saravanan" w:id="76" w:date="2026-09-23T05:13:06Z">
                <w:sdt>
                  <w:sdtPr>
                    <w:id w:val="-1307321277"/>
                    <w:tag w:val="goog_rdk_908"/>
                  </w:sdtPr>
                  <w:sdtContent>
                    <w:del w:author="udhaya kumar" w:id="6" w:date="2026-09-24T06:40:29Z"/>
                  </w:sdtContent>
                </w:sdt>
              </w:ins>
              <w:sdt>
                <w:sdtPr>
                  <w:id w:val="631107887"/>
                  <w:tag w:val="goog_rdk_909"/>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76" w:date="2026-09-23T05:13:06Z">
                <w:del w:author="udhaya kumar" w:id="6" w:date="2026-09-24T06:40:29Z"/>
              </w:ins>
            </w:sdtContent>
          </w:sdt>
        </w:p>
      </w:sdtContent>
    </w:sdt>
    <w:sdt>
      <w:sdtPr>
        <w:id w:val="-1252708061"/>
        <w:tag w:val="goog_rdk_914"/>
      </w:sdtPr>
      <w:sdtContent>
        <w:p w:rsidR="00000000" w:rsidDel="00000000" w:rsidP="00000000" w:rsidRDefault="00000000" w:rsidRPr="00000000" w14:paraId="000000CC">
          <w:pPr>
            <w:numPr>
              <w:ilvl w:val="1"/>
              <w:numId w:val="5"/>
            </w:numPr>
            <w:ind w:left="502" w:hanging="360"/>
            <w:rPr>
              <w:ins w:author="Abinaya Saravanan" w:id="76" w:date="2026-09-23T05:13:06Z"/>
              <w:del w:author="udhaya kumar" w:id="6" w:date="2026-09-24T06:40:29Z"/>
            </w:rPr>
          </w:pPr>
          <w:sdt>
            <w:sdtPr>
              <w:id w:val="514756106"/>
              <w:tag w:val="goog_rdk_911"/>
            </w:sdtPr>
            <w:sdtContent>
              <w:ins w:author="Abinaya Saravanan" w:id="76" w:date="2026-09-23T05:13:06Z">
                <w:sdt>
                  <w:sdtPr>
                    <w:id w:val="1999233760"/>
                    <w:tag w:val="goog_rdk_912"/>
                  </w:sdtPr>
                  <w:sdtContent>
                    <w:del w:author="udhaya kumar" w:id="6" w:date="2026-09-24T06:40:29Z"/>
                  </w:sdtContent>
                </w:sdt>
              </w:ins>
              <w:sdt>
                <w:sdtPr>
                  <w:id w:val="1186387727"/>
                  <w:tag w:val="goog_rdk_913"/>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w:delText>
                      </w:r>
                    </w:del>
                  </w:ins>
                </w:sdtContent>
              </w:sdt>
              <w:ins w:author="Abinaya Saravanan" w:id="76" w:date="2026-09-23T05:13:06Z">
                <w:del w:author="udhaya kumar" w:id="6" w:date="2026-09-24T06:40:29Z"/>
              </w:ins>
            </w:sdtContent>
          </w:sdt>
        </w:p>
      </w:sdtContent>
    </w:sdt>
    <w:sdt>
      <w:sdtPr>
        <w:id w:val="1982665134"/>
        <w:tag w:val="goog_rdk_918"/>
      </w:sdtPr>
      <w:sdtContent>
        <w:p w:rsidR="00000000" w:rsidDel="00000000" w:rsidP="00000000" w:rsidRDefault="00000000" w:rsidRPr="00000000" w14:paraId="000000CD">
          <w:pPr>
            <w:numPr>
              <w:ilvl w:val="1"/>
              <w:numId w:val="5"/>
            </w:numPr>
            <w:ind w:left="502" w:hanging="360"/>
            <w:rPr>
              <w:ins w:author="Abinaya Saravanan" w:id="76" w:date="2026-09-23T05:13:06Z"/>
              <w:del w:author="udhaya kumar" w:id="6" w:date="2026-09-24T06:40:29Z"/>
            </w:rPr>
          </w:pPr>
          <w:sdt>
            <w:sdtPr>
              <w:id w:val="5170215"/>
              <w:tag w:val="goog_rdk_915"/>
            </w:sdtPr>
            <w:sdtContent>
              <w:ins w:author="Abinaya Saravanan" w:id="76" w:date="2026-09-23T05:13:06Z">
                <w:sdt>
                  <w:sdtPr>
                    <w:id w:val="1635350495"/>
                    <w:tag w:val="goog_rdk_916"/>
                  </w:sdtPr>
                  <w:sdtContent>
                    <w:del w:author="udhaya kumar" w:id="6" w:date="2026-09-24T06:40:29Z"/>
                  </w:sdtContent>
                </w:sdt>
              </w:ins>
              <w:sdt>
                <w:sdtPr>
                  <w:id w:val="-1414505505"/>
                  <w:tag w:val="goog_rdk_917"/>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w:delText>
                      </w:r>
                    </w:del>
                  </w:ins>
                </w:sdtContent>
              </w:sdt>
              <w:ins w:author="Abinaya Saravanan" w:id="76" w:date="2026-09-23T05:13:06Z">
                <w:del w:author="udhaya kumar" w:id="6" w:date="2026-09-24T06:40:29Z"/>
              </w:ins>
            </w:sdtContent>
          </w:sdt>
        </w:p>
      </w:sdtContent>
    </w:sdt>
    <w:sdt>
      <w:sdtPr>
        <w:id w:val="215071025"/>
        <w:tag w:val="goog_rdk_922"/>
      </w:sdtPr>
      <w:sdtContent>
        <w:p w:rsidR="00000000" w:rsidDel="00000000" w:rsidP="00000000" w:rsidRDefault="00000000" w:rsidRPr="00000000" w14:paraId="000000CE">
          <w:pPr>
            <w:numPr>
              <w:ilvl w:val="1"/>
              <w:numId w:val="5"/>
            </w:numPr>
            <w:ind w:left="502" w:hanging="360"/>
            <w:rPr>
              <w:ins w:author="Abinaya Saravanan" w:id="76" w:date="2026-09-23T05:13:06Z"/>
              <w:del w:author="udhaya kumar" w:id="6" w:date="2026-09-24T06:40:29Z"/>
            </w:rPr>
          </w:pPr>
          <w:sdt>
            <w:sdtPr>
              <w:id w:val="-1497213200"/>
              <w:tag w:val="goog_rdk_919"/>
            </w:sdtPr>
            <w:sdtContent>
              <w:ins w:author="Abinaya Saravanan" w:id="76" w:date="2026-09-23T05:13:06Z">
                <w:sdt>
                  <w:sdtPr>
                    <w:id w:val="1928074514"/>
                    <w:tag w:val="goog_rdk_920"/>
                  </w:sdtPr>
                  <w:sdtContent>
                    <w:del w:author="udhaya kumar" w:id="6" w:date="2026-09-24T06:40:29Z"/>
                  </w:sdtContent>
                </w:sdt>
              </w:ins>
              <w:sdt>
                <w:sdtPr>
                  <w:id w:val="1496980032"/>
                  <w:tag w:val="goog_rdk_921"/>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76" w:date="2026-09-23T05:13:06Z">
                <w:del w:author="udhaya kumar" w:id="6" w:date="2026-09-24T06:40:29Z"/>
              </w:ins>
            </w:sdtContent>
          </w:sdt>
        </w:p>
      </w:sdtContent>
    </w:sdt>
    <w:sdt>
      <w:sdtPr>
        <w:id w:val="861051441"/>
        <w:tag w:val="goog_rdk_926"/>
      </w:sdtPr>
      <w:sdtContent>
        <w:p w:rsidR="00000000" w:rsidDel="00000000" w:rsidP="00000000" w:rsidRDefault="00000000" w:rsidRPr="00000000" w14:paraId="000000CF">
          <w:pPr>
            <w:numPr>
              <w:ilvl w:val="1"/>
              <w:numId w:val="5"/>
            </w:numPr>
            <w:ind w:left="502" w:hanging="360"/>
            <w:rPr>
              <w:ins w:author="Abinaya Saravanan" w:id="76" w:date="2026-09-23T05:13:06Z"/>
              <w:del w:author="udhaya kumar" w:id="6" w:date="2026-09-24T06:40:29Z"/>
            </w:rPr>
          </w:pPr>
          <w:sdt>
            <w:sdtPr>
              <w:id w:val="499242157"/>
              <w:tag w:val="goog_rdk_923"/>
            </w:sdtPr>
            <w:sdtContent>
              <w:ins w:author="Abinaya Saravanan" w:id="76" w:date="2026-09-23T05:13:06Z">
                <w:sdt>
                  <w:sdtPr>
                    <w:id w:val="2138836977"/>
                    <w:tag w:val="goog_rdk_924"/>
                  </w:sdtPr>
                  <w:sdtContent>
                    <w:del w:author="udhaya kumar" w:id="6" w:date="2026-09-24T06:40:29Z"/>
                  </w:sdtContent>
                </w:sdt>
              </w:ins>
              <w:sdt>
                <w:sdtPr>
                  <w:id w:val="-975572778"/>
                  <w:tag w:val="goog_rdk_925"/>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76" w:date="2026-09-23T05:13:06Z">
                <w:del w:author="udhaya kumar" w:id="6" w:date="2026-09-24T06:40:29Z"/>
              </w:ins>
            </w:sdtContent>
          </w:sdt>
        </w:p>
      </w:sdtContent>
    </w:sdt>
    <w:sdt>
      <w:sdtPr>
        <w:id w:val="810011618"/>
        <w:tag w:val="goog_rdk_930"/>
      </w:sdtPr>
      <w:sdtContent>
        <w:p w:rsidR="00000000" w:rsidDel="00000000" w:rsidP="00000000" w:rsidRDefault="00000000" w:rsidRPr="00000000" w14:paraId="000000D0">
          <w:pPr>
            <w:numPr>
              <w:ilvl w:val="1"/>
              <w:numId w:val="5"/>
            </w:numPr>
            <w:ind w:left="502" w:hanging="360"/>
            <w:rPr>
              <w:ins w:author="Abinaya Saravanan" w:id="76" w:date="2026-09-23T05:13:06Z"/>
              <w:del w:author="udhaya kumar" w:id="6" w:date="2026-09-24T06:40:29Z"/>
            </w:rPr>
          </w:pPr>
          <w:sdt>
            <w:sdtPr>
              <w:id w:val="-1984636084"/>
              <w:tag w:val="goog_rdk_927"/>
            </w:sdtPr>
            <w:sdtContent>
              <w:ins w:author="Abinaya Saravanan" w:id="76" w:date="2026-09-23T05:13:06Z">
                <w:sdt>
                  <w:sdtPr>
                    <w:id w:val="-345220538"/>
                    <w:tag w:val="goog_rdk_928"/>
                  </w:sdtPr>
                  <w:sdtContent>
                    <w:del w:author="udhaya kumar" w:id="6" w:date="2026-09-24T06:40:29Z"/>
                  </w:sdtContent>
                </w:sdt>
              </w:ins>
              <w:sdt>
                <w:sdtPr>
                  <w:id w:val="-1663359334"/>
                  <w:tag w:val="goog_rdk_929"/>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76" w:date="2026-09-23T05:13:06Z">
                <w:del w:author="udhaya kumar" w:id="6" w:date="2026-09-24T06:40:29Z"/>
              </w:ins>
            </w:sdtContent>
          </w:sdt>
        </w:p>
      </w:sdtContent>
    </w:sdt>
    <w:sdt>
      <w:sdtPr>
        <w:id w:val="636595646"/>
        <w:tag w:val="goog_rdk_934"/>
      </w:sdtPr>
      <w:sdtContent>
        <w:p w:rsidR="00000000" w:rsidDel="00000000" w:rsidP="00000000" w:rsidRDefault="00000000" w:rsidRPr="00000000" w14:paraId="000000D1">
          <w:pPr>
            <w:numPr>
              <w:ilvl w:val="1"/>
              <w:numId w:val="5"/>
            </w:numPr>
            <w:ind w:left="502" w:hanging="360"/>
            <w:rPr>
              <w:ins w:author="Abinaya Saravanan" w:id="76" w:date="2026-09-23T05:13:06Z"/>
              <w:del w:author="udhaya kumar" w:id="6" w:date="2026-09-24T06:40:29Z"/>
            </w:rPr>
          </w:pPr>
          <w:sdt>
            <w:sdtPr>
              <w:id w:val="2102494390"/>
              <w:tag w:val="goog_rdk_931"/>
            </w:sdtPr>
            <w:sdtContent>
              <w:ins w:author="Abinaya Saravanan" w:id="76" w:date="2026-09-23T05:13:06Z">
                <w:sdt>
                  <w:sdtPr>
                    <w:id w:val="1592809163"/>
                    <w:tag w:val="goog_rdk_932"/>
                  </w:sdtPr>
                  <w:sdtContent>
                    <w:del w:author="udhaya kumar" w:id="6" w:date="2026-09-24T06:40:29Z"/>
                  </w:sdtContent>
                </w:sdt>
              </w:ins>
              <w:sdt>
                <w:sdtPr>
                  <w:id w:val="-1529430225"/>
                  <w:tag w:val="goog_rdk_933"/>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76" w:date="2026-09-23T05:13:06Z">
                <w:del w:author="udhaya kumar" w:id="6" w:date="2026-09-24T06:40:29Z"/>
              </w:ins>
            </w:sdtContent>
          </w:sdt>
        </w:p>
      </w:sdtContent>
    </w:sdt>
    <w:sdt>
      <w:sdtPr>
        <w:id w:val="1269755249"/>
        <w:tag w:val="goog_rdk_938"/>
      </w:sdtPr>
      <w:sdtContent>
        <w:p w:rsidR="00000000" w:rsidDel="00000000" w:rsidP="00000000" w:rsidRDefault="00000000" w:rsidRPr="00000000" w14:paraId="000000D2">
          <w:pPr>
            <w:numPr>
              <w:ilvl w:val="1"/>
              <w:numId w:val="5"/>
            </w:numPr>
            <w:ind w:left="502" w:hanging="360"/>
            <w:rPr>
              <w:ins w:author="Abinaya Saravanan" w:id="76" w:date="2026-09-23T05:13:06Z"/>
              <w:del w:author="udhaya kumar" w:id="6" w:date="2026-09-24T06:40:29Z"/>
            </w:rPr>
          </w:pPr>
          <w:sdt>
            <w:sdtPr>
              <w:id w:val="-495401479"/>
              <w:tag w:val="goog_rdk_935"/>
            </w:sdtPr>
            <w:sdtContent>
              <w:ins w:author="Abinaya Saravanan" w:id="76" w:date="2026-09-23T05:13:06Z">
                <w:sdt>
                  <w:sdtPr>
                    <w:id w:val="259703780"/>
                    <w:tag w:val="goog_rdk_936"/>
                  </w:sdtPr>
                  <w:sdtContent>
                    <w:del w:author="udhaya kumar" w:id="6" w:date="2026-09-24T06:40:29Z"/>
                  </w:sdtContent>
                </w:sdt>
              </w:ins>
              <w:sdt>
                <w:sdtPr>
                  <w:id w:val="652272025"/>
                  <w:tag w:val="goog_rdk_937"/>
                </w:sdtPr>
                <w:sdtContent>
                  <w:ins w:author="Abinaya Saravanan" w:id="76" w:date="2026-09-23T05:13:06Z">
                    <w:del w:author="udhaya kumar" w:id="6" w:date="2026-09-24T06:40:29Z">
                      <w:r w:rsidDel="00000000" w:rsidR="00000000" w:rsidRPr="00000000">
                        <w:rPr>
                          <w:rtl w:val="0"/>
                        </w:rPr>
                      </w:r>
                    </w:del>
                  </w:ins>
                </w:sdtContent>
              </w:sdt>
              <w:ins w:author="Abinaya Saravanan" w:id="76" w:date="2026-09-23T05:13:06Z">
                <w:del w:author="udhaya kumar" w:id="6" w:date="2026-09-24T06:40:29Z"/>
              </w:ins>
            </w:sdtContent>
          </w:sdt>
        </w:p>
      </w:sdtContent>
    </w:sdt>
    <w:sdt>
      <w:sdtPr>
        <w:id w:val="560971973"/>
        <w:tag w:val="goog_rdk_942"/>
      </w:sdtPr>
      <w:sdtContent>
        <w:p w:rsidR="00000000" w:rsidDel="00000000" w:rsidP="00000000" w:rsidRDefault="00000000" w:rsidRPr="00000000" w14:paraId="000000D3">
          <w:pPr>
            <w:numPr>
              <w:ilvl w:val="1"/>
              <w:numId w:val="5"/>
            </w:numPr>
            <w:ind w:left="502" w:hanging="360"/>
            <w:rPr>
              <w:ins w:author="Abinaya Saravanan" w:id="76" w:date="2026-09-23T05:13:06Z"/>
              <w:del w:author="udhaya kumar" w:id="6" w:date="2026-09-24T06:40:29Z"/>
            </w:rPr>
          </w:pPr>
          <w:sdt>
            <w:sdtPr>
              <w:id w:val="-127120058"/>
              <w:tag w:val="goog_rdk_939"/>
            </w:sdtPr>
            <w:sdtContent>
              <w:ins w:author="Abinaya Saravanan" w:id="76" w:date="2026-09-23T05:13:06Z">
                <w:sdt>
                  <w:sdtPr>
                    <w:id w:val="-1560472357"/>
                    <w:tag w:val="goog_rdk_940"/>
                  </w:sdtPr>
                  <w:sdtContent>
                    <w:del w:author="udhaya kumar" w:id="6" w:date="2026-09-24T06:40:29Z"/>
                  </w:sdtContent>
                </w:sdt>
              </w:ins>
              <w:sdt>
                <w:sdtPr>
                  <w:id w:val="-178027690"/>
                  <w:tag w:val="goog_rdk_941"/>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public class GeminiExample {</w:delText>
                      </w:r>
                    </w:del>
                  </w:ins>
                </w:sdtContent>
              </w:sdt>
              <w:ins w:author="Abinaya Saravanan" w:id="76" w:date="2026-09-23T05:13:06Z">
                <w:del w:author="udhaya kumar" w:id="6" w:date="2026-09-24T06:40:29Z"/>
              </w:ins>
            </w:sdtContent>
          </w:sdt>
        </w:p>
      </w:sdtContent>
    </w:sdt>
    <w:sdt>
      <w:sdtPr>
        <w:id w:val="-1043113584"/>
        <w:tag w:val="goog_rdk_946"/>
      </w:sdtPr>
      <w:sdtContent>
        <w:p w:rsidR="00000000" w:rsidDel="00000000" w:rsidP="00000000" w:rsidRDefault="00000000" w:rsidRPr="00000000" w14:paraId="000000D4">
          <w:pPr>
            <w:numPr>
              <w:ilvl w:val="1"/>
              <w:numId w:val="5"/>
            </w:numPr>
            <w:ind w:left="502" w:hanging="360"/>
            <w:rPr>
              <w:ins w:author="Abinaya Saravanan" w:id="76" w:date="2026-09-23T05:13:06Z"/>
              <w:del w:author="udhaya kumar" w:id="6" w:date="2026-09-24T06:40:29Z"/>
            </w:rPr>
          </w:pPr>
          <w:sdt>
            <w:sdtPr>
              <w:id w:val="-692081920"/>
              <w:tag w:val="goog_rdk_943"/>
            </w:sdtPr>
            <w:sdtContent>
              <w:ins w:author="Abinaya Saravanan" w:id="76" w:date="2026-09-23T05:13:06Z">
                <w:sdt>
                  <w:sdtPr>
                    <w:id w:val="-1394689293"/>
                    <w:tag w:val="goog_rdk_944"/>
                  </w:sdtPr>
                  <w:sdtContent>
                    <w:del w:author="udhaya kumar" w:id="6" w:date="2026-09-24T06:40:29Z"/>
                  </w:sdtContent>
                </w:sdt>
              </w:ins>
              <w:sdt>
                <w:sdtPr>
                  <w:id w:val="1190576312"/>
                  <w:tag w:val="goog_rdk_945"/>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76" w:date="2026-09-23T05:13:06Z">
                <w:del w:author="udhaya kumar" w:id="6" w:date="2026-09-24T06:40:29Z"/>
              </w:ins>
            </w:sdtContent>
          </w:sdt>
        </w:p>
      </w:sdtContent>
    </w:sdt>
    <w:sdt>
      <w:sdtPr>
        <w:id w:val="-1848713035"/>
        <w:tag w:val="goog_rdk_950"/>
      </w:sdtPr>
      <w:sdtContent>
        <w:p w:rsidR="00000000" w:rsidDel="00000000" w:rsidP="00000000" w:rsidRDefault="00000000" w:rsidRPr="00000000" w14:paraId="000000D5">
          <w:pPr>
            <w:numPr>
              <w:ilvl w:val="1"/>
              <w:numId w:val="5"/>
            </w:numPr>
            <w:ind w:left="502" w:hanging="360"/>
            <w:rPr>
              <w:ins w:author="Abinaya Saravanan" w:id="76" w:date="2026-09-23T05:13:06Z"/>
              <w:del w:author="udhaya kumar" w:id="6" w:date="2026-09-24T06:40:29Z"/>
            </w:rPr>
          </w:pPr>
          <w:sdt>
            <w:sdtPr>
              <w:id w:val="-1032410020"/>
              <w:tag w:val="goog_rdk_947"/>
            </w:sdtPr>
            <w:sdtContent>
              <w:ins w:author="Abinaya Saravanan" w:id="76" w:date="2026-09-23T05:13:06Z">
                <w:sdt>
                  <w:sdtPr>
                    <w:id w:val="2073964784"/>
                    <w:tag w:val="goog_rdk_948"/>
                  </w:sdtPr>
                  <w:sdtContent>
                    <w:del w:author="udhaya kumar" w:id="6" w:date="2026-09-24T06:40:29Z"/>
                  </w:sdtContent>
                </w:sdt>
              </w:ins>
              <w:sdt>
                <w:sdtPr>
                  <w:id w:val="1616612936"/>
                  <w:tag w:val="goog_rdk_949"/>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w:delText>
                      </w:r>
                    </w:del>
                  </w:ins>
                </w:sdtContent>
              </w:sdt>
              <w:ins w:author="Abinaya Saravanan" w:id="76" w:date="2026-09-23T05:13:06Z">
                <w:del w:author="udhaya kumar" w:id="6" w:date="2026-09-24T06:40:29Z"/>
              </w:ins>
            </w:sdtContent>
          </w:sdt>
        </w:p>
      </w:sdtContent>
    </w:sdt>
    <w:sdt>
      <w:sdtPr>
        <w:id w:val="1683720116"/>
        <w:tag w:val="goog_rdk_954"/>
      </w:sdtPr>
      <w:sdtContent>
        <w:p w:rsidR="00000000" w:rsidDel="00000000" w:rsidP="00000000" w:rsidRDefault="00000000" w:rsidRPr="00000000" w14:paraId="000000D6">
          <w:pPr>
            <w:numPr>
              <w:ilvl w:val="1"/>
              <w:numId w:val="5"/>
            </w:numPr>
            <w:ind w:left="502" w:hanging="360"/>
            <w:rPr>
              <w:ins w:author="Abinaya Saravanan" w:id="76" w:date="2026-09-23T05:13:06Z"/>
              <w:del w:author="udhaya kumar" w:id="6" w:date="2026-09-24T06:40:29Z"/>
            </w:rPr>
          </w:pPr>
          <w:sdt>
            <w:sdtPr>
              <w:id w:val="1474240266"/>
              <w:tag w:val="goog_rdk_951"/>
            </w:sdtPr>
            <w:sdtContent>
              <w:ins w:author="Abinaya Saravanan" w:id="76" w:date="2026-09-23T05:13:06Z">
                <w:sdt>
                  <w:sdtPr>
                    <w:id w:val="1361302097"/>
                    <w:tag w:val="goog_rdk_952"/>
                  </w:sdtPr>
                  <w:sdtContent>
                    <w:del w:author="udhaya kumar" w:id="6" w:date="2026-09-24T06:40:29Z"/>
                  </w:sdtContent>
                </w:sdt>
              </w:ins>
              <w:sdt>
                <w:sdtPr>
                  <w:id w:val="-1956793205"/>
                  <w:tag w:val="goog_rdk_953"/>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 1. Build interaction parameters</w:delText>
                      </w:r>
                    </w:del>
                  </w:ins>
                </w:sdtContent>
              </w:sdt>
              <w:ins w:author="Abinaya Saravanan" w:id="76" w:date="2026-09-23T05:13:06Z">
                <w:del w:author="udhaya kumar" w:id="6" w:date="2026-09-24T06:40:29Z"/>
              </w:ins>
            </w:sdtContent>
          </w:sdt>
        </w:p>
      </w:sdtContent>
    </w:sdt>
    <w:sdt>
      <w:sdtPr>
        <w:id w:val="32733594"/>
        <w:tag w:val="goog_rdk_958"/>
      </w:sdtPr>
      <w:sdtContent>
        <w:p w:rsidR="00000000" w:rsidDel="00000000" w:rsidP="00000000" w:rsidRDefault="00000000" w:rsidRPr="00000000" w14:paraId="000000D7">
          <w:pPr>
            <w:numPr>
              <w:ilvl w:val="1"/>
              <w:numId w:val="5"/>
            </w:numPr>
            <w:ind w:left="502" w:hanging="360"/>
            <w:rPr>
              <w:ins w:author="Abinaya Saravanan" w:id="76" w:date="2026-09-23T05:13:06Z"/>
              <w:del w:author="udhaya kumar" w:id="6" w:date="2026-09-24T06:40:29Z"/>
            </w:rPr>
          </w:pPr>
          <w:sdt>
            <w:sdtPr>
              <w:id w:val="706502280"/>
              <w:tag w:val="goog_rdk_955"/>
            </w:sdtPr>
            <w:sdtContent>
              <w:ins w:author="Abinaya Saravanan" w:id="76" w:date="2026-09-23T05:13:06Z">
                <w:sdt>
                  <w:sdtPr>
                    <w:id w:val="722520682"/>
                    <w:tag w:val="goog_rdk_956"/>
                  </w:sdtPr>
                  <w:sdtContent>
                    <w:del w:author="udhaya kumar" w:id="6" w:date="2026-09-24T06:40:29Z"/>
                  </w:sdtContent>
                </w:sdt>
              </w:ins>
              <w:sdt>
                <w:sdtPr>
                  <w:id w:val="219035966"/>
                  <w:tag w:val="goog_rdk_957"/>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CreateModelInteraction params = CreateModelInteraction.builder()</w:delText>
                      </w:r>
                    </w:del>
                  </w:ins>
                </w:sdtContent>
              </w:sdt>
              <w:ins w:author="Abinaya Saravanan" w:id="76" w:date="2026-09-23T05:13:06Z">
                <w:del w:author="udhaya kumar" w:id="6" w:date="2026-09-24T06:40:29Z"/>
              </w:ins>
            </w:sdtContent>
          </w:sdt>
        </w:p>
      </w:sdtContent>
    </w:sdt>
    <w:sdt>
      <w:sdtPr>
        <w:id w:val="-287590168"/>
        <w:tag w:val="goog_rdk_962"/>
      </w:sdtPr>
      <w:sdtContent>
        <w:p w:rsidR="00000000" w:rsidDel="00000000" w:rsidP="00000000" w:rsidRDefault="00000000" w:rsidRPr="00000000" w14:paraId="000000D8">
          <w:pPr>
            <w:numPr>
              <w:ilvl w:val="1"/>
              <w:numId w:val="5"/>
            </w:numPr>
            <w:ind w:left="502" w:hanging="360"/>
            <w:rPr>
              <w:ins w:author="Abinaya Saravanan" w:id="76" w:date="2026-09-23T05:13:06Z"/>
              <w:del w:author="udhaya kumar" w:id="6" w:date="2026-09-24T06:40:29Z"/>
            </w:rPr>
          </w:pPr>
          <w:sdt>
            <w:sdtPr>
              <w:id w:val="2135907416"/>
              <w:tag w:val="goog_rdk_959"/>
            </w:sdtPr>
            <w:sdtContent>
              <w:ins w:author="Abinaya Saravanan" w:id="76" w:date="2026-09-23T05:13:06Z">
                <w:sdt>
                  <w:sdtPr>
                    <w:id w:val="1006807065"/>
                    <w:tag w:val="goog_rdk_960"/>
                  </w:sdtPr>
                  <w:sdtContent>
                    <w:del w:author="udhaya kumar" w:id="6" w:date="2026-09-24T06:40:29Z"/>
                  </w:sdtContent>
                </w:sdt>
              </w:ins>
              <w:sdt>
                <w:sdtPr>
                  <w:id w:val="-692082432"/>
                  <w:tag w:val="goog_rdk_961"/>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.model(Model.of("gemini-1.5-flash"))</w:delText>
                      </w:r>
                    </w:del>
                  </w:ins>
                </w:sdtContent>
              </w:sdt>
              <w:ins w:author="Abinaya Saravanan" w:id="76" w:date="2026-09-23T05:13:06Z">
                <w:del w:author="udhaya kumar" w:id="6" w:date="2026-09-24T06:40:29Z"/>
              </w:ins>
            </w:sdtContent>
          </w:sdt>
        </w:p>
      </w:sdtContent>
    </w:sdt>
    <w:sdt>
      <w:sdtPr>
        <w:id w:val="1687892868"/>
        <w:tag w:val="goog_rdk_966"/>
      </w:sdtPr>
      <w:sdtContent>
        <w:p w:rsidR="00000000" w:rsidDel="00000000" w:rsidP="00000000" w:rsidRDefault="00000000" w:rsidRPr="00000000" w14:paraId="000000D9">
          <w:pPr>
            <w:numPr>
              <w:ilvl w:val="1"/>
              <w:numId w:val="5"/>
            </w:numPr>
            <w:ind w:left="502" w:hanging="360"/>
            <w:rPr>
              <w:ins w:author="Abinaya Saravanan" w:id="76" w:date="2026-09-23T05:13:06Z"/>
              <w:del w:author="udhaya kumar" w:id="6" w:date="2026-09-24T06:40:29Z"/>
            </w:rPr>
          </w:pPr>
          <w:sdt>
            <w:sdtPr>
              <w:id w:val="1745227778"/>
              <w:tag w:val="goog_rdk_963"/>
            </w:sdtPr>
            <w:sdtContent>
              <w:ins w:author="Abinaya Saravanan" w:id="76" w:date="2026-09-23T05:13:06Z">
                <w:sdt>
                  <w:sdtPr>
                    <w:id w:val="-149003705"/>
                    <w:tag w:val="goog_rdk_964"/>
                  </w:sdtPr>
                  <w:sdtContent>
                    <w:del w:author="udhaya kumar" w:id="6" w:date="2026-09-24T06:40:29Z"/>
                  </w:sdtContent>
                </w:sdt>
              </w:ins>
              <w:sdt>
                <w:sdtPr>
                  <w:id w:val="414313460"/>
                  <w:tag w:val="goog_rdk_965"/>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76" w:date="2026-09-23T05:13:06Z">
                <w:del w:author="udhaya kumar" w:id="6" w:date="2026-09-24T06:40:29Z"/>
              </w:ins>
            </w:sdtContent>
          </w:sdt>
        </w:p>
      </w:sdtContent>
    </w:sdt>
    <w:sdt>
      <w:sdtPr>
        <w:id w:val="583900488"/>
        <w:tag w:val="goog_rdk_970"/>
      </w:sdtPr>
      <w:sdtContent>
        <w:p w:rsidR="00000000" w:rsidDel="00000000" w:rsidP="00000000" w:rsidRDefault="00000000" w:rsidRPr="00000000" w14:paraId="000000DA">
          <w:pPr>
            <w:numPr>
              <w:ilvl w:val="1"/>
              <w:numId w:val="5"/>
            </w:numPr>
            <w:ind w:left="502" w:hanging="360"/>
            <w:rPr>
              <w:ins w:author="Abinaya Saravanan" w:id="76" w:date="2026-09-23T05:13:06Z"/>
              <w:del w:author="udhaya kumar" w:id="6" w:date="2026-09-24T06:40:29Z"/>
            </w:rPr>
          </w:pPr>
          <w:sdt>
            <w:sdtPr>
              <w:id w:val="-1335265252"/>
              <w:tag w:val="goog_rdk_967"/>
            </w:sdtPr>
            <w:sdtContent>
              <w:ins w:author="Abinaya Saravanan" w:id="76" w:date="2026-09-23T05:13:06Z">
                <w:sdt>
                  <w:sdtPr>
                    <w:id w:val="-1266952354"/>
                    <w:tag w:val="goog_rdk_968"/>
                  </w:sdtPr>
                  <w:sdtContent>
                    <w:del w:author="udhaya kumar" w:id="6" w:date="2026-09-24T06:40:29Z"/>
                  </w:sdtContent>
                </w:sdt>
              </w:ins>
              <w:sdt>
                <w:sdtPr>
                  <w:id w:val="-441741478"/>
                  <w:tag w:val="goog_rdk_969"/>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.build();</w:delText>
                      </w:r>
                    </w:del>
                  </w:ins>
                </w:sdtContent>
              </w:sdt>
              <w:ins w:author="Abinaya Saravanan" w:id="76" w:date="2026-09-23T05:13:06Z">
                <w:del w:author="udhaya kumar" w:id="6" w:date="2026-09-24T06:40:29Z"/>
              </w:ins>
            </w:sdtContent>
          </w:sdt>
        </w:p>
      </w:sdtContent>
    </w:sdt>
    <w:sdt>
      <w:sdtPr>
        <w:id w:val="-168109622"/>
        <w:tag w:val="goog_rdk_974"/>
      </w:sdtPr>
      <w:sdtContent>
        <w:p w:rsidR="00000000" w:rsidDel="00000000" w:rsidP="00000000" w:rsidRDefault="00000000" w:rsidRPr="00000000" w14:paraId="000000DB">
          <w:pPr>
            <w:numPr>
              <w:ilvl w:val="1"/>
              <w:numId w:val="5"/>
            </w:numPr>
            <w:ind w:left="502" w:hanging="360"/>
            <w:rPr>
              <w:ins w:author="Abinaya Saravanan" w:id="76" w:date="2026-09-23T05:13:06Z"/>
              <w:del w:author="udhaya kumar" w:id="6" w:date="2026-09-24T06:40:29Z"/>
            </w:rPr>
          </w:pPr>
          <w:sdt>
            <w:sdtPr>
              <w:id w:val="1404672229"/>
              <w:tag w:val="goog_rdk_971"/>
            </w:sdtPr>
            <w:sdtContent>
              <w:ins w:author="Abinaya Saravanan" w:id="76" w:date="2026-09-23T05:13:06Z">
                <w:sdt>
                  <w:sdtPr>
                    <w:id w:val="729617801"/>
                    <w:tag w:val="goog_rdk_972"/>
                  </w:sdtPr>
                  <w:sdtContent>
                    <w:del w:author="udhaya kumar" w:id="6" w:date="2026-09-24T06:40:29Z"/>
                  </w:sdtContent>
                </w:sdt>
              </w:ins>
              <w:sdt>
                <w:sdtPr>
                  <w:id w:val="-501566855"/>
                  <w:tag w:val="goog_rdk_973"/>
                </w:sdtPr>
                <w:sdtContent>
                  <w:ins w:author="Abinaya Saravanan" w:id="76" w:date="2026-09-23T05:13:06Z">
                    <w:del w:author="udhaya kumar" w:id="6" w:date="2026-09-24T06:40:29Z">
                      <w:r w:rsidDel="00000000" w:rsidR="00000000" w:rsidRPr="00000000">
                        <w:rPr>
                          <w:rtl w:val="0"/>
                        </w:rPr>
                      </w:r>
                    </w:del>
                  </w:ins>
                </w:sdtContent>
              </w:sdt>
              <w:ins w:author="Abinaya Saravanan" w:id="76" w:date="2026-09-23T05:13:06Z">
                <w:del w:author="udhaya kumar" w:id="6" w:date="2026-09-24T06:40:29Z"/>
              </w:ins>
            </w:sdtContent>
          </w:sdt>
        </w:p>
      </w:sdtContent>
    </w:sdt>
    <w:sdt>
      <w:sdtPr>
        <w:id w:val="1484915321"/>
        <w:tag w:val="goog_rdk_978"/>
      </w:sdtPr>
      <w:sdtContent>
        <w:p w:rsidR="00000000" w:rsidDel="00000000" w:rsidP="00000000" w:rsidRDefault="00000000" w:rsidRPr="00000000" w14:paraId="000000DC">
          <w:pPr>
            <w:numPr>
              <w:ilvl w:val="1"/>
              <w:numId w:val="5"/>
            </w:numPr>
            <w:ind w:left="502" w:hanging="360"/>
            <w:rPr>
              <w:ins w:author="Abinaya Saravanan" w:id="76" w:date="2026-09-23T05:13:06Z"/>
              <w:del w:author="udhaya kumar" w:id="6" w:date="2026-09-24T06:40:29Z"/>
            </w:rPr>
          </w:pPr>
          <w:sdt>
            <w:sdtPr>
              <w:id w:val="-582277185"/>
              <w:tag w:val="goog_rdk_975"/>
            </w:sdtPr>
            <w:sdtContent>
              <w:ins w:author="Abinaya Saravanan" w:id="76" w:date="2026-09-23T05:13:06Z">
                <w:sdt>
                  <w:sdtPr>
                    <w:id w:val="1073412344"/>
                    <w:tag w:val="goog_rdk_976"/>
                  </w:sdtPr>
                  <w:sdtContent>
                    <w:del w:author="udhaya kumar" w:id="6" w:date="2026-09-24T06:40:29Z"/>
                  </w:sdtContent>
                </w:sdt>
              </w:ins>
              <w:sdt>
                <w:sdtPr>
                  <w:id w:val="-637534340"/>
                  <w:tag w:val="goog_rdk_977"/>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 2. Create interaction call</w:delText>
                      </w:r>
                    </w:del>
                  </w:ins>
                </w:sdtContent>
              </w:sdt>
              <w:ins w:author="Abinaya Saravanan" w:id="76" w:date="2026-09-23T05:13:06Z">
                <w:del w:author="udhaya kumar" w:id="6" w:date="2026-09-24T06:40:29Z"/>
              </w:ins>
            </w:sdtContent>
          </w:sdt>
        </w:p>
      </w:sdtContent>
    </w:sdt>
    <w:sdt>
      <w:sdtPr>
        <w:id w:val="775509298"/>
        <w:tag w:val="goog_rdk_982"/>
      </w:sdtPr>
      <w:sdtContent>
        <w:p w:rsidR="00000000" w:rsidDel="00000000" w:rsidP="00000000" w:rsidRDefault="00000000" w:rsidRPr="00000000" w14:paraId="000000DD">
          <w:pPr>
            <w:numPr>
              <w:ilvl w:val="1"/>
              <w:numId w:val="5"/>
            </w:numPr>
            <w:ind w:left="502" w:hanging="360"/>
            <w:rPr>
              <w:ins w:author="Abinaya Saravanan" w:id="76" w:date="2026-09-23T05:13:06Z"/>
              <w:del w:author="udhaya kumar" w:id="6" w:date="2026-09-24T06:40:29Z"/>
            </w:rPr>
          </w:pPr>
          <w:sdt>
            <w:sdtPr>
              <w:id w:val="-676673098"/>
              <w:tag w:val="goog_rdk_979"/>
            </w:sdtPr>
            <w:sdtContent>
              <w:ins w:author="Abinaya Saravanan" w:id="76" w:date="2026-09-23T05:13:06Z">
                <w:sdt>
                  <w:sdtPr>
                    <w:id w:val="1824187863"/>
                    <w:tag w:val="goog_rdk_980"/>
                  </w:sdtPr>
                  <w:sdtContent>
                    <w:del w:author="udhaya kumar" w:id="6" w:date="2026-09-24T06:40:29Z"/>
                  </w:sdtContent>
                </w:sdt>
              </w:ins>
              <w:sdt>
                <w:sdtPr>
                  <w:id w:val="-853908942"/>
                  <w:tag w:val="goog_rdk_981"/>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76" w:date="2026-09-23T05:13:06Z">
                <w:del w:author="udhaya kumar" w:id="6" w:date="2026-09-24T06:40:29Z"/>
              </w:ins>
            </w:sdtContent>
          </w:sdt>
        </w:p>
      </w:sdtContent>
    </w:sdt>
    <w:sdt>
      <w:sdtPr>
        <w:id w:val="1734514351"/>
        <w:tag w:val="goog_rdk_986"/>
      </w:sdtPr>
      <w:sdtContent>
        <w:p w:rsidR="00000000" w:rsidDel="00000000" w:rsidP="00000000" w:rsidRDefault="00000000" w:rsidRPr="00000000" w14:paraId="000000DE">
          <w:pPr>
            <w:numPr>
              <w:ilvl w:val="1"/>
              <w:numId w:val="5"/>
            </w:numPr>
            <w:ind w:left="502" w:hanging="360"/>
            <w:rPr>
              <w:ins w:author="Abinaya Saravanan" w:id="76" w:date="2026-09-23T05:13:06Z"/>
              <w:del w:author="udhaya kumar" w:id="6" w:date="2026-09-24T06:40:29Z"/>
            </w:rPr>
          </w:pPr>
          <w:sdt>
            <w:sdtPr>
              <w:id w:val="1493571227"/>
              <w:tag w:val="goog_rdk_983"/>
            </w:sdtPr>
            <w:sdtContent>
              <w:ins w:author="Abinaya Saravanan" w:id="76" w:date="2026-09-23T05:13:06Z">
                <w:sdt>
                  <w:sdtPr>
                    <w:id w:val="-1055411002"/>
                    <w:tag w:val="goog_rdk_984"/>
                  </w:sdtPr>
                  <w:sdtContent>
                    <w:del w:author="udhaya kumar" w:id="6" w:date="2026-09-24T06:40:29Z"/>
                  </w:sdtContent>
                </w:sdt>
              </w:ins>
              <w:sdt>
                <w:sdtPr>
                  <w:id w:val="-221617636"/>
                  <w:tag w:val="goog_rdk_985"/>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.create(CreateModelInteractionRequestBody.of(params))</w:delText>
                      </w:r>
                    </w:del>
                  </w:ins>
                </w:sdtContent>
              </w:sdt>
              <w:ins w:author="Abinaya Saravanan" w:id="76" w:date="2026-09-23T05:13:06Z">
                <w:del w:author="udhaya kumar" w:id="6" w:date="2026-09-24T06:40:29Z"/>
              </w:ins>
            </w:sdtContent>
          </w:sdt>
        </w:p>
      </w:sdtContent>
    </w:sdt>
    <w:sdt>
      <w:sdtPr>
        <w:id w:val="-146950792"/>
        <w:tag w:val="goog_rdk_990"/>
      </w:sdtPr>
      <w:sdtContent>
        <w:p w:rsidR="00000000" w:rsidDel="00000000" w:rsidP="00000000" w:rsidRDefault="00000000" w:rsidRPr="00000000" w14:paraId="000000DF">
          <w:pPr>
            <w:numPr>
              <w:ilvl w:val="1"/>
              <w:numId w:val="5"/>
            </w:numPr>
            <w:ind w:left="502" w:hanging="360"/>
            <w:rPr>
              <w:ins w:author="Abinaya Saravanan" w:id="76" w:date="2026-09-23T05:13:06Z"/>
              <w:del w:author="udhaya kumar" w:id="6" w:date="2026-09-24T06:40:29Z"/>
            </w:rPr>
          </w:pPr>
          <w:sdt>
            <w:sdtPr>
              <w:id w:val="1438828999"/>
              <w:tag w:val="goog_rdk_987"/>
            </w:sdtPr>
            <w:sdtContent>
              <w:ins w:author="Abinaya Saravanan" w:id="76" w:date="2026-09-23T05:13:06Z">
                <w:sdt>
                  <w:sdtPr>
                    <w:id w:val="1298797231"/>
                    <w:tag w:val="goog_rdk_988"/>
                  </w:sdtPr>
                  <w:sdtContent>
                    <w:del w:author="udhaya kumar" w:id="6" w:date="2026-09-24T06:40:29Z"/>
                  </w:sdtContent>
                </w:sdt>
              </w:ins>
              <w:sdt>
                <w:sdtPr>
                  <w:id w:val="-1120907335"/>
                  <w:tag w:val="goog_rdk_989"/>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.interaction()</w:delText>
                      </w:r>
                    </w:del>
                  </w:ins>
                </w:sdtContent>
              </w:sdt>
              <w:ins w:author="Abinaya Saravanan" w:id="76" w:date="2026-09-23T05:13:06Z">
                <w:del w:author="udhaya kumar" w:id="6" w:date="2026-09-24T06:40:29Z"/>
              </w:ins>
            </w:sdtContent>
          </w:sdt>
        </w:p>
      </w:sdtContent>
    </w:sdt>
    <w:sdt>
      <w:sdtPr>
        <w:id w:val="1847179641"/>
        <w:tag w:val="goog_rdk_994"/>
      </w:sdtPr>
      <w:sdtContent>
        <w:p w:rsidR="00000000" w:rsidDel="00000000" w:rsidP="00000000" w:rsidRDefault="00000000" w:rsidRPr="00000000" w14:paraId="000000E0">
          <w:pPr>
            <w:numPr>
              <w:ilvl w:val="1"/>
              <w:numId w:val="5"/>
            </w:numPr>
            <w:ind w:left="502" w:hanging="360"/>
            <w:rPr>
              <w:ins w:author="Abinaya Saravanan" w:id="76" w:date="2026-09-23T05:13:06Z"/>
              <w:del w:author="udhaya kumar" w:id="6" w:date="2026-09-24T06:40:29Z"/>
            </w:rPr>
          </w:pPr>
          <w:sdt>
            <w:sdtPr>
              <w:id w:val="-2055156631"/>
              <w:tag w:val="goog_rdk_991"/>
            </w:sdtPr>
            <w:sdtContent>
              <w:ins w:author="Abinaya Saravanan" w:id="76" w:date="2026-09-23T05:13:06Z">
                <w:sdt>
                  <w:sdtPr>
                    <w:id w:val="-1580538504"/>
                    <w:tag w:val="goog_rdk_992"/>
                  </w:sdtPr>
                  <w:sdtContent>
                    <w:del w:author="udhaya kumar" w:id="6" w:date="2026-09-24T06:40:29Z"/>
                  </w:sdtContent>
                </w:sdt>
              </w:ins>
              <w:sdt>
                <w:sdtPr>
                  <w:id w:val="2137043031"/>
                  <w:tag w:val="goog_rdk_993"/>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.get();</w:delText>
                      </w:r>
                    </w:del>
                  </w:ins>
                </w:sdtContent>
              </w:sdt>
              <w:ins w:author="Abinaya Saravanan" w:id="76" w:date="2026-09-23T05:13:06Z">
                <w:del w:author="udhaya kumar" w:id="6" w:date="2026-09-24T06:40:29Z"/>
              </w:ins>
            </w:sdtContent>
          </w:sdt>
        </w:p>
      </w:sdtContent>
    </w:sdt>
    <w:sdt>
      <w:sdtPr>
        <w:id w:val="713443977"/>
        <w:tag w:val="goog_rdk_998"/>
      </w:sdtPr>
      <w:sdtContent>
        <w:p w:rsidR="00000000" w:rsidDel="00000000" w:rsidP="00000000" w:rsidRDefault="00000000" w:rsidRPr="00000000" w14:paraId="000000E1">
          <w:pPr>
            <w:numPr>
              <w:ilvl w:val="1"/>
              <w:numId w:val="5"/>
            </w:numPr>
            <w:ind w:left="502" w:hanging="360"/>
            <w:rPr>
              <w:ins w:author="Abinaya Saravanan" w:id="76" w:date="2026-09-23T05:13:06Z"/>
              <w:del w:author="udhaya kumar" w:id="6" w:date="2026-09-24T06:40:29Z"/>
            </w:rPr>
          </w:pPr>
          <w:sdt>
            <w:sdtPr>
              <w:id w:val="-572258836"/>
              <w:tag w:val="goog_rdk_995"/>
            </w:sdtPr>
            <w:sdtContent>
              <w:ins w:author="Abinaya Saravanan" w:id="76" w:date="2026-09-23T05:13:06Z">
                <w:sdt>
                  <w:sdtPr>
                    <w:id w:val="-511409152"/>
                    <w:tag w:val="goog_rdk_996"/>
                  </w:sdtPr>
                  <w:sdtContent>
                    <w:del w:author="udhaya kumar" w:id="6" w:date="2026-09-24T06:40:29Z"/>
                  </w:sdtContent>
                </w:sdt>
              </w:ins>
              <w:sdt>
                <w:sdtPr>
                  <w:id w:val="-76639274"/>
                  <w:tag w:val="goog_rdk_997"/>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w:delText>
                      </w:r>
                    </w:del>
                  </w:ins>
                </w:sdtContent>
              </w:sdt>
              <w:ins w:author="Abinaya Saravanan" w:id="76" w:date="2026-09-23T05:13:06Z">
                <w:del w:author="udhaya kumar" w:id="6" w:date="2026-09-24T06:40:29Z"/>
              </w:ins>
            </w:sdtContent>
          </w:sdt>
        </w:p>
      </w:sdtContent>
    </w:sdt>
    <w:sdt>
      <w:sdtPr>
        <w:id w:val="1098276282"/>
        <w:tag w:val="goog_rdk_1002"/>
      </w:sdtPr>
      <w:sdtContent>
        <w:p w:rsidR="00000000" w:rsidDel="00000000" w:rsidP="00000000" w:rsidRDefault="00000000" w:rsidRPr="00000000" w14:paraId="000000E2">
          <w:pPr>
            <w:numPr>
              <w:ilvl w:val="1"/>
              <w:numId w:val="5"/>
            </w:numPr>
            <w:ind w:left="502" w:hanging="360"/>
            <w:rPr>
              <w:ins w:author="Abinaya Saravanan" w:id="76" w:date="2026-09-23T05:13:06Z"/>
              <w:del w:author="udhaya kumar" w:id="6" w:date="2026-09-24T06:40:29Z"/>
            </w:rPr>
          </w:pPr>
          <w:sdt>
            <w:sdtPr>
              <w:id w:val="1739530487"/>
              <w:tag w:val="goog_rdk_999"/>
            </w:sdtPr>
            <w:sdtContent>
              <w:ins w:author="Abinaya Saravanan" w:id="76" w:date="2026-09-23T05:13:06Z">
                <w:sdt>
                  <w:sdtPr>
                    <w:id w:val="-483539283"/>
                    <w:tag w:val="goog_rdk_1000"/>
                  </w:sdtPr>
                  <w:sdtContent>
                    <w:del w:author="udhaya kumar" w:id="6" w:date="2026-09-24T06:40:29Z"/>
                  </w:sdtContent>
                </w:sdt>
              </w:ins>
              <w:sdt>
                <w:sdtPr>
                  <w:id w:val="1555808436"/>
                  <w:tag w:val="goog_rdk_1001"/>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76" w:date="2026-09-23T05:13:06Z">
                <w:del w:author="udhaya kumar" w:id="6" w:date="2026-09-24T06:40:29Z"/>
              </w:ins>
            </w:sdtContent>
          </w:sdt>
        </w:p>
      </w:sdtContent>
    </w:sdt>
    <w:sdt>
      <w:sdtPr>
        <w:id w:val="1174326920"/>
        <w:tag w:val="goog_rdk_1006"/>
      </w:sdtPr>
      <w:sdtContent>
        <w:p w:rsidR="00000000" w:rsidDel="00000000" w:rsidP="00000000" w:rsidRDefault="00000000" w:rsidRPr="00000000" w14:paraId="000000E3">
          <w:pPr>
            <w:numPr>
              <w:ilvl w:val="1"/>
              <w:numId w:val="5"/>
            </w:numPr>
            <w:ind w:left="502" w:hanging="360"/>
            <w:rPr>
              <w:ins w:author="Abinaya Saravanan" w:id="76" w:date="2026-09-23T05:13:06Z"/>
              <w:del w:author="udhaya kumar" w:id="6" w:date="2026-09-24T06:40:29Z"/>
            </w:rPr>
          </w:pPr>
          <w:sdt>
            <w:sdtPr>
              <w:id w:val="540060536"/>
              <w:tag w:val="goog_rdk_1003"/>
            </w:sdtPr>
            <w:sdtContent>
              <w:ins w:author="Abinaya Saravanan" w:id="76" w:date="2026-09-23T05:13:06Z">
                <w:sdt>
                  <w:sdtPr>
                    <w:id w:val="-298040628"/>
                    <w:tag w:val="goog_rdk_1004"/>
                  </w:sdtPr>
                  <w:sdtContent>
                    <w:del w:author="udhaya kumar" w:id="6" w:date="2026-09-24T06:40:29Z"/>
                  </w:sdtContent>
                </w:sdt>
              </w:ins>
              <w:sdt>
                <w:sdtPr>
                  <w:id w:val="-2017795667"/>
                  <w:tag w:val="goog_rdk_1005"/>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    }</w:delText>
                      </w:r>
                    </w:del>
                  </w:ins>
                </w:sdtContent>
              </w:sdt>
              <w:ins w:author="Abinaya Saravanan" w:id="76" w:date="2026-09-23T05:13:06Z">
                <w:del w:author="udhaya kumar" w:id="6" w:date="2026-09-24T06:40:29Z"/>
              </w:ins>
            </w:sdtContent>
          </w:sdt>
        </w:p>
      </w:sdtContent>
    </w:sdt>
    <w:sdt>
      <w:sdtPr>
        <w:id w:val="522320627"/>
        <w:tag w:val="goog_rdk_1010"/>
      </w:sdtPr>
      <w:sdtContent>
        <w:p w:rsidR="00000000" w:rsidDel="00000000" w:rsidP="00000000" w:rsidRDefault="00000000" w:rsidRPr="00000000" w14:paraId="000000E4">
          <w:pPr>
            <w:numPr>
              <w:ilvl w:val="1"/>
              <w:numId w:val="5"/>
            </w:numPr>
            <w:ind w:left="502" w:hanging="360"/>
            <w:rPr>
              <w:ins w:author="Abinaya Saravanan" w:id="76" w:date="2026-09-23T05:13:06Z"/>
              <w:del w:author="udhaya kumar" w:id="6" w:date="2026-09-24T06:40:29Z"/>
            </w:rPr>
          </w:pPr>
          <w:sdt>
            <w:sdtPr>
              <w:id w:val="-1056423229"/>
              <w:tag w:val="goog_rdk_1007"/>
            </w:sdtPr>
            <w:sdtContent>
              <w:ins w:author="Abinaya Saravanan" w:id="76" w:date="2026-09-23T05:13:06Z">
                <w:sdt>
                  <w:sdtPr>
                    <w:id w:val="991508717"/>
                    <w:tag w:val="goog_rdk_1008"/>
                  </w:sdtPr>
                  <w:sdtContent>
                    <w:del w:author="udhaya kumar" w:id="6" w:date="2026-09-24T06:40:29Z"/>
                  </w:sdtContent>
                </w:sdt>
              </w:ins>
              <w:sdt>
                <w:sdtPr>
                  <w:id w:val="-463985705"/>
                  <w:tag w:val="goog_rdk_1009"/>
                </w:sdtPr>
                <w:sdtContent>
                  <w:ins w:author="Abinaya Saravanan" w:id="76" w:date="2026-09-23T05:13:06Z">
                    <w:del w:author="udhaya kumar" w:id="6" w:date="2026-09-24T06:40:29Z">
                      <w:r w:rsidDel="00000000" w:rsidR="00000000" w:rsidRPr="00000000">
                        <w:rPr>
                          <w:rtl w:val="0"/>
                          <w:rPrChange w:author="Abinaya Saravanan" w:id="77" w:date="2026-09-23T05:13:06Z">
                            <w:rPr>
                              <w:rFonts w:ascii="Cambria" w:cs="Cambria" w:eastAsia="Cambria" w:hAnsi="Cambria"/>
                              <w:b w:val="0"/>
                              <w:bCs w:val="0"/>
                              <w:color w:val="000000"/>
                              <w:sz w:val="22"/>
                              <w:szCs w:val="22"/>
                            </w:rPr>
                          </w:rPrChange>
                        </w:rPr>
                        <w:delText xml:space="preserve">}</w:delText>
                      </w:r>
                    </w:del>
                  </w:ins>
                </w:sdtContent>
              </w:sdt>
              <w:ins w:author="Abinaya Saravanan" w:id="76" w:date="2026-09-23T05:13:06Z">
                <w:del w:author="udhaya kumar" w:id="6" w:date="2026-09-24T06:40:29Z"/>
              </w:ins>
            </w:sdtContent>
          </w:sdt>
        </w:p>
      </w:sdtContent>
    </w:sdt>
    <w:sdt>
      <w:sdtPr>
        <w:id w:val="1312494188"/>
        <w:tag w:val="goog_rdk_1016"/>
      </w:sdtPr>
      <w:sdtContent>
        <w:p w:rsidR="00000000" w:rsidDel="00000000" w:rsidP="00000000" w:rsidRDefault="00000000" w:rsidRPr="00000000" w14:paraId="000000E5">
          <w:pPr>
            <w:numPr>
              <w:ilvl w:val="1"/>
              <w:numId w:val="5"/>
            </w:numPr>
            <w:ind w:left="502" w:hanging="360"/>
            <w:rPr>
              <w:ins w:author="Rossi Rossi" w:id="69" w:date="2026-09-22T06:56:59Z"/>
              <w:del w:author="udhaya kumar" w:id="6" w:date="2026-09-24T06:40:29Z"/>
            </w:rPr>
            <w:pPrChange w:author="Abinaya Saravanan" w:id="0" w:date="2026-09-23T05:13:06Z">
              <w:pPr>
                <w:numPr>
                  <w:ilvl w:val="1"/>
                  <w:numId w:val="5"/>
                </w:numPr>
                <w:ind w:left="502" w:hanging="360"/>
              </w:pPr>
            </w:pPrChange>
          </w:pPr>
          <w:sdt>
            <w:sdtPr>
              <w:id w:val="-103748644"/>
              <w:tag w:val="goog_rdk_1013"/>
            </w:sdtPr>
            <w:sdtContent>
              <w:ins w:author="Rossi Rossi" w:id="69" w:date="2026-09-22T06:56:59Z">
                <w:sdt>
                  <w:sdtPr>
                    <w:id w:val="2072115096"/>
                    <w:tag w:val="goog_rdk_1014"/>
                  </w:sdtPr>
                  <w:sdtContent>
                    <w:del w:author="udhaya kumar" w:id="6" w:date="2026-09-24T06:40:29Z"/>
                  </w:sdtContent>
                </w:sdt>
              </w:ins>
              <w:sdt>
                <w:sdtPr>
                  <w:id w:val="-1476830805"/>
                  <w:tag w:val="goog_rdk_101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942849646"/>
        <w:tag w:val="goog_rdk_1020"/>
      </w:sdtPr>
      <w:sdtContent>
        <w:p w:rsidR="00000000" w:rsidDel="00000000" w:rsidP="00000000" w:rsidRDefault="00000000" w:rsidRPr="00000000" w14:paraId="000000E6">
          <w:pPr>
            <w:numPr>
              <w:ilvl w:val="1"/>
              <w:numId w:val="5"/>
            </w:numPr>
            <w:ind w:left="502" w:hanging="360"/>
            <w:rPr>
              <w:ins w:author="Rossi Rossi" w:id="69" w:date="2026-09-22T06:56:59Z"/>
              <w:del w:author="udhaya kumar" w:id="6" w:date="2026-09-24T06:40:29Z"/>
            </w:rPr>
          </w:pPr>
          <w:sdt>
            <w:sdtPr>
              <w:id w:val="606311300"/>
              <w:tag w:val="goog_rdk_1017"/>
            </w:sdtPr>
            <w:sdtContent>
              <w:ins w:author="Rossi Rossi" w:id="69" w:date="2026-09-22T06:56:59Z">
                <w:sdt>
                  <w:sdtPr>
                    <w:id w:val="-1776405503"/>
                    <w:tag w:val="goog_rdk_1018"/>
                  </w:sdtPr>
                  <w:sdtContent>
                    <w:del w:author="udhaya kumar" w:id="6" w:date="2026-09-24T06:40:29Z"/>
                  </w:sdtContent>
                </w:sdt>
              </w:ins>
              <w:sdt>
                <w:sdtPr>
                  <w:id w:val="515464626"/>
                  <w:tag w:val="goog_rdk_101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CreateModelInteraction params =</w:delText>
                      </w:r>
                    </w:del>
                  </w:ins>
                </w:sdtContent>
              </w:sdt>
              <w:ins w:author="Rossi Rossi" w:id="69" w:date="2026-09-22T06:56:59Z">
                <w:del w:author="udhaya kumar" w:id="6" w:date="2026-09-24T06:40:29Z"/>
              </w:ins>
            </w:sdtContent>
          </w:sdt>
        </w:p>
      </w:sdtContent>
    </w:sdt>
    <w:sdt>
      <w:sdtPr>
        <w:id w:val="-1820884841"/>
        <w:tag w:val="goog_rdk_1024"/>
      </w:sdtPr>
      <w:sdtContent>
        <w:p w:rsidR="00000000" w:rsidDel="00000000" w:rsidP="00000000" w:rsidRDefault="00000000" w:rsidRPr="00000000" w14:paraId="000000E7">
          <w:pPr>
            <w:numPr>
              <w:ilvl w:val="1"/>
              <w:numId w:val="5"/>
            </w:numPr>
            <w:ind w:left="502" w:hanging="360"/>
            <w:rPr>
              <w:ins w:author="Rossi Rossi" w:id="69" w:date="2026-09-22T06:56:59Z"/>
              <w:del w:author="udhaya kumar" w:id="6" w:date="2026-09-24T06:40:29Z"/>
            </w:rPr>
          </w:pPr>
          <w:sdt>
            <w:sdtPr>
              <w:id w:val="313285016"/>
              <w:tag w:val="goog_rdk_1021"/>
            </w:sdtPr>
            <w:sdtContent>
              <w:ins w:author="Rossi Rossi" w:id="69" w:date="2026-09-22T06:56:59Z">
                <w:sdt>
                  <w:sdtPr>
                    <w:id w:val="565889314"/>
                    <w:tag w:val="goog_rdk_1022"/>
                  </w:sdtPr>
                  <w:sdtContent>
                    <w:del w:author="udhaya kumar" w:id="6" w:date="2026-09-24T06:40:29Z"/>
                  </w:sdtContent>
                </w:sdt>
              </w:ins>
              <w:sdt>
                <w:sdtPr>
                  <w:id w:val="1668667186"/>
                  <w:tag w:val="goog_rdk_10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CreateModelInteraction.builder()</w:delText>
                      </w:r>
                    </w:del>
                  </w:ins>
                </w:sdtContent>
              </w:sdt>
              <w:ins w:author="Rossi Rossi" w:id="69" w:date="2026-09-22T06:56:59Z">
                <w:del w:author="udhaya kumar" w:id="6" w:date="2026-09-24T06:40:29Z"/>
              </w:ins>
            </w:sdtContent>
          </w:sdt>
        </w:p>
      </w:sdtContent>
    </w:sdt>
    <w:sdt>
      <w:sdtPr>
        <w:id w:val="858872363"/>
        <w:tag w:val="goog_rdk_1028"/>
      </w:sdtPr>
      <w:sdtContent>
        <w:p w:rsidR="00000000" w:rsidDel="00000000" w:rsidP="00000000" w:rsidRDefault="00000000" w:rsidRPr="00000000" w14:paraId="000000E8">
          <w:pPr>
            <w:numPr>
              <w:ilvl w:val="1"/>
              <w:numId w:val="5"/>
            </w:numPr>
            <w:ind w:left="502" w:hanging="360"/>
            <w:rPr>
              <w:ins w:author="Rossi Rossi" w:id="69" w:date="2026-09-22T06:56:59Z"/>
              <w:del w:author="udhaya kumar" w:id="6" w:date="2026-09-24T06:40:29Z"/>
            </w:rPr>
          </w:pPr>
          <w:sdt>
            <w:sdtPr>
              <w:id w:val="2134699735"/>
              <w:tag w:val="goog_rdk_1025"/>
            </w:sdtPr>
            <w:sdtContent>
              <w:ins w:author="Rossi Rossi" w:id="69" w:date="2026-09-22T06:56:59Z">
                <w:sdt>
                  <w:sdtPr>
                    <w:id w:val="997191462"/>
                    <w:tag w:val="goog_rdk_1026"/>
                  </w:sdtPr>
                  <w:sdtContent>
                    <w:del w:author="udhaya kumar" w:id="6" w:date="2026-09-24T06:40:29Z"/>
                  </w:sdtContent>
                </w:sdt>
              </w:ins>
              <w:sdt>
                <w:sdtPr>
                  <w:id w:val="-1925664563"/>
                  <w:tag w:val="goog_rdk_102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.model(Model.of("gemini-3.8-flash"))</w:delText>
                      </w:r>
                    </w:del>
                  </w:ins>
                </w:sdtContent>
              </w:sdt>
              <w:ins w:author="Rossi Rossi" w:id="69" w:date="2026-09-22T06:56:59Z">
                <w:del w:author="udhaya kumar" w:id="6" w:date="2026-09-24T06:40:29Z"/>
              </w:ins>
            </w:sdtContent>
          </w:sdt>
        </w:p>
      </w:sdtContent>
    </w:sdt>
    <w:sdt>
      <w:sdtPr>
        <w:id w:val="-2085848845"/>
        <w:tag w:val="goog_rdk_1032"/>
      </w:sdtPr>
      <w:sdtContent>
        <w:p w:rsidR="00000000" w:rsidDel="00000000" w:rsidP="00000000" w:rsidRDefault="00000000" w:rsidRPr="00000000" w14:paraId="000000E9">
          <w:pPr>
            <w:numPr>
              <w:ilvl w:val="1"/>
              <w:numId w:val="5"/>
            </w:numPr>
            <w:ind w:left="502" w:hanging="360"/>
            <w:rPr>
              <w:ins w:author="Rossi Rossi" w:id="69" w:date="2026-09-22T06:56:59Z"/>
              <w:del w:author="udhaya kumar" w:id="6" w:date="2026-09-24T06:40:29Z"/>
            </w:rPr>
          </w:pPr>
          <w:sdt>
            <w:sdtPr>
              <w:id w:val="-213889726"/>
              <w:tag w:val="goog_rdk_1029"/>
            </w:sdtPr>
            <w:sdtContent>
              <w:ins w:author="Rossi Rossi" w:id="69" w:date="2026-09-22T06:56:59Z">
                <w:sdt>
                  <w:sdtPr>
                    <w:id w:val="-2077233514"/>
                    <w:tag w:val="goog_rdk_1030"/>
                  </w:sdtPr>
                  <w:sdtContent>
                    <w:del w:author="udhaya kumar" w:id="6" w:date="2026-09-24T06:40:29Z"/>
                  </w:sdtContent>
                </w:sdt>
              </w:ins>
              <w:sdt>
                <w:sdtPr>
                  <w:id w:val="250541152"/>
                  <w:tag w:val="goog_rdk_10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69" w:date="2026-09-22T06:56:59Z">
                <w:del w:author="udhaya kumar" w:id="6" w:date="2026-09-24T06:40:29Z"/>
              </w:ins>
            </w:sdtContent>
          </w:sdt>
        </w:p>
      </w:sdtContent>
    </w:sdt>
    <w:sdt>
      <w:sdtPr>
        <w:id w:val="-540449827"/>
        <w:tag w:val="goog_rdk_1036"/>
      </w:sdtPr>
      <w:sdtContent>
        <w:p w:rsidR="00000000" w:rsidDel="00000000" w:rsidP="00000000" w:rsidRDefault="00000000" w:rsidRPr="00000000" w14:paraId="000000EA">
          <w:pPr>
            <w:numPr>
              <w:ilvl w:val="1"/>
              <w:numId w:val="5"/>
            </w:numPr>
            <w:ind w:left="502" w:hanging="360"/>
            <w:rPr>
              <w:ins w:author="Rossi Rossi" w:id="69" w:date="2026-09-22T06:56:59Z"/>
              <w:del w:author="udhaya kumar" w:id="6" w:date="2026-09-24T06:40:29Z"/>
            </w:rPr>
          </w:pPr>
          <w:sdt>
            <w:sdtPr>
              <w:id w:val="2005714889"/>
              <w:tag w:val="goog_rdk_1033"/>
            </w:sdtPr>
            <w:sdtContent>
              <w:ins w:author="Rossi Rossi" w:id="69" w:date="2026-09-22T06:56:59Z">
                <w:sdt>
                  <w:sdtPr>
                    <w:id w:val="654006783"/>
                    <w:tag w:val="goog_rdk_1034"/>
                  </w:sdtPr>
                  <w:sdtContent>
                    <w:del w:author="udhaya kumar" w:id="6" w:date="2026-09-24T06:40:29Z"/>
                  </w:sdtContent>
                </w:sdt>
              </w:ins>
              <w:sdt>
                <w:sdtPr>
                  <w:id w:val="1436692109"/>
                  <w:tag w:val="goog_rdk_103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.build();</w:delText>
                      </w:r>
                    </w:del>
                  </w:ins>
                </w:sdtContent>
              </w:sdt>
              <w:ins w:author="Rossi Rossi" w:id="69" w:date="2026-09-22T06:56:59Z">
                <w:del w:author="udhaya kumar" w:id="6" w:date="2026-09-24T06:40:29Z"/>
              </w:ins>
            </w:sdtContent>
          </w:sdt>
        </w:p>
      </w:sdtContent>
    </w:sdt>
    <w:sdt>
      <w:sdtPr>
        <w:id w:val="-1120045732"/>
        <w:tag w:val="goog_rdk_1042"/>
      </w:sdtPr>
      <w:sdtContent>
        <w:p w:rsidR="00000000" w:rsidDel="00000000" w:rsidP="00000000" w:rsidRDefault="00000000" w:rsidRPr="00000000" w14:paraId="000000EB">
          <w:pPr>
            <w:numPr>
              <w:ilvl w:val="1"/>
              <w:numId w:val="5"/>
            </w:numPr>
            <w:ind w:left="502" w:hanging="360"/>
            <w:rPr>
              <w:ins w:author="Abinaya Saravanan" w:id="78" w:date="2026-09-23T05:16:08Z"/>
              <w:del w:author="udhaya kumar" w:id="6" w:date="2026-09-24T06:40:29Z"/>
            </w:rPr>
          </w:pPr>
          <w:sdt>
            <w:sdtPr>
              <w:id w:val="-296085574"/>
              <w:tag w:val="goog_rdk_1039"/>
            </w:sdtPr>
            <w:sdtContent>
              <w:ins w:author="Abinaya Saravanan" w:id="78" w:date="2026-09-23T05:16:08Z">
                <w:sdt>
                  <w:sdtPr>
                    <w:id w:val="1346013831"/>
                    <w:tag w:val="goog_rdk_1040"/>
                  </w:sdtPr>
                  <w:sdtContent>
                    <w:del w:author="udhaya kumar" w:id="6" w:date="2026-09-24T06:40:29Z"/>
                  </w:sdtContent>
                </w:sdt>
              </w:ins>
              <w:sdt>
                <w:sdtPr>
                  <w:id w:val="-1536049321"/>
                  <w:tag w:val="goog_rdk_1041"/>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78" w:date="2026-09-23T05:16:08Z">
                <w:del w:author="udhaya kumar" w:id="6" w:date="2026-09-24T06:40:29Z"/>
              </w:ins>
            </w:sdtContent>
          </w:sdt>
        </w:p>
      </w:sdtContent>
    </w:sdt>
    <w:sdt>
      <w:sdtPr>
        <w:id w:val="-1820982231"/>
        <w:tag w:val="goog_rdk_1046"/>
      </w:sdtPr>
      <w:sdtContent>
        <w:p w:rsidR="00000000" w:rsidDel="00000000" w:rsidP="00000000" w:rsidRDefault="00000000" w:rsidRPr="00000000" w14:paraId="000000EC">
          <w:pPr>
            <w:numPr>
              <w:ilvl w:val="1"/>
              <w:numId w:val="5"/>
            </w:numPr>
            <w:ind w:left="502" w:hanging="360"/>
            <w:rPr>
              <w:ins w:author="Abinaya Saravanan" w:id="78" w:date="2026-09-23T05:16:08Z"/>
              <w:del w:author="udhaya kumar" w:id="6" w:date="2026-09-24T06:40:29Z"/>
            </w:rPr>
          </w:pPr>
          <w:sdt>
            <w:sdtPr>
              <w:id w:val="-1169707510"/>
              <w:tag w:val="goog_rdk_1043"/>
            </w:sdtPr>
            <w:sdtContent>
              <w:ins w:author="Abinaya Saravanan" w:id="78" w:date="2026-09-23T05:16:08Z">
                <w:sdt>
                  <w:sdtPr>
                    <w:id w:val="-699550249"/>
                    <w:tag w:val="goog_rdk_1044"/>
                  </w:sdtPr>
                  <w:sdtContent>
                    <w:del w:author="udhaya kumar" w:id="6" w:date="2026-09-24T06:40:29Z"/>
                  </w:sdtContent>
                </w:sdt>
              </w:ins>
              <w:sdt>
                <w:sdtPr>
                  <w:id w:val="-1818348603"/>
                  <w:tag w:val="goog_rdk_1045"/>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import com.google.genai.gaos.models.interactions.CreateModelInteractionRequestBody;</w:delText>
                      </w:r>
                    </w:del>
                  </w:ins>
                </w:sdtContent>
              </w:sdt>
              <w:ins w:author="Abinaya Saravanan" w:id="78" w:date="2026-09-23T05:16:08Z">
                <w:del w:author="udhaya kumar" w:id="6" w:date="2026-09-24T06:40:29Z"/>
              </w:ins>
            </w:sdtContent>
          </w:sdt>
        </w:p>
      </w:sdtContent>
    </w:sdt>
    <w:sdt>
      <w:sdtPr>
        <w:id w:val="-1466846240"/>
        <w:tag w:val="goog_rdk_1050"/>
      </w:sdtPr>
      <w:sdtContent>
        <w:p w:rsidR="00000000" w:rsidDel="00000000" w:rsidP="00000000" w:rsidRDefault="00000000" w:rsidRPr="00000000" w14:paraId="000000ED">
          <w:pPr>
            <w:numPr>
              <w:ilvl w:val="1"/>
              <w:numId w:val="5"/>
            </w:numPr>
            <w:ind w:left="502" w:hanging="360"/>
            <w:rPr>
              <w:ins w:author="Abinaya Saravanan" w:id="78" w:date="2026-09-23T05:16:08Z"/>
              <w:del w:author="udhaya kumar" w:id="6" w:date="2026-09-24T06:40:29Z"/>
            </w:rPr>
          </w:pPr>
          <w:sdt>
            <w:sdtPr>
              <w:id w:val="-1982647889"/>
              <w:tag w:val="goog_rdk_1047"/>
            </w:sdtPr>
            <w:sdtContent>
              <w:ins w:author="Abinaya Saravanan" w:id="78" w:date="2026-09-23T05:16:08Z">
                <w:sdt>
                  <w:sdtPr>
                    <w:id w:val="-1194503583"/>
                    <w:tag w:val="goog_rdk_1048"/>
                  </w:sdtPr>
                  <w:sdtContent>
                    <w:del w:author="udhaya kumar" w:id="6" w:date="2026-09-24T06:40:29Z"/>
                  </w:sdtContent>
                </w:sdt>
              </w:ins>
              <w:sdt>
                <w:sdtPr>
                  <w:id w:val="323999277"/>
                  <w:tag w:val="goog_rdk_1049"/>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78" w:date="2026-09-23T05:16:08Z">
                <w:del w:author="udhaya kumar" w:id="6" w:date="2026-09-24T06:40:29Z"/>
              </w:ins>
            </w:sdtContent>
          </w:sdt>
        </w:p>
      </w:sdtContent>
    </w:sdt>
    <w:sdt>
      <w:sdtPr>
        <w:id w:val="949587854"/>
        <w:tag w:val="goog_rdk_1054"/>
      </w:sdtPr>
      <w:sdtContent>
        <w:p w:rsidR="00000000" w:rsidDel="00000000" w:rsidP="00000000" w:rsidRDefault="00000000" w:rsidRPr="00000000" w14:paraId="000000EE">
          <w:pPr>
            <w:numPr>
              <w:ilvl w:val="1"/>
              <w:numId w:val="5"/>
            </w:numPr>
            <w:ind w:left="502" w:hanging="360"/>
            <w:rPr>
              <w:ins w:author="Abinaya Saravanan" w:id="78" w:date="2026-09-23T05:16:08Z"/>
              <w:del w:author="udhaya kumar" w:id="6" w:date="2026-09-24T06:40:29Z"/>
            </w:rPr>
          </w:pPr>
          <w:sdt>
            <w:sdtPr>
              <w:id w:val="1537909998"/>
              <w:tag w:val="goog_rdk_1051"/>
            </w:sdtPr>
            <w:sdtContent>
              <w:ins w:author="Abinaya Saravanan" w:id="78" w:date="2026-09-23T05:16:08Z">
                <w:sdt>
                  <w:sdtPr>
                    <w:id w:val="201473021"/>
                    <w:tag w:val="goog_rdk_1052"/>
                  </w:sdtPr>
                  <w:sdtContent>
                    <w:del w:author="udhaya kumar" w:id="6" w:date="2026-09-24T06:40:29Z"/>
                  </w:sdtContent>
                </w:sdt>
              </w:ins>
              <w:sdt>
                <w:sdtPr>
                  <w:id w:val="-1757742691"/>
                  <w:tag w:val="goog_rdk_1053"/>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78" w:date="2026-09-23T05:16:08Z">
                <w:del w:author="udhaya kumar" w:id="6" w:date="2026-09-24T06:40:29Z"/>
              </w:ins>
            </w:sdtContent>
          </w:sdt>
        </w:p>
      </w:sdtContent>
    </w:sdt>
    <w:sdt>
      <w:sdtPr>
        <w:id w:val="-689425421"/>
        <w:tag w:val="goog_rdk_1058"/>
      </w:sdtPr>
      <w:sdtContent>
        <w:p w:rsidR="00000000" w:rsidDel="00000000" w:rsidP="00000000" w:rsidRDefault="00000000" w:rsidRPr="00000000" w14:paraId="000000EF">
          <w:pPr>
            <w:numPr>
              <w:ilvl w:val="1"/>
              <w:numId w:val="5"/>
            </w:numPr>
            <w:ind w:left="502" w:hanging="360"/>
            <w:rPr>
              <w:ins w:author="Abinaya Saravanan" w:id="78" w:date="2026-09-23T05:16:08Z"/>
              <w:del w:author="udhaya kumar" w:id="6" w:date="2026-09-24T06:40:29Z"/>
            </w:rPr>
          </w:pPr>
          <w:sdt>
            <w:sdtPr>
              <w:id w:val="-1371616790"/>
              <w:tag w:val="goog_rdk_1055"/>
            </w:sdtPr>
            <w:sdtContent>
              <w:ins w:author="Abinaya Saravanan" w:id="78" w:date="2026-09-23T05:16:08Z">
                <w:sdt>
                  <w:sdtPr>
                    <w:id w:val="1411057891"/>
                    <w:tag w:val="goog_rdk_1056"/>
                  </w:sdtPr>
                  <w:sdtContent>
                    <w:del w:author="udhaya kumar" w:id="6" w:date="2026-09-24T06:40:29Z"/>
                  </w:sdtContent>
                </w:sdt>
              </w:ins>
              <w:sdt>
                <w:sdtPr>
                  <w:id w:val="1425014487"/>
                  <w:tag w:val="goog_rdk_1057"/>
                </w:sdtPr>
                <w:sdtContent>
                  <w:ins w:author="Abinaya Saravanan" w:id="78" w:date="2026-09-23T05:16:08Z">
                    <w:del w:author="udhaya kumar" w:id="6" w:date="2026-09-24T06:40:29Z">
                      <w:r w:rsidDel="00000000" w:rsidR="00000000" w:rsidRPr="00000000">
                        <w:rPr>
                          <w:rtl w:val="0"/>
                        </w:rPr>
                      </w:r>
                    </w:del>
                  </w:ins>
                </w:sdtContent>
              </w:sdt>
              <w:ins w:author="Abinaya Saravanan" w:id="78" w:date="2026-09-23T05:16:08Z">
                <w:del w:author="udhaya kumar" w:id="6" w:date="2026-09-24T06:40:29Z"/>
              </w:ins>
            </w:sdtContent>
          </w:sdt>
        </w:p>
      </w:sdtContent>
    </w:sdt>
    <w:sdt>
      <w:sdtPr>
        <w:id w:val="-209151392"/>
        <w:tag w:val="goog_rdk_1062"/>
      </w:sdtPr>
      <w:sdtContent>
        <w:p w:rsidR="00000000" w:rsidDel="00000000" w:rsidP="00000000" w:rsidRDefault="00000000" w:rsidRPr="00000000" w14:paraId="000000F0">
          <w:pPr>
            <w:numPr>
              <w:ilvl w:val="1"/>
              <w:numId w:val="5"/>
            </w:numPr>
            <w:ind w:left="502" w:hanging="360"/>
            <w:rPr>
              <w:ins w:author="Abinaya Saravanan" w:id="78" w:date="2026-09-23T05:16:08Z"/>
              <w:del w:author="udhaya kumar" w:id="6" w:date="2026-09-24T06:40:29Z"/>
            </w:rPr>
          </w:pPr>
          <w:sdt>
            <w:sdtPr>
              <w:id w:val="-159859656"/>
              <w:tag w:val="goog_rdk_1059"/>
            </w:sdtPr>
            <w:sdtContent>
              <w:ins w:author="Abinaya Saravanan" w:id="78" w:date="2026-09-23T05:16:08Z">
                <w:sdt>
                  <w:sdtPr>
                    <w:id w:val="1514413432"/>
                    <w:tag w:val="goog_rdk_1060"/>
                  </w:sdtPr>
                  <w:sdtContent>
                    <w:del w:author="udhaya kumar" w:id="6" w:date="2026-09-24T06:40:29Z"/>
                  </w:sdtContent>
                </w:sdt>
              </w:ins>
              <w:sdt>
                <w:sdtPr>
                  <w:id w:val="-1141184444"/>
                  <w:tag w:val="goog_rdk_1061"/>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public class GeminiExample {</w:delText>
                      </w:r>
                    </w:del>
                  </w:ins>
                </w:sdtContent>
              </w:sdt>
              <w:ins w:author="Abinaya Saravanan" w:id="78" w:date="2026-09-23T05:16:08Z">
                <w:del w:author="udhaya kumar" w:id="6" w:date="2026-09-24T06:40:29Z"/>
              </w:ins>
            </w:sdtContent>
          </w:sdt>
        </w:p>
      </w:sdtContent>
    </w:sdt>
    <w:sdt>
      <w:sdtPr>
        <w:id w:val="-834205636"/>
        <w:tag w:val="goog_rdk_1066"/>
      </w:sdtPr>
      <w:sdtContent>
        <w:p w:rsidR="00000000" w:rsidDel="00000000" w:rsidP="00000000" w:rsidRDefault="00000000" w:rsidRPr="00000000" w14:paraId="000000F1">
          <w:pPr>
            <w:numPr>
              <w:ilvl w:val="1"/>
              <w:numId w:val="5"/>
            </w:numPr>
            <w:ind w:left="502" w:hanging="360"/>
            <w:rPr>
              <w:ins w:author="Abinaya Saravanan" w:id="78" w:date="2026-09-23T05:16:08Z"/>
              <w:del w:author="udhaya kumar" w:id="6" w:date="2026-09-24T06:40:29Z"/>
            </w:rPr>
          </w:pPr>
          <w:sdt>
            <w:sdtPr>
              <w:id w:val="-1206215441"/>
              <w:tag w:val="goog_rdk_1063"/>
            </w:sdtPr>
            <w:sdtContent>
              <w:ins w:author="Abinaya Saravanan" w:id="78" w:date="2026-09-23T05:16:08Z">
                <w:sdt>
                  <w:sdtPr>
                    <w:id w:val="1467422498"/>
                    <w:tag w:val="goog_rdk_1064"/>
                  </w:sdtPr>
                  <w:sdtContent>
                    <w:del w:author="udhaya kumar" w:id="6" w:date="2026-09-24T06:40:29Z"/>
                  </w:sdtContent>
                </w:sdt>
              </w:ins>
              <w:sdt>
                <w:sdtPr>
                  <w:id w:val="1470668949"/>
                  <w:tag w:val="goog_rdk_1065"/>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78" w:date="2026-09-23T05:16:08Z">
                <w:del w:author="udhaya kumar" w:id="6" w:date="2026-09-24T06:40:29Z"/>
              </w:ins>
            </w:sdtContent>
          </w:sdt>
        </w:p>
      </w:sdtContent>
    </w:sdt>
    <w:sdt>
      <w:sdtPr>
        <w:id w:val="823010832"/>
        <w:tag w:val="goog_rdk_1070"/>
      </w:sdtPr>
      <w:sdtContent>
        <w:p w:rsidR="00000000" w:rsidDel="00000000" w:rsidP="00000000" w:rsidRDefault="00000000" w:rsidRPr="00000000" w14:paraId="000000F2">
          <w:pPr>
            <w:numPr>
              <w:ilvl w:val="1"/>
              <w:numId w:val="5"/>
            </w:numPr>
            <w:ind w:left="502" w:hanging="360"/>
            <w:rPr>
              <w:ins w:author="Abinaya Saravanan" w:id="78" w:date="2026-09-23T05:16:08Z"/>
              <w:del w:author="udhaya kumar" w:id="6" w:date="2026-09-24T06:40:29Z"/>
            </w:rPr>
          </w:pPr>
          <w:sdt>
            <w:sdtPr>
              <w:id w:val="-1452149012"/>
              <w:tag w:val="goog_rdk_1067"/>
            </w:sdtPr>
            <w:sdtContent>
              <w:ins w:author="Abinaya Saravanan" w:id="78" w:date="2026-09-23T05:16:08Z">
                <w:sdt>
                  <w:sdtPr>
                    <w:id w:val="-854188964"/>
                    <w:tag w:val="goog_rdk_1068"/>
                  </w:sdtPr>
                  <w:sdtContent>
                    <w:del w:author="udhaya kumar" w:id="6" w:date="2026-09-24T06:40:29Z"/>
                  </w:sdtContent>
                </w:sdt>
              </w:ins>
              <w:sdt>
                <w:sdtPr>
                  <w:id w:val="-2007539285"/>
                  <w:tag w:val="goog_rdk_1069"/>
                </w:sdtPr>
                <w:sdtContent>
                  <w:ins w:author="Abinaya Saravanan" w:id="78" w:date="2026-09-23T05:16:08Z">
                    <w:del w:author="udhaya kumar" w:id="6" w:date="2026-09-24T06:40:29Z">
                      <w:r w:rsidDel="00000000" w:rsidR="00000000" w:rsidRPr="00000000">
                        <w:rPr>
                          <w:rtl w:val="0"/>
                        </w:rPr>
                      </w:r>
                    </w:del>
                  </w:ins>
                </w:sdtContent>
              </w:sdt>
              <w:ins w:author="Abinaya Saravanan" w:id="78" w:date="2026-09-23T05:16:08Z">
                <w:del w:author="udhaya kumar" w:id="6" w:date="2026-09-24T06:40:29Z"/>
              </w:ins>
            </w:sdtContent>
          </w:sdt>
        </w:p>
      </w:sdtContent>
    </w:sdt>
    <w:sdt>
      <w:sdtPr>
        <w:id w:val="-506686869"/>
        <w:tag w:val="goog_rdk_1074"/>
      </w:sdtPr>
      <w:sdtContent>
        <w:p w:rsidR="00000000" w:rsidDel="00000000" w:rsidP="00000000" w:rsidRDefault="00000000" w:rsidRPr="00000000" w14:paraId="000000F3">
          <w:pPr>
            <w:numPr>
              <w:ilvl w:val="1"/>
              <w:numId w:val="5"/>
            </w:numPr>
            <w:ind w:left="502" w:hanging="360"/>
            <w:rPr>
              <w:ins w:author="Abinaya Saravanan" w:id="78" w:date="2026-09-23T05:16:08Z"/>
              <w:del w:author="udhaya kumar" w:id="6" w:date="2026-09-24T06:40:29Z"/>
            </w:rPr>
          </w:pPr>
          <w:sdt>
            <w:sdtPr>
              <w:id w:val="654494197"/>
              <w:tag w:val="goog_rdk_1071"/>
            </w:sdtPr>
            <w:sdtContent>
              <w:ins w:author="Abinaya Saravanan" w:id="78" w:date="2026-09-23T05:16:08Z">
                <w:sdt>
                  <w:sdtPr>
                    <w:id w:val="956423287"/>
                    <w:tag w:val="goog_rdk_1072"/>
                  </w:sdtPr>
                  <w:sdtContent>
                    <w:del w:author="udhaya kumar" w:id="6" w:date="2026-09-24T06:40:29Z"/>
                  </w:sdtContent>
                </w:sdt>
              </w:ins>
              <w:sdt>
                <w:sdtPr>
                  <w:id w:val="620487571"/>
                  <w:tag w:val="goog_rdk_1073"/>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 1. Build interaction request body</w:delText>
                      </w:r>
                    </w:del>
                  </w:ins>
                </w:sdtContent>
              </w:sdt>
              <w:ins w:author="Abinaya Saravanan" w:id="78" w:date="2026-09-23T05:16:08Z">
                <w:del w:author="udhaya kumar" w:id="6" w:date="2026-09-24T06:40:29Z"/>
              </w:ins>
            </w:sdtContent>
          </w:sdt>
        </w:p>
      </w:sdtContent>
    </w:sdt>
    <w:sdt>
      <w:sdtPr>
        <w:id w:val="1697478160"/>
        <w:tag w:val="goog_rdk_1078"/>
      </w:sdtPr>
      <w:sdtContent>
        <w:p w:rsidR="00000000" w:rsidDel="00000000" w:rsidP="00000000" w:rsidRDefault="00000000" w:rsidRPr="00000000" w14:paraId="000000F4">
          <w:pPr>
            <w:numPr>
              <w:ilvl w:val="1"/>
              <w:numId w:val="5"/>
            </w:numPr>
            <w:ind w:left="502" w:hanging="360"/>
            <w:rPr>
              <w:ins w:author="Abinaya Saravanan" w:id="78" w:date="2026-09-23T05:16:08Z"/>
              <w:del w:author="udhaya kumar" w:id="6" w:date="2026-09-24T06:40:29Z"/>
            </w:rPr>
          </w:pPr>
          <w:sdt>
            <w:sdtPr>
              <w:id w:val="1524524848"/>
              <w:tag w:val="goog_rdk_1075"/>
            </w:sdtPr>
            <w:sdtContent>
              <w:ins w:author="Abinaya Saravanan" w:id="78" w:date="2026-09-23T05:16:08Z">
                <w:sdt>
                  <w:sdtPr>
                    <w:id w:val="157240168"/>
                    <w:tag w:val="goog_rdk_1076"/>
                  </w:sdtPr>
                  <w:sdtContent>
                    <w:del w:author="udhaya kumar" w:id="6" w:date="2026-09-24T06:40:29Z"/>
                  </w:sdtContent>
                </w:sdt>
              </w:ins>
              <w:sdt>
                <w:sdtPr>
                  <w:id w:val="-1324006645"/>
                  <w:tag w:val="goog_rdk_1077"/>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CreateModelInteractionRequestBody params = CreateModelInteractionRequestBody.builder()</w:delText>
                      </w:r>
                    </w:del>
                  </w:ins>
                </w:sdtContent>
              </w:sdt>
              <w:ins w:author="Abinaya Saravanan" w:id="78" w:date="2026-09-23T05:16:08Z">
                <w:del w:author="udhaya kumar" w:id="6" w:date="2026-09-24T06:40:29Z"/>
              </w:ins>
            </w:sdtContent>
          </w:sdt>
        </w:p>
      </w:sdtContent>
    </w:sdt>
    <w:sdt>
      <w:sdtPr>
        <w:id w:val="-1691817079"/>
        <w:tag w:val="goog_rdk_1082"/>
      </w:sdtPr>
      <w:sdtContent>
        <w:p w:rsidR="00000000" w:rsidDel="00000000" w:rsidP="00000000" w:rsidRDefault="00000000" w:rsidRPr="00000000" w14:paraId="000000F5">
          <w:pPr>
            <w:numPr>
              <w:ilvl w:val="1"/>
              <w:numId w:val="5"/>
            </w:numPr>
            <w:ind w:left="502" w:hanging="360"/>
            <w:rPr>
              <w:ins w:author="Abinaya Saravanan" w:id="78" w:date="2026-09-23T05:16:08Z"/>
              <w:del w:author="udhaya kumar" w:id="6" w:date="2026-09-24T06:40:29Z"/>
            </w:rPr>
          </w:pPr>
          <w:sdt>
            <w:sdtPr>
              <w:id w:val="1622249161"/>
              <w:tag w:val="goog_rdk_1079"/>
            </w:sdtPr>
            <w:sdtContent>
              <w:ins w:author="Abinaya Saravanan" w:id="78" w:date="2026-09-23T05:16:08Z">
                <w:sdt>
                  <w:sdtPr>
                    <w:id w:val="-1208719636"/>
                    <w:tag w:val="goog_rdk_1080"/>
                  </w:sdtPr>
                  <w:sdtContent>
                    <w:del w:author="udhaya kumar" w:id="6" w:date="2026-09-24T06:40:29Z"/>
                  </w:sdtContent>
                </w:sdt>
              </w:ins>
              <w:sdt>
                <w:sdtPr>
                  <w:id w:val="-840578862"/>
                  <w:tag w:val="goog_rdk_1081"/>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78" w:date="2026-09-23T05:16:08Z">
                <w:del w:author="udhaya kumar" w:id="6" w:date="2026-09-24T06:40:29Z"/>
              </w:ins>
            </w:sdtContent>
          </w:sdt>
        </w:p>
      </w:sdtContent>
    </w:sdt>
    <w:sdt>
      <w:sdtPr>
        <w:id w:val="-183025556"/>
        <w:tag w:val="goog_rdk_1086"/>
      </w:sdtPr>
      <w:sdtContent>
        <w:p w:rsidR="00000000" w:rsidDel="00000000" w:rsidP="00000000" w:rsidRDefault="00000000" w:rsidRPr="00000000" w14:paraId="000000F6">
          <w:pPr>
            <w:numPr>
              <w:ilvl w:val="1"/>
              <w:numId w:val="5"/>
            </w:numPr>
            <w:ind w:left="502" w:hanging="360"/>
            <w:rPr>
              <w:ins w:author="Abinaya Saravanan" w:id="78" w:date="2026-09-23T05:16:08Z"/>
              <w:del w:author="udhaya kumar" w:id="6" w:date="2026-09-24T06:40:29Z"/>
            </w:rPr>
          </w:pPr>
          <w:sdt>
            <w:sdtPr>
              <w:id w:val="1232696155"/>
              <w:tag w:val="goog_rdk_1083"/>
            </w:sdtPr>
            <w:sdtContent>
              <w:ins w:author="Abinaya Saravanan" w:id="78" w:date="2026-09-23T05:16:08Z">
                <w:sdt>
                  <w:sdtPr>
                    <w:id w:val="-31355125"/>
                    <w:tag w:val="goog_rdk_1084"/>
                  </w:sdtPr>
                  <w:sdtContent>
                    <w:del w:author="udhaya kumar" w:id="6" w:date="2026-09-24T06:40:29Z"/>
                  </w:sdtContent>
                </w:sdt>
              </w:ins>
              <w:sdt>
                <w:sdtPr>
                  <w:id w:val="2041512458"/>
                  <w:tag w:val="goog_rdk_1085"/>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.build();</w:delText>
                      </w:r>
                    </w:del>
                  </w:ins>
                </w:sdtContent>
              </w:sdt>
              <w:ins w:author="Abinaya Saravanan" w:id="78" w:date="2026-09-23T05:16:08Z">
                <w:del w:author="udhaya kumar" w:id="6" w:date="2026-09-24T06:40:29Z"/>
              </w:ins>
            </w:sdtContent>
          </w:sdt>
        </w:p>
      </w:sdtContent>
    </w:sdt>
    <w:sdt>
      <w:sdtPr>
        <w:id w:val="-1899733264"/>
        <w:tag w:val="goog_rdk_1090"/>
      </w:sdtPr>
      <w:sdtContent>
        <w:p w:rsidR="00000000" w:rsidDel="00000000" w:rsidP="00000000" w:rsidRDefault="00000000" w:rsidRPr="00000000" w14:paraId="000000F7">
          <w:pPr>
            <w:numPr>
              <w:ilvl w:val="1"/>
              <w:numId w:val="5"/>
            </w:numPr>
            <w:ind w:left="502" w:hanging="360"/>
            <w:rPr>
              <w:ins w:author="Abinaya Saravanan" w:id="78" w:date="2026-09-23T05:16:08Z"/>
              <w:del w:author="udhaya kumar" w:id="6" w:date="2026-09-24T06:40:29Z"/>
            </w:rPr>
          </w:pPr>
          <w:sdt>
            <w:sdtPr>
              <w:id w:val="-897607697"/>
              <w:tag w:val="goog_rdk_1087"/>
            </w:sdtPr>
            <w:sdtContent>
              <w:ins w:author="Abinaya Saravanan" w:id="78" w:date="2026-09-23T05:16:08Z">
                <w:sdt>
                  <w:sdtPr>
                    <w:id w:val="1699167843"/>
                    <w:tag w:val="goog_rdk_1088"/>
                  </w:sdtPr>
                  <w:sdtContent>
                    <w:del w:author="udhaya kumar" w:id="6" w:date="2026-09-24T06:40:29Z"/>
                  </w:sdtContent>
                </w:sdt>
              </w:ins>
              <w:sdt>
                <w:sdtPr>
                  <w:id w:val="-1960587575"/>
                  <w:tag w:val="goog_rdk_1089"/>
                </w:sdtPr>
                <w:sdtContent>
                  <w:ins w:author="Abinaya Saravanan" w:id="78" w:date="2026-09-23T05:16:08Z">
                    <w:del w:author="udhaya kumar" w:id="6" w:date="2026-09-24T06:40:29Z">
                      <w:r w:rsidDel="00000000" w:rsidR="00000000" w:rsidRPr="00000000">
                        <w:rPr>
                          <w:rtl w:val="0"/>
                        </w:rPr>
                      </w:r>
                    </w:del>
                  </w:ins>
                </w:sdtContent>
              </w:sdt>
              <w:ins w:author="Abinaya Saravanan" w:id="78" w:date="2026-09-23T05:16:08Z">
                <w:del w:author="udhaya kumar" w:id="6" w:date="2026-09-24T06:40:29Z"/>
              </w:ins>
            </w:sdtContent>
          </w:sdt>
        </w:p>
      </w:sdtContent>
    </w:sdt>
    <w:sdt>
      <w:sdtPr>
        <w:id w:val="-1455493557"/>
        <w:tag w:val="goog_rdk_1094"/>
      </w:sdtPr>
      <w:sdtContent>
        <w:p w:rsidR="00000000" w:rsidDel="00000000" w:rsidP="00000000" w:rsidRDefault="00000000" w:rsidRPr="00000000" w14:paraId="000000F8">
          <w:pPr>
            <w:numPr>
              <w:ilvl w:val="1"/>
              <w:numId w:val="5"/>
            </w:numPr>
            <w:ind w:left="502" w:hanging="360"/>
            <w:rPr>
              <w:ins w:author="Abinaya Saravanan" w:id="78" w:date="2026-09-23T05:16:08Z"/>
              <w:del w:author="udhaya kumar" w:id="6" w:date="2026-09-24T06:40:29Z"/>
            </w:rPr>
          </w:pPr>
          <w:sdt>
            <w:sdtPr>
              <w:id w:val="553167893"/>
              <w:tag w:val="goog_rdk_1091"/>
            </w:sdtPr>
            <w:sdtContent>
              <w:ins w:author="Abinaya Saravanan" w:id="78" w:date="2026-09-23T05:16:08Z">
                <w:sdt>
                  <w:sdtPr>
                    <w:id w:val="-1541525512"/>
                    <w:tag w:val="goog_rdk_1092"/>
                  </w:sdtPr>
                  <w:sdtContent>
                    <w:del w:author="udhaya kumar" w:id="6" w:date="2026-09-24T06:40:29Z"/>
                  </w:sdtContent>
                </w:sdt>
              </w:ins>
              <w:sdt>
                <w:sdtPr>
                  <w:id w:val="1283676972"/>
                  <w:tag w:val="goog_rdk_1093"/>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 2. Create interaction call</w:delText>
                      </w:r>
                    </w:del>
                  </w:ins>
                </w:sdtContent>
              </w:sdt>
              <w:ins w:author="Abinaya Saravanan" w:id="78" w:date="2026-09-23T05:16:08Z">
                <w:del w:author="udhaya kumar" w:id="6" w:date="2026-09-24T06:40:29Z"/>
              </w:ins>
            </w:sdtContent>
          </w:sdt>
        </w:p>
      </w:sdtContent>
    </w:sdt>
    <w:sdt>
      <w:sdtPr>
        <w:id w:val="-888606369"/>
        <w:tag w:val="goog_rdk_1098"/>
      </w:sdtPr>
      <w:sdtContent>
        <w:p w:rsidR="00000000" w:rsidDel="00000000" w:rsidP="00000000" w:rsidRDefault="00000000" w:rsidRPr="00000000" w14:paraId="000000F9">
          <w:pPr>
            <w:numPr>
              <w:ilvl w:val="1"/>
              <w:numId w:val="5"/>
            </w:numPr>
            <w:ind w:left="502" w:hanging="360"/>
            <w:rPr>
              <w:ins w:author="Abinaya Saravanan" w:id="78" w:date="2026-09-23T05:16:08Z"/>
              <w:del w:author="udhaya kumar" w:id="6" w:date="2026-09-24T06:40:29Z"/>
            </w:rPr>
          </w:pPr>
          <w:sdt>
            <w:sdtPr>
              <w:id w:val="-123020452"/>
              <w:tag w:val="goog_rdk_1095"/>
            </w:sdtPr>
            <w:sdtContent>
              <w:ins w:author="Abinaya Saravanan" w:id="78" w:date="2026-09-23T05:16:08Z">
                <w:sdt>
                  <w:sdtPr>
                    <w:id w:val="-597017504"/>
                    <w:tag w:val="goog_rdk_1096"/>
                  </w:sdtPr>
                  <w:sdtContent>
                    <w:del w:author="udhaya kumar" w:id="6" w:date="2026-09-24T06:40:29Z"/>
                  </w:sdtContent>
                </w:sdt>
              </w:ins>
              <w:sdt>
                <w:sdtPr>
                  <w:id w:val="-1088674137"/>
                  <w:tag w:val="goog_rdk_1097"/>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78" w:date="2026-09-23T05:16:08Z">
                <w:del w:author="udhaya kumar" w:id="6" w:date="2026-09-24T06:40:29Z"/>
              </w:ins>
            </w:sdtContent>
          </w:sdt>
        </w:p>
      </w:sdtContent>
    </w:sdt>
    <w:sdt>
      <w:sdtPr>
        <w:id w:val="-836374492"/>
        <w:tag w:val="goog_rdk_1102"/>
      </w:sdtPr>
      <w:sdtContent>
        <w:p w:rsidR="00000000" w:rsidDel="00000000" w:rsidP="00000000" w:rsidRDefault="00000000" w:rsidRPr="00000000" w14:paraId="000000FA">
          <w:pPr>
            <w:numPr>
              <w:ilvl w:val="1"/>
              <w:numId w:val="5"/>
            </w:numPr>
            <w:ind w:left="502" w:hanging="360"/>
            <w:rPr>
              <w:ins w:author="Abinaya Saravanan" w:id="78" w:date="2026-09-23T05:16:08Z"/>
              <w:del w:author="udhaya kumar" w:id="6" w:date="2026-09-24T06:40:29Z"/>
            </w:rPr>
          </w:pPr>
          <w:sdt>
            <w:sdtPr>
              <w:id w:val="244592982"/>
              <w:tag w:val="goog_rdk_1099"/>
            </w:sdtPr>
            <w:sdtContent>
              <w:ins w:author="Abinaya Saravanan" w:id="78" w:date="2026-09-23T05:16:08Z">
                <w:sdt>
                  <w:sdtPr>
                    <w:id w:val="-843154549"/>
                    <w:tag w:val="goog_rdk_1100"/>
                  </w:sdtPr>
                  <w:sdtContent>
                    <w:del w:author="udhaya kumar" w:id="6" w:date="2026-09-24T06:40:29Z"/>
                  </w:sdtContent>
                </w:sdt>
              </w:ins>
              <w:sdt>
                <w:sdtPr>
                  <w:id w:val="-1483829818"/>
                  <w:tag w:val="goog_rdk_1101"/>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.create(params)</w:delText>
                      </w:r>
                    </w:del>
                  </w:ins>
                </w:sdtContent>
              </w:sdt>
              <w:ins w:author="Abinaya Saravanan" w:id="78" w:date="2026-09-23T05:16:08Z">
                <w:del w:author="udhaya kumar" w:id="6" w:date="2026-09-24T06:40:29Z"/>
              </w:ins>
            </w:sdtContent>
          </w:sdt>
        </w:p>
      </w:sdtContent>
    </w:sdt>
    <w:sdt>
      <w:sdtPr>
        <w:id w:val="629472588"/>
        <w:tag w:val="goog_rdk_1106"/>
      </w:sdtPr>
      <w:sdtContent>
        <w:p w:rsidR="00000000" w:rsidDel="00000000" w:rsidP="00000000" w:rsidRDefault="00000000" w:rsidRPr="00000000" w14:paraId="000000FB">
          <w:pPr>
            <w:numPr>
              <w:ilvl w:val="1"/>
              <w:numId w:val="5"/>
            </w:numPr>
            <w:ind w:left="502" w:hanging="360"/>
            <w:rPr>
              <w:ins w:author="Abinaya Saravanan" w:id="78" w:date="2026-09-23T05:16:08Z"/>
              <w:del w:author="udhaya kumar" w:id="6" w:date="2026-09-24T06:40:29Z"/>
            </w:rPr>
          </w:pPr>
          <w:sdt>
            <w:sdtPr>
              <w:id w:val="-1561720728"/>
              <w:tag w:val="goog_rdk_1103"/>
            </w:sdtPr>
            <w:sdtContent>
              <w:ins w:author="Abinaya Saravanan" w:id="78" w:date="2026-09-23T05:16:08Z">
                <w:sdt>
                  <w:sdtPr>
                    <w:id w:val="-435980652"/>
                    <w:tag w:val="goog_rdk_1104"/>
                  </w:sdtPr>
                  <w:sdtContent>
                    <w:del w:author="udhaya kumar" w:id="6" w:date="2026-09-24T06:40:29Z"/>
                  </w:sdtContent>
                </w:sdt>
              </w:ins>
              <w:sdt>
                <w:sdtPr>
                  <w:id w:val="994736738"/>
                  <w:tag w:val="goog_rdk_1105"/>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.interaction()</w:delText>
                      </w:r>
                    </w:del>
                  </w:ins>
                </w:sdtContent>
              </w:sdt>
              <w:ins w:author="Abinaya Saravanan" w:id="78" w:date="2026-09-23T05:16:08Z">
                <w:del w:author="udhaya kumar" w:id="6" w:date="2026-09-24T06:40:29Z"/>
              </w:ins>
            </w:sdtContent>
          </w:sdt>
        </w:p>
      </w:sdtContent>
    </w:sdt>
    <w:sdt>
      <w:sdtPr>
        <w:id w:val="-1464656772"/>
        <w:tag w:val="goog_rdk_1110"/>
      </w:sdtPr>
      <w:sdtContent>
        <w:p w:rsidR="00000000" w:rsidDel="00000000" w:rsidP="00000000" w:rsidRDefault="00000000" w:rsidRPr="00000000" w14:paraId="000000FC">
          <w:pPr>
            <w:numPr>
              <w:ilvl w:val="1"/>
              <w:numId w:val="5"/>
            </w:numPr>
            <w:ind w:left="502" w:hanging="360"/>
            <w:rPr>
              <w:ins w:author="Abinaya Saravanan" w:id="78" w:date="2026-09-23T05:16:08Z"/>
              <w:del w:author="udhaya kumar" w:id="6" w:date="2026-09-24T06:40:29Z"/>
            </w:rPr>
          </w:pPr>
          <w:sdt>
            <w:sdtPr>
              <w:id w:val="1312204802"/>
              <w:tag w:val="goog_rdk_1107"/>
            </w:sdtPr>
            <w:sdtContent>
              <w:ins w:author="Abinaya Saravanan" w:id="78" w:date="2026-09-23T05:16:08Z">
                <w:sdt>
                  <w:sdtPr>
                    <w:id w:val="-11110868"/>
                    <w:tag w:val="goog_rdk_1108"/>
                  </w:sdtPr>
                  <w:sdtContent>
                    <w:del w:author="udhaya kumar" w:id="6" w:date="2026-09-24T06:40:29Z"/>
                  </w:sdtContent>
                </w:sdt>
              </w:ins>
              <w:sdt>
                <w:sdtPr>
                  <w:id w:val="-88855660"/>
                  <w:tag w:val="goog_rdk_1109"/>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.get();</w:delText>
                      </w:r>
                    </w:del>
                  </w:ins>
                </w:sdtContent>
              </w:sdt>
              <w:ins w:author="Abinaya Saravanan" w:id="78" w:date="2026-09-23T05:16:08Z">
                <w:del w:author="udhaya kumar" w:id="6" w:date="2026-09-24T06:40:29Z"/>
              </w:ins>
            </w:sdtContent>
          </w:sdt>
        </w:p>
      </w:sdtContent>
    </w:sdt>
    <w:sdt>
      <w:sdtPr>
        <w:id w:val="-757278088"/>
        <w:tag w:val="goog_rdk_1114"/>
      </w:sdtPr>
      <w:sdtContent>
        <w:p w:rsidR="00000000" w:rsidDel="00000000" w:rsidP="00000000" w:rsidRDefault="00000000" w:rsidRPr="00000000" w14:paraId="000000FD">
          <w:pPr>
            <w:numPr>
              <w:ilvl w:val="1"/>
              <w:numId w:val="5"/>
            </w:numPr>
            <w:ind w:left="502" w:hanging="360"/>
            <w:rPr>
              <w:ins w:author="Abinaya Saravanan" w:id="78" w:date="2026-09-23T05:16:08Z"/>
              <w:del w:author="udhaya kumar" w:id="6" w:date="2026-09-24T06:40:29Z"/>
            </w:rPr>
          </w:pPr>
          <w:sdt>
            <w:sdtPr>
              <w:id w:val="1444053849"/>
              <w:tag w:val="goog_rdk_1111"/>
            </w:sdtPr>
            <w:sdtContent>
              <w:ins w:author="Abinaya Saravanan" w:id="78" w:date="2026-09-23T05:16:08Z">
                <w:sdt>
                  <w:sdtPr>
                    <w:id w:val="-521455496"/>
                    <w:tag w:val="goog_rdk_1112"/>
                  </w:sdtPr>
                  <w:sdtContent>
                    <w:del w:author="udhaya kumar" w:id="6" w:date="2026-09-24T06:40:29Z"/>
                  </w:sdtContent>
                </w:sdt>
              </w:ins>
              <w:sdt>
                <w:sdtPr>
                  <w:id w:val="-1218952807"/>
                  <w:tag w:val="goog_rdk_1113"/>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78" w:date="2026-09-23T05:16:08Z">
                <w:del w:author="udhaya kumar" w:id="6" w:date="2026-09-24T06:40:29Z"/>
              </w:ins>
            </w:sdtContent>
          </w:sdt>
        </w:p>
      </w:sdtContent>
    </w:sdt>
    <w:sdt>
      <w:sdtPr>
        <w:id w:val="-114548222"/>
        <w:tag w:val="goog_rdk_1118"/>
      </w:sdtPr>
      <w:sdtContent>
        <w:p w:rsidR="00000000" w:rsidDel="00000000" w:rsidP="00000000" w:rsidRDefault="00000000" w:rsidRPr="00000000" w14:paraId="000000FE">
          <w:pPr>
            <w:numPr>
              <w:ilvl w:val="1"/>
              <w:numId w:val="5"/>
            </w:numPr>
            <w:ind w:left="502" w:hanging="360"/>
            <w:rPr>
              <w:ins w:author="Abinaya Saravanan" w:id="78" w:date="2026-09-23T05:16:08Z"/>
              <w:del w:author="udhaya kumar" w:id="6" w:date="2026-09-24T06:40:29Z"/>
            </w:rPr>
          </w:pPr>
          <w:sdt>
            <w:sdtPr>
              <w:id w:val="2101002197"/>
              <w:tag w:val="goog_rdk_1115"/>
            </w:sdtPr>
            <w:sdtContent>
              <w:ins w:author="Abinaya Saravanan" w:id="78" w:date="2026-09-23T05:16:08Z">
                <w:sdt>
                  <w:sdtPr>
                    <w:id w:val="-703095769"/>
                    <w:tag w:val="goog_rdk_1116"/>
                  </w:sdtPr>
                  <w:sdtContent>
                    <w:del w:author="udhaya kumar" w:id="6" w:date="2026-09-24T06:40:29Z"/>
                  </w:sdtContent>
                </w:sdt>
              </w:ins>
              <w:sdt>
                <w:sdtPr>
                  <w:id w:val="-320899978"/>
                  <w:tag w:val="goog_rdk_1117"/>
                </w:sdtPr>
                <w:sdtContent>
                  <w:ins w:author="Abinaya Saravanan" w:id="78" w:date="2026-09-23T05:16:08Z">
                    <w:del w:author="udhaya kumar" w:id="6" w:date="2026-09-24T06:40:29Z">
                      <w:r w:rsidDel="00000000" w:rsidR="00000000" w:rsidRPr="00000000">
                        <w:rPr>
                          <w:rtl w:val="0"/>
                        </w:rPr>
                      </w:r>
                    </w:del>
                  </w:ins>
                </w:sdtContent>
              </w:sdt>
              <w:ins w:author="Abinaya Saravanan" w:id="78" w:date="2026-09-23T05:16:08Z">
                <w:del w:author="udhaya kumar" w:id="6" w:date="2026-09-24T06:40:29Z"/>
              </w:ins>
            </w:sdtContent>
          </w:sdt>
        </w:p>
      </w:sdtContent>
    </w:sdt>
    <w:sdt>
      <w:sdtPr>
        <w:id w:val="-121530354"/>
        <w:tag w:val="goog_rdk_1122"/>
      </w:sdtPr>
      <w:sdtContent>
        <w:p w:rsidR="00000000" w:rsidDel="00000000" w:rsidP="00000000" w:rsidRDefault="00000000" w:rsidRPr="00000000" w14:paraId="000000FF">
          <w:pPr>
            <w:numPr>
              <w:ilvl w:val="1"/>
              <w:numId w:val="5"/>
            </w:numPr>
            <w:ind w:left="502" w:hanging="360"/>
            <w:rPr>
              <w:ins w:author="Abinaya Saravanan" w:id="78" w:date="2026-09-23T05:16:08Z"/>
              <w:del w:author="udhaya kumar" w:id="6" w:date="2026-09-24T06:40:29Z"/>
            </w:rPr>
          </w:pPr>
          <w:sdt>
            <w:sdtPr>
              <w:id w:val="2060907609"/>
              <w:tag w:val="goog_rdk_1119"/>
            </w:sdtPr>
            <w:sdtContent>
              <w:ins w:author="Abinaya Saravanan" w:id="78" w:date="2026-09-23T05:16:08Z">
                <w:sdt>
                  <w:sdtPr>
                    <w:id w:val="131795822"/>
                    <w:tag w:val="goog_rdk_1120"/>
                  </w:sdtPr>
                  <w:sdtContent>
                    <w:del w:author="udhaya kumar" w:id="6" w:date="2026-09-24T06:40:29Z"/>
                  </w:sdtContent>
                </w:sdt>
              </w:ins>
              <w:sdt>
                <w:sdtPr>
                  <w:id w:val="-867784753"/>
                  <w:tag w:val="goog_rdk_1121"/>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78" w:date="2026-09-23T05:16:08Z">
                <w:del w:author="udhaya kumar" w:id="6" w:date="2026-09-24T06:40:29Z"/>
              </w:ins>
            </w:sdtContent>
          </w:sdt>
        </w:p>
      </w:sdtContent>
    </w:sdt>
    <w:sdt>
      <w:sdtPr>
        <w:id w:val="-165213348"/>
        <w:tag w:val="goog_rdk_1126"/>
      </w:sdtPr>
      <w:sdtContent>
        <w:p w:rsidR="00000000" w:rsidDel="00000000" w:rsidP="00000000" w:rsidRDefault="00000000" w:rsidRPr="00000000" w14:paraId="00000100">
          <w:pPr>
            <w:numPr>
              <w:ilvl w:val="1"/>
              <w:numId w:val="5"/>
            </w:numPr>
            <w:ind w:left="502" w:hanging="360"/>
            <w:rPr>
              <w:ins w:author="Abinaya Saravanan" w:id="78" w:date="2026-09-23T05:16:08Z"/>
              <w:del w:author="udhaya kumar" w:id="6" w:date="2026-09-24T06:40:29Z"/>
            </w:rPr>
          </w:pPr>
          <w:sdt>
            <w:sdtPr>
              <w:id w:val="-1411626922"/>
              <w:tag w:val="goog_rdk_1123"/>
            </w:sdtPr>
            <w:sdtContent>
              <w:ins w:author="Abinaya Saravanan" w:id="78" w:date="2026-09-23T05:16:08Z">
                <w:sdt>
                  <w:sdtPr>
                    <w:id w:val="-1438010565"/>
                    <w:tag w:val="goog_rdk_1124"/>
                  </w:sdtPr>
                  <w:sdtContent>
                    <w:del w:author="udhaya kumar" w:id="6" w:date="2026-09-24T06:40:29Z"/>
                  </w:sdtContent>
                </w:sdt>
              </w:ins>
              <w:sdt>
                <w:sdtPr>
                  <w:id w:val="-1384102822"/>
                  <w:tag w:val="goog_rdk_1125"/>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try:</w:delText>
                      </w:r>
                    </w:del>
                  </w:ins>
                </w:sdtContent>
              </w:sdt>
              <w:ins w:author="Abinaya Saravanan" w:id="78" w:date="2026-09-23T05:16:08Z">
                <w:del w:author="udhaya kumar" w:id="6" w:date="2026-09-24T06:40:29Z"/>
              </w:ins>
            </w:sdtContent>
          </w:sdt>
        </w:p>
      </w:sdtContent>
    </w:sdt>
    <w:sdt>
      <w:sdtPr>
        <w:id w:val="1130546779"/>
        <w:tag w:val="goog_rdk_1130"/>
      </w:sdtPr>
      <w:sdtContent>
        <w:p w:rsidR="00000000" w:rsidDel="00000000" w:rsidP="00000000" w:rsidRDefault="00000000" w:rsidRPr="00000000" w14:paraId="00000101">
          <w:pPr>
            <w:numPr>
              <w:ilvl w:val="1"/>
              <w:numId w:val="5"/>
            </w:numPr>
            <w:ind w:left="502" w:hanging="360"/>
            <w:rPr>
              <w:ins w:author="Abinaya Saravanan" w:id="78" w:date="2026-09-23T05:16:08Z"/>
              <w:del w:author="udhaya kumar" w:id="6" w:date="2026-09-24T06:40:29Z"/>
            </w:rPr>
          </w:pPr>
          <w:sdt>
            <w:sdtPr>
              <w:id w:val="1105486746"/>
              <w:tag w:val="goog_rdk_1127"/>
            </w:sdtPr>
            <w:sdtContent>
              <w:ins w:author="Abinaya Saravanan" w:id="78" w:date="2026-09-23T05:16:08Z">
                <w:sdt>
                  <w:sdtPr>
                    <w:id w:val="2089144894"/>
                    <w:tag w:val="goog_rdk_1128"/>
                  </w:sdtPr>
                  <w:sdtContent>
                    <w:del w:author="udhaya kumar" w:id="6" w:date="2026-09-24T06:40:29Z"/>
                  </w:sdtContent>
                </w:sdt>
              </w:ins>
              <w:sdt>
                <w:sdtPr>
                  <w:id w:val="38797804"/>
                  <w:tag w:val="goog_rdk_1129"/>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78" w:date="2026-09-23T05:16:08Z">
                <w:del w:author="udhaya kumar" w:id="6" w:date="2026-09-24T06:40:29Z"/>
              </w:ins>
            </w:sdtContent>
          </w:sdt>
        </w:p>
      </w:sdtContent>
    </w:sdt>
    <w:sdt>
      <w:sdtPr>
        <w:id w:val="1862913221"/>
        <w:tag w:val="goog_rdk_1134"/>
      </w:sdtPr>
      <w:sdtContent>
        <w:p w:rsidR="00000000" w:rsidDel="00000000" w:rsidP="00000000" w:rsidRDefault="00000000" w:rsidRPr="00000000" w14:paraId="00000102">
          <w:pPr>
            <w:numPr>
              <w:ilvl w:val="1"/>
              <w:numId w:val="5"/>
            </w:numPr>
            <w:ind w:left="502" w:hanging="360"/>
            <w:rPr>
              <w:ins w:author="Abinaya Saravanan" w:id="78" w:date="2026-09-23T05:16:08Z"/>
              <w:del w:author="udhaya kumar" w:id="6" w:date="2026-09-24T06:40:29Z"/>
            </w:rPr>
          </w:pPr>
          <w:sdt>
            <w:sdtPr>
              <w:id w:val="-1430071655"/>
              <w:tag w:val="goog_rdk_1131"/>
            </w:sdtPr>
            <w:sdtContent>
              <w:ins w:author="Abinaya Saravanan" w:id="78" w:date="2026-09-23T05:16:08Z">
                <w:sdt>
                  <w:sdtPr>
                    <w:id w:val="-677401453"/>
                    <w:tag w:val="goog_rdk_1132"/>
                  </w:sdtPr>
                  <w:sdtContent>
                    <w:del w:author="udhaya kumar" w:id="6" w:date="2026-09-24T06:40:29Z"/>
                  </w:sdtContent>
                </w:sdt>
              </w:ins>
              <w:sdt>
                <w:sdtPr>
                  <w:id w:val="-2144693922"/>
                  <w:tag w:val="goog_rdk_1133"/>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78" w:date="2026-09-23T05:16:08Z">
                <w:del w:author="udhaya kumar" w:id="6" w:date="2026-09-24T06:40:29Z"/>
              </w:ins>
            </w:sdtContent>
          </w:sdt>
        </w:p>
      </w:sdtContent>
    </w:sdt>
    <w:sdt>
      <w:sdtPr>
        <w:id w:val="-99528713"/>
        <w:tag w:val="goog_rdk_1138"/>
      </w:sdtPr>
      <w:sdtContent>
        <w:p w:rsidR="00000000" w:rsidDel="00000000" w:rsidP="00000000" w:rsidRDefault="00000000" w:rsidRPr="00000000" w14:paraId="00000103">
          <w:pPr>
            <w:numPr>
              <w:ilvl w:val="1"/>
              <w:numId w:val="5"/>
            </w:numPr>
            <w:ind w:left="502" w:hanging="360"/>
            <w:rPr>
              <w:ins w:author="Abinaya Saravanan" w:id="78" w:date="2026-09-23T05:16:08Z"/>
              <w:del w:author="udhaya kumar" w:id="6" w:date="2026-09-24T06:40:29Z"/>
            </w:rPr>
          </w:pPr>
          <w:sdt>
            <w:sdtPr>
              <w:id w:val="1440999603"/>
              <w:tag w:val="goog_rdk_1135"/>
            </w:sdtPr>
            <w:sdtContent>
              <w:ins w:author="Abinaya Saravanan" w:id="78" w:date="2026-09-23T05:16:08Z">
                <w:sdt>
                  <w:sdtPr>
                    <w:id w:val="1796141231"/>
                    <w:tag w:val="goog_rdk_1136"/>
                  </w:sdtPr>
                  <w:sdtContent>
                    <w:del w:author="udhaya kumar" w:id="6" w:date="2026-09-24T06:40:29Z"/>
                  </w:sdtContent>
                </w:sdt>
              </w:ins>
              <w:sdt>
                <w:sdtPr>
                  <w:id w:val="-1805200939"/>
                  <w:tag w:val="goog_rdk_1137"/>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78" w:date="2026-09-23T05:16:08Z">
                <w:del w:author="udhaya kumar" w:id="6" w:date="2026-09-24T06:40:29Z"/>
              </w:ins>
            </w:sdtContent>
          </w:sdt>
        </w:p>
      </w:sdtContent>
    </w:sdt>
    <w:sdt>
      <w:sdtPr>
        <w:id w:val="-1544689370"/>
        <w:tag w:val="goog_rdk_1142"/>
      </w:sdtPr>
      <w:sdtContent>
        <w:p w:rsidR="00000000" w:rsidDel="00000000" w:rsidP="00000000" w:rsidRDefault="00000000" w:rsidRPr="00000000" w14:paraId="00000104">
          <w:pPr>
            <w:numPr>
              <w:ilvl w:val="1"/>
              <w:numId w:val="5"/>
            </w:numPr>
            <w:ind w:left="502" w:hanging="360"/>
            <w:rPr>
              <w:ins w:author="Abinaya Saravanan" w:id="78" w:date="2026-09-23T05:16:08Z"/>
              <w:del w:author="udhaya kumar" w:id="6" w:date="2026-09-24T06:40:29Z"/>
            </w:rPr>
          </w:pPr>
          <w:sdt>
            <w:sdtPr>
              <w:id w:val="1850473115"/>
              <w:tag w:val="goog_rdk_1139"/>
            </w:sdtPr>
            <w:sdtContent>
              <w:ins w:author="Abinaya Saravanan" w:id="78" w:date="2026-09-23T05:16:08Z">
                <w:sdt>
                  <w:sdtPr>
                    <w:id w:val="1824429617"/>
                    <w:tag w:val="goog_rdk_1140"/>
                  </w:sdtPr>
                  <w:sdtContent>
                    <w:del w:author="udhaya kumar" w:id="6" w:date="2026-09-24T06:40:29Z"/>
                  </w:sdtContent>
                </w:sdt>
              </w:ins>
              <w:sdt>
                <w:sdtPr>
                  <w:id w:val="-1872856859"/>
                  <w:tag w:val="goog_rdk_1141"/>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return response.text.strip()</w:delText>
                      </w:r>
                    </w:del>
                  </w:ins>
                </w:sdtContent>
              </w:sdt>
              <w:ins w:author="Abinaya Saravanan" w:id="78" w:date="2026-09-23T05:16:08Z">
                <w:del w:author="udhaya kumar" w:id="6" w:date="2026-09-24T06:40:29Z"/>
              </w:ins>
            </w:sdtContent>
          </w:sdt>
        </w:p>
      </w:sdtContent>
    </w:sdt>
    <w:sdt>
      <w:sdtPr>
        <w:id w:val="-1727438019"/>
        <w:tag w:val="goog_rdk_1146"/>
      </w:sdtPr>
      <w:sdtContent>
        <w:p w:rsidR="00000000" w:rsidDel="00000000" w:rsidP="00000000" w:rsidRDefault="00000000" w:rsidRPr="00000000" w14:paraId="00000105">
          <w:pPr>
            <w:numPr>
              <w:ilvl w:val="1"/>
              <w:numId w:val="5"/>
            </w:numPr>
            <w:ind w:left="502" w:hanging="360"/>
            <w:rPr>
              <w:ins w:author="Abinaya Saravanan" w:id="78" w:date="2026-09-23T05:16:08Z"/>
              <w:del w:author="udhaya kumar" w:id="6" w:date="2026-09-24T06:40:29Z"/>
            </w:rPr>
          </w:pPr>
          <w:sdt>
            <w:sdtPr>
              <w:id w:val="-601430710"/>
              <w:tag w:val="goog_rdk_1143"/>
            </w:sdtPr>
            <w:sdtContent>
              <w:ins w:author="Abinaya Saravanan" w:id="78" w:date="2026-09-23T05:16:08Z">
                <w:sdt>
                  <w:sdtPr>
                    <w:id w:val="454461076"/>
                    <w:tag w:val="goog_rdk_1144"/>
                  </w:sdtPr>
                  <w:sdtContent>
                    <w:del w:author="udhaya kumar" w:id="6" w:date="2026-09-24T06:40:29Z"/>
                  </w:sdtContent>
                </w:sdt>
              </w:ins>
              <w:sdt>
                <w:sdtPr>
                  <w:id w:val="2021154669"/>
                  <w:tag w:val="goog_rdk_1145"/>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except Exception as e:</w:delText>
                      </w:r>
                    </w:del>
                  </w:ins>
                </w:sdtContent>
              </w:sdt>
              <w:ins w:author="Abinaya Saravanan" w:id="78" w:date="2026-09-23T05:16:08Z">
                <w:del w:author="udhaya kumar" w:id="6" w:date="2026-09-24T06:40:29Z"/>
              </w:ins>
            </w:sdtContent>
          </w:sdt>
        </w:p>
      </w:sdtContent>
    </w:sdt>
    <w:sdt>
      <w:sdtPr>
        <w:id w:val="-687988493"/>
        <w:tag w:val="goog_rdk_1150"/>
      </w:sdtPr>
      <w:sdtContent>
        <w:p w:rsidR="00000000" w:rsidDel="00000000" w:rsidP="00000000" w:rsidRDefault="00000000" w:rsidRPr="00000000" w14:paraId="00000106">
          <w:pPr>
            <w:numPr>
              <w:ilvl w:val="1"/>
              <w:numId w:val="5"/>
            </w:numPr>
            <w:ind w:left="502" w:hanging="360"/>
            <w:rPr>
              <w:ins w:author="Abinaya Saravanan" w:id="78" w:date="2026-09-23T05:16:08Z"/>
              <w:del w:author="udhaya kumar" w:id="6" w:date="2026-09-24T06:40:29Z"/>
            </w:rPr>
          </w:pPr>
          <w:sdt>
            <w:sdtPr>
              <w:id w:val="-1787099967"/>
              <w:tag w:val="goog_rdk_1147"/>
            </w:sdtPr>
            <w:sdtContent>
              <w:ins w:author="Abinaya Saravanan" w:id="78" w:date="2026-09-23T05:16:08Z">
                <w:sdt>
                  <w:sdtPr>
                    <w:id w:val="-246637700"/>
                    <w:tag w:val="goog_rdk_1148"/>
                  </w:sdtPr>
                  <w:sdtContent>
                    <w:del w:author="udhaya kumar" w:id="6" w:date="2026-09-24T06:40:29Z"/>
                  </w:sdtContent>
                </w:sdt>
              </w:ins>
              <w:sdt>
                <w:sdtPr>
                  <w:id w:val="1405017307"/>
                  <w:tag w:val="goog_rdk_1149"/>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return f"Error in Summary: {e}"</w:delText>
                      </w:r>
                    </w:del>
                  </w:ins>
                </w:sdtContent>
              </w:sdt>
              <w:ins w:author="Abinaya Saravanan" w:id="78" w:date="2026-09-23T05:16:08Z">
                <w:del w:author="udhaya kumar" w:id="6" w:date="2026-09-24T06:40:29Z"/>
              </w:ins>
            </w:sdtContent>
          </w:sdt>
        </w:p>
      </w:sdtContent>
    </w:sdt>
    <w:sdt>
      <w:sdtPr>
        <w:id w:val="-1734775922"/>
        <w:tag w:val="goog_rdk_1154"/>
      </w:sdtPr>
      <w:sdtContent>
        <w:p w:rsidR="00000000" w:rsidDel="00000000" w:rsidP="00000000" w:rsidRDefault="00000000" w:rsidRPr="00000000" w14:paraId="00000107">
          <w:pPr>
            <w:numPr>
              <w:ilvl w:val="1"/>
              <w:numId w:val="5"/>
            </w:numPr>
            <w:ind w:left="502" w:hanging="360"/>
            <w:rPr>
              <w:ins w:author="Abinaya Saravanan" w:id="78" w:date="2026-09-23T05:16:08Z"/>
              <w:del w:author="udhaya kumar" w:id="6" w:date="2026-09-24T06:40:29Z"/>
              <w:u w:val="none"/>
            </w:rPr>
          </w:pPr>
          <w:sdt>
            <w:sdtPr>
              <w:id w:val="1292097101"/>
              <w:tag w:val="goog_rdk_1151"/>
            </w:sdtPr>
            <w:sdtContent>
              <w:ins w:author="Abinaya Saravanan" w:id="78" w:date="2026-09-23T05:16:08Z">
                <w:sdt>
                  <w:sdtPr>
                    <w:id w:val="1573959927"/>
                    <w:tag w:val="goog_rdk_1152"/>
                  </w:sdtPr>
                  <w:sdtContent>
                    <w:del w:author="udhaya kumar" w:id="6" w:date="2026-09-24T06:40:29Z"/>
                  </w:sdtContent>
                </w:sdt>
              </w:ins>
              <w:sdt>
                <w:sdtPr>
                  <w:id w:val="-2565401"/>
                  <w:tag w:val="goog_rdk_1153"/>
                </w:sdtPr>
                <w:sdtContent>
                  <w:ins w:author="Abinaya Saravanan" w:id="78" w:date="2026-09-23T05:16:08Z">
                    <w:del w:author="udhaya kumar" w:id="6" w:date="2026-09-24T06:40:29Z">
                      <w:r w:rsidDel="00000000" w:rsidR="00000000" w:rsidRPr="00000000">
                        <w:rPr>
                          <w:rtl w:val="0"/>
                        </w:rPr>
                      </w:r>
                    </w:del>
                  </w:ins>
                </w:sdtContent>
              </w:sdt>
              <w:ins w:author="Abinaya Saravanan" w:id="78" w:date="2026-09-23T05:16:08Z">
                <w:del w:author="udhaya kumar" w:id="6" w:date="2026-09-24T06:40:29Z"/>
              </w:ins>
            </w:sdtContent>
          </w:sdt>
        </w:p>
      </w:sdtContent>
    </w:sdt>
    <w:sdt>
      <w:sdtPr>
        <w:id w:val="-1448856247"/>
        <w:tag w:val="goog_rdk_1158"/>
      </w:sdtPr>
      <w:sdtContent>
        <w:p w:rsidR="00000000" w:rsidDel="00000000" w:rsidP="00000000" w:rsidRDefault="00000000" w:rsidRPr="00000000" w14:paraId="00000108">
          <w:pPr>
            <w:numPr>
              <w:ilvl w:val="1"/>
              <w:numId w:val="5"/>
            </w:numPr>
            <w:ind w:left="502" w:hanging="360"/>
            <w:rPr>
              <w:ins w:author="Abinaya Saravanan" w:id="78" w:date="2026-09-23T05:16:08Z"/>
              <w:del w:author="udhaya kumar" w:id="6" w:date="2026-09-24T06:40:29Z"/>
            </w:rPr>
          </w:pPr>
          <w:sdt>
            <w:sdtPr>
              <w:id w:val="783572092"/>
              <w:tag w:val="goog_rdk_1155"/>
            </w:sdtPr>
            <w:sdtContent>
              <w:ins w:author="Abinaya Saravanan" w:id="78" w:date="2026-09-23T05:16:08Z">
                <w:sdt>
                  <w:sdtPr>
                    <w:id w:val="2015238221"/>
                    <w:tag w:val="goog_rdk_1156"/>
                  </w:sdtPr>
                  <w:sdtContent>
                    <w:del w:author="udhaya kumar" w:id="6" w:date="2026-09-24T06:40:29Z"/>
                  </w:sdtContent>
                </w:sdt>
              </w:ins>
              <w:sdt>
                <w:sdtPr>
                  <w:id w:val="1362923870"/>
                  <w:tag w:val="goog_rdk_1157"/>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 3. Print output text safely</w:delText>
                      </w:r>
                    </w:del>
                  </w:ins>
                </w:sdtContent>
              </w:sdt>
              <w:ins w:author="Abinaya Saravanan" w:id="78" w:date="2026-09-23T05:16:08Z">
                <w:del w:author="udhaya kumar" w:id="6" w:date="2026-09-24T06:40:29Z"/>
              </w:ins>
            </w:sdtContent>
          </w:sdt>
        </w:p>
      </w:sdtContent>
    </w:sdt>
    <w:sdt>
      <w:sdtPr>
        <w:id w:val="-1004790743"/>
        <w:tag w:val="goog_rdk_1162"/>
      </w:sdtPr>
      <w:sdtContent>
        <w:p w:rsidR="00000000" w:rsidDel="00000000" w:rsidP="00000000" w:rsidRDefault="00000000" w:rsidRPr="00000000" w14:paraId="00000109">
          <w:pPr>
            <w:numPr>
              <w:ilvl w:val="1"/>
              <w:numId w:val="5"/>
            </w:numPr>
            <w:ind w:left="502" w:hanging="360"/>
            <w:rPr>
              <w:ins w:author="Abinaya Saravanan" w:id="78" w:date="2026-09-23T05:16:08Z"/>
              <w:del w:author="udhaya kumar" w:id="6" w:date="2026-09-24T06:40:29Z"/>
            </w:rPr>
          </w:pPr>
          <w:sdt>
            <w:sdtPr>
              <w:id w:val="86617661"/>
              <w:tag w:val="goog_rdk_1159"/>
            </w:sdtPr>
            <w:sdtContent>
              <w:ins w:author="Abinaya Saravanan" w:id="78" w:date="2026-09-23T05:16:08Z">
                <w:sdt>
                  <w:sdtPr>
                    <w:id w:val="2061371840"/>
                    <w:tag w:val="goog_rdk_1160"/>
                  </w:sdtPr>
                  <w:sdtContent>
                    <w:del w:author="udhaya kumar" w:id="6" w:date="2026-09-24T06:40:29Z"/>
                  </w:sdtContent>
                </w:sdt>
              </w:ins>
              <w:sdt>
                <w:sdtPr>
                  <w:id w:val="-8449156"/>
                  <w:tag w:val="goog_rdk_1161"/>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System.out.println(interaction.text().orElse(""));</w:delText>
                      </w:r>
                    </w:del>
                  </w:ins>
                </w:sdtContent>
              </w:sdt>
              <w:ins w:author="Abinaya Saravanan" w:id="78" w:date="2026-09-23T05:16:08Z">
                <w:del w:author="udhaya kumar" w:id="6" w:date="2026-09-24T06:40:29Z"/>
              </w:ins>
            </w:sdtContent>
          </w:sdt>
        </w:p>
      </w:sdtContent>
    </w:sdt>
    <w:sdt>
      <w:sdtPr>
        <w:id w:val="-31671968"/>
        <w:tag w:val="goog_rdk_1166"/>
      </w:sdtPr>
      <w:sdtContent>
        <w:p w:rsidR="00000000" w:rsidDel="00000000" w:rsidP="00000000" w:rsidRDefault="00000000" w:rsidRPr="00000000" w14:paraId="0000010A">
          <w:pPr>
            <w:numPr>
              <w:ilvl w:val="1"/>
              <w:numId w:val="5"/>
            </w:numPr>
            <w:ind w:left="502" w:hanging="360"/>
            <w:rPr>
              <w:ins w:author="Abinaya Saravanan" w:id="78" w:date="2026-09-23T05:16:08Z"/>
              <w:del w:author="udhaya kumar" w:id="6" w:date="2026-09-24T06:40:29Z"/>
            </w:rPr>
          </w:pPr>
          <w:sdt>
            <w:sdtPr>
              <w:id w:val="-1196793126"/>
              <w:tag w:val="goog_rdk_1163"/>
            </w:sdtPr>
            <w:sdtContent>
              <w:ins w:author="Abinaya Saravanan" w:id="78" w:date="2026-09-23T05:16:08Z">
                <w:sdt>
                  <w:sdtPr>
                    <w:id w:val="1364638044"/>
                    <w:tag w:val="goog_rdk_1164"/>
                  </w:sdtPr>
                  <w:sdtContent>
                    <w:del w:author="udhaya kumar" w:id="6" w:date="2026-09-24T06:40:29Z"/>
                  </w:sdtContent>
                </w:sdt>
              </w:ins>
              <w:sdt>
                <w:sdtPr>
                  <w:id w:val="201071292"/>
                  <w:tag w:val="goog_rdk_1165"/>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    }</w:delText>
                      </w:r>
                    </w:del>
                  </w:ins>
                </w:sdtContent>
              </w:sdt>
              <w:ins w:author="Abinaya Saravanan" w:id="78" w:date="2026-09-23T05:16:08Z">
                <w:del w:author="udhaya kumar" w:id="6" w:date="2026-09-24T06:40:29Z"/>
              </w:ins>
            </w:sdtContent>
          </w:sdt>
        </w:p>
      </w:sdtContent>
    </w:sdt>
    <w:sdt>
      <w:sdtPr>
        <w:id w:val="1434159146"/>
        <w:tag w:val="goog_rdk_1170"/>
      </w:sdtPr>
      <w:sdtContent>
        <w:p w:rsidR="00000000" w:rsidDel="00000000" w:rsidP="00000000" w:rsidRDefault="00000000" w:rsidRPr="00000000" w14:paraId="0000010B">
          <w:pPr>
            <w:numPr>
              <w:ilvl w:val="1"/>
              <w:numId w:val="5"/>
            </w:numPr>
            <w:ind w:left="502" w:hanging="360"/>
            <w:rPr>
              <w:ins w:author="Abinaya Saravanan" w:id="78" w:date="2026-09-23T05:16:08Z"/>
              <w:del w:author="udhaya kumar" w:id="6" w:date="2026-09-24T06:40:29Z"/>
            </w:rPr>
          </w:pPr>
          <w:sdt>
            <w:sdtPr>
              <w:id w:val="560972659"/>
              <w:tag w:val="goog_rdk_1167"/>
            </w:sdtPr>
            <w:sdtContent>
              <w:ins w:author="Abinaya Saravanan" w:id="78" w:date="2026-09-23T05:16:08Z">
                <w:sdt>
                  <w:sdtPr>
                    <w:id w:val="-2015705899"/>
                    <w:tag w:val="goog_rdk_1168"/>
                  </w:sdtPr>
                  <w:sdtContent>
                    <w:del w:author="udhaya kumar" w:id="6" w:date="2026-09-24T06:40:29Z"/>
                  </w:sdtContent>
                </w:sdt>
              </w:ins>
              <w:sdt>
                <w:sdtPr>
                  <w:id w:val="-470434547"/>
                  <w:tag w:val="goog_rdk_1169"/>
                </w:sdtPr>
                <w:sdtContent>
                  <w:ins w:author="Abinaya Saravanan" w:id="78" w:date="2026-09-23T05:16:08Z">
                    <w:del w:author="udhaya kumar" w:id="6" w:date="2026-09-24T06:40:29Z">
                      <w:r w:rsidDel="00000000" w:rsidR="00000000" w:rsidRPr="00000000">
                        <w:rPr>
                          <w:rtl w:val="0"/>
                          <w:rPrChange w:author="Abinaya Saravanan" w:id="79" w:date="2026-09-23T05:16:08Z">
                            <w:rPr>
                              <w:rFonts w:ascii="Cambria" w:cs="Cambria" w:eastAsia="Cambria" w:hAnsi="Cambria"/>
                              <w:b w:val="0"/>
                              <w:bCs w:val="0"/>
                              <w:color w:val="000000"/>
                              <w:sz w:val="22"/>
                              <w:szCs w:val="22"/>
                            </w:rPr>
                          </w:rPrChange>
                        </w:rPr>
                        <w:delText xml:space="preserve">}</w:delText>
                      </w:r>
                    </w:del>
                  </w:ins>
                </w:sdtContent>
              </w:sdt>
              <w:ins w:author="Abinaya Saravanan" w:id="78" w:date="2026-09-23T05:16:08Z">
                <w:del w:author="udhaya kumar" w:id="6" w:date="2026-09-24T06:40:29Z"/>
              </w:ins>
            </w:sdtContent>
          </w:sdt>
        </w:p>
      </w:sdtContent>
    </w:sdt>
    <w:sdt>
      <w:sdtPr>
        <w:id w:val="-119835226"/>
        <w:tag w:val="goog_rdk_1176"/>
      </w:sdtPr>
      <w:sdtContent>
        <w:p w:rsidR="00000000" w:rsidDel="00000000" w:rsidP="00000000" w:rsidRDefault="00000000" w:rsidRPr="00000000" w14:paraId="0000010C">
          <w:pPr>
            <w:numPr>
              <w:ilvl w:val="1"/>
              <w:numId w:val="5"/>
            </w:numPr>
            <w:ind w:left="502" w:hanging="360"/>
            <w:rPr>
              <w:ins w:author="Rossi Rossi" w:id="69" w:date="2026-09-22T06:56:59Z"/>
              <w:del w:author="udhaya kumar" w:id="6" w:date="2026-09-24T06:40:29Z"/>
            </w:rPr>
            <w:pPrChange w:author="Abinaya Saravanan" w:id="0" w:date="2026-09-23T05:16:08Z">
              <w:pPr>
                <w:numPr>
                  <w:ilvl w:val="1"/>
                  <w:numId w:val="5"/>
                </w:numPr>
                <w:ind w:left="502" w:hanging="360"/>
              </w:pPr>
            </w:pPrChange>
          </w:pPr>
          <w:sdt>
            <w:sdtPr>
              <w:id w:val="284948965"/>
              <w:tag w:val="goog_rdk_1173"/>
            </w:sdtPr>
            <w:sdtContent>
              <w:ins w:author="Rossi Rossi" w:id="69" w:date="2026-09-22T06:56:59Z">
                <w:sdt>
                  <w:sdtPr>
                    <w:id w:val="-2017004261"/>
                    <w:tag w:val="goog_rdk_1174"/>
                  </w:sdtPr>
                  <w:sdtContent>
                    <w:del w:author="udhaya kumar" w:id="6" w:date="2026-09-24T06:40:29Z"/>
                  </w:sdtContent>
                </w:sdt>
              </w:ins>
              <w:sdt>
                <w:sdtPr>
                  <w:id w:val="-1575998269"/>
                  <w:tag w:val="goog_rdk_117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19932523"/>
        <w:tag w:val="goog_rdk_1180"/>
      </w:sdtPr>
      <w:sdtContent>
        <w:p w:rsidR="00000000" w:rsidDel="00000000" w:rsidP="00000000" w:rsidRDefault="00000000" w:rsidRPr="00000000" w14:paraId="0000010D">
          <w:pPr>
            <w:numPr>
              <w:ilvl w:val="1"/>
              <w:numId w:val="5"/>
            </w:numPr>
            <w:ind w:left="502" w:hanging="360"/>
            <w:rPr>
              <w:ins w:author="Rossi Rossi" w:id="69" w:date="2026-09-22T06:56:59Z"/>
              <w:del w:author="udhaya kumar" w:id="6" w:date="2026-09-24T06:40:29Z"/>
            </w:rPr>
          </w:pPr>
          <w:sdt>
            <w:sdtPr>
              <w:id w:val="1630029318"/>
              <w:tag w:val="goog_rdk_1177"/>
            </w:sdtPr>
            <w:sdtContent>
              <w:ins w:author="Rossi Rossi" w:id="69" w:date="2026-09-22T06:56:59Z">
                <w:sdt>
                  <w:sdtPr>
                    <w:id w:val="-1095656159"/>
                    <w:tag w:val="goog_rdk_1178"/>
                  </w:sdtPr>
                  <w:sdtContent>
                    <w:del w:author="udhaya kumar" w:id="6" w:date="2026-09-24T06:40:29Z"/>
                  </w:sdtContent>
                </w:sdt>
              </w:ins>
              <w:sdt>
                <w:sdtPr>
                  <w:id w:val="-1177134800"/>
                  <w:tag w:val="goog_rdk_11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Interaction interaction =</w:delText>
                      </w:r>
                    </w:del>
                  </w:ins>
                </w:sdtContent>
              </w:sdt>
              <w:ins w:author="Rossi Rossi" w:id="69" w:date="2026-09-22T06:56:59Z">
                <w:del w:author="udhaya kumar" w:id="6" w:date="2026-09-24T06:40:29Z"/>
              </w:ins>
            </w:sdtContent>
          </w:sdt>
        </w:p>
      </w:sdtContent>
    </w:sdt>
    <w:sdt>
      <w:sdtPr>
        <w:id w:val="843871143"/>
        <w:tag w:val="goog_rdk_1184"/>
      </w:sdtPr>
      <w:sdtContent>
        <w:p w:rsidR="00000000" w:rsidDel="00000000" w:rsidP="00000000" w:rsidRDefault="00000000" w:rsidRPr="00000000" w14:paraId="0000010E">
          <w:pPr>
            <w:numPr>
              <w:ilvl w:val="1"/>
              <w:numId w:val="5"/>
            </w:numPr>
            <w:ind w:left="502" w:hanging="360"/>
            <w:rPr>
              <w:ins w:author="Rossi Rossi" w:id="69" w:date="2026-09-22T06:56:59Z"/>
              <w:del w:author="udhaya kumar" w:id="6" w:date="2026-09-24T06:40:29Z"/>
            </w:rPr>
          </w:pPr>
          <w:sdt>
            <w:sdtPr>
              <w:id w:val="-1094612216"/>
              <w:tag w:val="goog_rdk_1181"/>
            </w:sdtPr>
            <w:sdtContent>
              <w:ins w:author="Rossi Rossi" w:id="69" w:date="2026-09-22T06:56:59Z">
                <w:sdt>
                  <w:sdtPr>
                    <w:id w:val="-1721662354"/>
                    <w:tag w:val="goog_rdk_1182"/>
                  </w:sdtPr>
                  <w:sdtContent>
                    <w:del w:author="udhaya kumar" w:id="6" w:date="2026-09-24T06:40:29Z"/>
                  </w:sdtContent>
                </w:sdt>
              </w:ins>
              <w:sdt>
                <w:sdtPr>
                  <w:id w:val="1485049444"/>
                  <w:tag w:val="goog_rdk_118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69" w:date="2026-09-22T06:56:59Z">
                <w:del w:author="udhaya kumar" w:id="6" w:date="2026-09-24T06:40:29Z"/>
              </w:ins>
            </w:sdtContent>
          </w:sdt>
        </w:p>
      </w:sdtContent>
    </w:sdt>
    <w:sdt>
      <w:sdtPr>
        <w:id w:val="1806708392"/>
        <w:tag w:val="goog_rdk_1190"/>
      </w:sdtPr>
      <w:sdtContent>
        <w:p w:rsidR="00000000" w:rsidDel="00000000" w:rsidP="00000000" w:rsidRDefault="00000000" w:rsidRPr="00000000" w14:paraId="0000010F">
          <w:pPr>
            <w:numPr>
              <w:ilvl w:val="1"/>
              <w:numId w:val="5"/>
            </w:numPr>
            <w:ind w:left="502" w:hanging="360"/>
            <w:rPr>
              <w:ins w:author="Abinaya Saravanan" w:id="80" w:date="2026-09-23T05:16:54Z"/>
              <w:del w:author="udhaya kumar" w:id="6" w:date="2026-09-24T06:40:29Z"/>
            </w:rPr>
          </w:pPr>
          <w:sdt>
            <w:sdtPr>
              <w:id w:val="1353077622"/>
              <w:tag w:val="goog_rdk_1187"/>
            </w:sdtPr>
            <w:sdtContent>
              <w:ins w:author="Abinaya Saravanan" w:id="80" w:date="2026-09-23T05:16:54Z">
                <w:sdt>
                  <w:sdtPr>
                    <w:id w:val="-1190672139"/>
                    <w:tag w:val="goog_rdk_1188"/>
                  </w:sdtPr>
                  <w:sdtContent>
                    <w:del w:author="udhaya kumar" w:id="6" w:date="2026-09-24T06:40:29Z"/>
                  </w:sdtContent>
                </w:sdt>
              </w:ins>
              <w:sdt>
                <w:sdtPr>
                  <w:id w:val="2029303729"/>
                  <w:tag w:val="goog_rdk_1189"/>
                </w:sdtPr>
                <w:sdtContent>
                  <w:ins w:author="Abinaya Saravanan" w:id="80" w:date="2026-09-23T05:16:54Z">
                    <w:del w:author="udhaya kumar" w:id="6" w:date="2026-09-24T06:40:29Z">
                      <w:r w:rsidDel="00000000" w:rsidR="00000000" w:rsidRPr="00000000">
                        <w:rPr>
                          <w:rtl w:val="0"/>
                          <w:rPrChange w:author="Abinaya Saravanan" w:id="81" w:date="2026-09-23T05:16:54Z">
                            <w:rPr>
                              <w:rFonts w:ascii="Cambria" w:cs="Cambria" w:eastAsia="Cambria" w:hAnsi="Cambria"/>
                              <w:b w:val="0"/>
                              <w:bCs w:val="0"/>
                              <w:color w:val="000000"/>
                              <w:sz w:val="22"/>
                              <w:szCs w:val="22"/>
                            </w:rPr>
                          </w:rPrChange>
                        </w:rPr>
                        <w:delText xml:space="preserve">curl "https://generativelanguage.googleapis.com/v1beta/interactions" \</w:delText>
                      </w:r>
                    </w:del>
                  </w:ins>
                </w:sdtContent>
              </w:sdt>
              <w:ins w:author="Abinaya Saravanan" w:id="80" w:date="2026-09-23T05:16:54Z">
                <w:del w:author="udhaya kumar" w:id="6" w:date="2026-09-24T06:40:29Z"/>
              </w:ins>
            </w:sdtContent>
          </w:sdt>
        </w:p>
      </w:sdtContent>
    </w:sdt>
    <w:sdt>
      <w:sdtPr>
        <w:id w:val="-983508081"/>
        <w:tag w:val="goog_rdk_1194"/>
      </w:sdtPr>
      <w:sdtContent>
        <w:p w:rsidR="00000000" w:rsidDel="00000000" w:rsidP="00000000" w:rsidRDefault="00000000" w:rsidRPr="00000000" w14:paraId="00000110">
          <w:pPr>
            <w:numPr>
              <w:ilvl w:val="1"/>
              <w:numId w:val="5"/>
            </w:numPr>
            <w:ind w:left="502" w:hanging="360"/>
            <w:rPr>
              <w:ins w:author="Abinaya Saravanan" w:id="80" w:date="2026-09-23T05:16:54Z"/>
              <w:del w:author="udhaya kumar" w:id="6" w:date="2026-09-24T06:40:29Z"/>
            </w:rPr>
          </w:pPr>
          <w:sdt>
            <w:sdtPr>
              <w:id w:val="-2034195235"/>
              <w:tag w:val="goog_rdk_1191"/>
            </w:sdtPr>
            <w:sdtContent>
              <w:ins w:author="Abinaya Saravanan" w:id="80" w:date="2026-09-23T05:16:54Z">
                <w:sdt>
                  <w:sdtPr>
                    <w:id w:val="2077152451"/>
                    <w:tag w:val="goog_rdk_1192"/>
                  </w:sdtPr>
                  <w:sdtContent>
                    <w:del w:author="udhaya kumar" w:id="6" w:date="2026-09-24T06:40:29Z"/>
                  </w:sdtContent>
                </w:sdt>
              </w:ins>
              <w:sdt>
                <w:sdtPr>
                  <w:id w:val="-1181681988"/>
                  <w:tag w:val="goog_rdk_1193"/>
                </w:sdtPr>
                <w:sdtContent>
                  <w:ins w:author="Abinaya Saravanan" w:id="80" w:date="2026-09-23T05:16:54Z">
                    <w:del w:author="udhaya kumar" w:id="6" w:date="2026-09-24T06:40:29Z">
                      <w:r w:rsidDel="00000000" w:rsidR="00000000" w:rsidRPr="00000000">
                        <w:rPr>
                          <w:rtl w:val="0"/>
                          <w:rPrChange w:author="Abinaya Saravanan" w:id="81" w:date="2026-09-23T05:16:54Z">
                            <w:rPr>
                              <w:rFonts w:ascii="Cambria" w:cs="Cambria" w:eastAsia="Cambria" w:hAnsi="Cambria"/>
                              <w:b w:val="0"/>
                              <w:bCs w:val="0"/>
                              <w:color w:val="000000"/>
                              <w:sz w:val="22"/>
                              <w:szCs w:val="22"/>
                            </w:rPr>
                          </w:rPrChange>
                        </w:rPr>
                        <w:delText xml:space="preserve">  -H "Content-Type: application/json" \</w:delText>
                      </w:r>
                    </w:del>
                  </w:ins>
                </w:sdtContent>
              </w:sdt>
              <w:ins w:author="Abinaya Saravanan" w:id="80" w:date="2026-09-23T05:16:54Z">
                <w:del w:author="udhaya kumar" w:id="6" w:date="2026-09-24T06:40:29Z"/>
              </w:ins>
            </w:sdtContent>
          </w:sdt>
        </w:p>
      </w:sdtContent>
    </w:sdt>
    <w:sdt>
      <w:sdtPr>
        <w:id w:val="555024478"/>
        <w:tag w:val="goog_rdk_1198"/>
      </w:sdtPr>
      <w:sdtContent>
        <w:p w:rsidR="00000000" w:rsidDel="00000000" w:rsidP="00000000" w:rsidRDefault="00000000" w:rsidRPr="00000000" w14:paraId="00000111">
          <w:pPr>
            <w:numPr>
              <w:ilvl w:val="1"/>
              <w:numId w:val="5"/>
            </w:numPr>
            <w:ind w:left="502" w:hanging="360"/>
            <w:rPr>
              <w:ins w:author="Abinaya Saravanan" w:id="80" w:date="2026-09-23T05:16:54Z"/>
              <w:del w:author="udhaya kumar" w:id="6" w:date="2026-09-24T06:40:29Z"/>
            </w:rPr>
          </w:pPr>
          <w:sdt>
            <w:sdtPr>
              <w:id w:val="-1743950099"/>
              <w:tag w:val="goog_rdk_1195"/>
            </w:sdtPr>
            <w:sdtContent>
              <w:ins w:author="Abinaya Saravanan" w:id="80" w:date="2026-09-23T05:16:54Z">
                <w:sdt>
                  <w:sdtPr>
                    <w:id w:val="1911057319"/>
                    <w:tag w:val="goog_rdk_1196"/>
                  </w:sdtPr>
                  <w:sdtContent>
                    <w:del w:author="udhaya kumar" w:id="6" w:date="2026-09-24T06:40:29Z"/>
                  </w:sdtContent>
                </w:sdt>
              </w:ins>
              <w:sdt>
                <w:sdtPr>
                  <w:id w:val="2040518523"/>
                  <w:tag w:val="goog_rdk_1197"/>
                </w:sdtPr>
                <w:sdtContent>
                  <w:ins w:author="Abinaya Saravanan" w:id="80" w:date="2026-09-23T05:16:54Z">
                    <w:del w:author="udhaya kumar" w:id="6" w:date="2026-09-24T06:40:29Z">
                      <w:r w:rsidDel="00000000" w:rsidR="00000000" w:rsidRPr="00000000">
                        <w:rPr>
                          <w:rtl w:val="0"/>
                          <w:rPrChange w:author="Abinaya Saravanan" w:id="81" w:date="2026-09-23T05:16:54Z">
                            <w:rPr>
                              <w:rFonts w:ascii="Cambria" w:cs="Cambria" w:eastAsia="Cambria" w:hAnsi="Cambria"/>
                              <w:b w:val="0"/>
                              <w:bCs w:val="0"/>
                              <w:color w:val="000000"/>
                              <w:sz w:val="22"/>
                              <w:szCs w:val="22"/>
                            </w:rPr>
                          </w:rPrChange>
                        </w:rPr>
                        <w:delText xml:space="preserve">  -H "x-goog-api-key: YOUR_API_KEY" \</w:delText>
                      </w:r>
                    </w:del>
                  </w:ins>
                </w:sdtContent>
              </w:sdt>
              <w:ins w:author="Abinaya Saravanan" w:id="80" w:date="2026-09-23T05:16:54Z">
                <w:del w:author="udhaya kumar" w:id="6" w:date="2026-09-24T06:40:29Z"/>
              </w:ins>
            </w:sdtContent>
          </w:sdt>
        </w:p>
      </w:sdtContent>
    </w:sdt>
    <w:sdt>
      <w:sdtPr>
        <w:id w:val="744411948"/>
        <w:tag w:val="goog_rdk_1202"/>
      </w:sdtPr>
      <w:sdtContent>
        <w:p w:rsidR="00000000" w:rsidDel="00000000" w:rsidP="00000000" w:rsidRDefault="00000000" w:rsidRPr="00000000" w14:paraId="00000112">
          <w:pPr>
            <w:numPr>
              <w:ilvl w:val="1"/>
              <w:numId w:val="5"/>
            </w:numPr>
            <w:ind w:left="502" w:hanging="360"/>
            <w:rPr>
              <w:ins w:author="Abinaya Saravanan" w:id="80" w:date="2026-09-23T05:16:54Z"/>
              <w:del w:author="udhaya kumar" w:id="6" w:date="2026-09-24T06:40:29Z"/>
            </w:rPr>
          </w:pPr>
          <w:sdt>
            <w:sdtPr>
              <w:id w:val="159303155"/>
              <w:tag w:val="goog_rdk_1199"/>
            </w:sdtPr>
            <w:sdtContent>
              <w:ins w:author="Abinaya Saravanan" w:id="80" w:date="2026-09-23T05:16:54Z">
                <w:sdt>
                  <w:sdtPr>
                    <w:id w:val="52975344"/>
                    <w:tag w:val="goog_rdk_1200"/>
                  </w:sdtPr>
                  <w:sdtContent>
                    <w:del w:author="udhaya kumar" w:id="6" w:date="2026-09-24T06:40:29Z"/>
                  </w:sdtContent>
                </w:sdt>
              </w:ins>
              <w:sdt>
                <w:sdtPr>
                  <w:id w:val="-124897838"/>
                  <w:tag w:val="goog_rdk_1201"/>
                </w:sdtPr>
                <w:sdtContent>
                  <w:ins w:author="Abinaya Saravanan" w:id="80" w:date="2026-09-23T05:16:54Z">
                    <w:del w:author="udhaya kumar" w:id="6" w:date="2026-09-24T06:40:29Z">
                      <w:r w:rsidDel="00000000" w:rsidR="00000000" w:rsidRPr="00000000">
                        <w:rPr>
                          <w:rtl w:val="0"/>
                          <w:rPrChange w:author="Abinaya Saravanan" w:id="81" w:date="2026-09-23T05:16:54Z">
                            <w:rPr>
                              <w:rFonts w:ascii="Cambria" w:cs="Cambria" w:eastAsia="Cambria" w:hAnsi="Cambria"/>
                              <w:b w:val="0"/>
                              <w:bCs w:val="0"/>
                              <w:color w:val="000000"/>
                              <w:sz w:val="22"/>
                              <w:szCs w:val="22"/>
                            </w:rPr>
                          </w:rPrChange>
                        </w:rPr>
                        <w:delText xml:space="preserve">  -X POST \</w:delText>
                      </w:r>
                    </w:del>
                  </w:ins>
                </w:sdtContent>
              </w:sdt>
              <w:ins w:author="Abinaya Saravanan" w:id="80" w:date="2026-09-23T05:16:54Z">
                <w:del w:author="udhaya kumar" w:id="6" w:date="2026-09-24T06:40:29Z"/>
              </w:ins>
            </w:sdtContent>
          </w:sdt>
        </w:p>
      </w:sdtContent>
    </w:sdt>
    <w:sdt>
      <w:sdtPr>
        <w:id w:val="1522095420"/>
        <w:tag w:val="goog_rdk_1206"/>
      </w:sdtPr>
      <w:sdtContent>
        <w:p w:rsidR="00000000" w:rsidDel="00000000" w:rsidP="00000000" w:rsidRDefault="00000000" w:rsidRPr="00000000" w14:paraId="00000113">
          <w:pPr>
            <w:numPr>
              <w:ilvl w:val="1"/>
              <w:numId w:val="5"/>
            </w:numPr>
            <w:ind w:left="502" w:hanging="360"/>
            <w:rPr>
              <w:ins w:author="Abinaya Saravanan" w:id="80" w:date="2026-09-23T05:16:54Z"/>
              <w:del w:author="udhaya kumar" w:id="6" w:date="2026-09-24T06:40:29Z"/>
            </w:rPr>
          </w:pPr>
          <w:sdt>
            <w:sdtPr>
              <w:id w:val="1054855414"/>
              <w:tag w:val="goog_rdk_1203"/>
            </w:sdtPr>
            <w:sdtContent>
              <w:ins w:author="Abinaya Saravanan" w:id="80" w:date="2026-09-23T05:16:54Z">
                <w:sdt>
                  <w:sdtPr>
                    <w:id w:val="-1816983654"/>
                    <w:tag w:val="goog_rdk_1204"/>
                  </w:sdtPr>
                  <w:sdtContent>
                    <w:del w:author="udhaya kumar" w:id="6" w:date="2026-09-24T06:40:29Z"/>
                  </w:sdtContent>
                </w:sdt>
              </w:ins>
              <w:sdt>
                <w:sdtPr>
                  <w:id w:val="-239464949"/>
                  <w:tag w:val="goog_rdk_1205"/>
                </w:sdtPr>
                <w:sdtContent>
                  <w:ins w:author="Abinaya Saravanan" w:id="80" w:date="2026-09-23T05:16:54Z">
                    <w:del w:author="udhaya kumar" w:id="6" w:date="2026-09-24T06:40:29Z">
                      <w:r w:rsidDel="00000000" w:rsidR="00000000" w:rsidRPr="00000000">
                        <w:rPr>
                          <w:rtl w:val="0"/>
                          <w:rPrChange w:author="Abinaya Saravanan" w:id="81" w:date="2026-09-23T05:16:54Z">
                            <w:rPr>
                              <w:rFonts w:ascii="Cambria" w:cs="Cambria" w:eastAsia="Cambria" w:hAnsi="Cambria"/>
                              <w:b w:val="0"/>
                              <w:bCs w:val="0"/>
                              <w:color w:val="000000"/>
                              <w:sz w:val="22"/>
                              <w:szCs w:val="22"/>
                            </w:rPr>
                          </w:rPrChange>
                        </w:rPr>
                        <w:delText xml:space="preserve">  -d '{</w:delText>
                      </w:r>
                    </w:del>
                  </w:ins>
                </w:sdtContent>
              </w:sdt>
              <w:ins w:author="Abinaya Saravanan" w:id="80" w:date="2026-09-23T05:16:54Z">
                <w:del w:author="udhaya kumar" w:id="6" w:date="2026-09-24T06:40:29Z"/>
              </w:ins>
            </w:sdtContent>
          </w:sdt>
        </w:p>
      </w:sdtContent>
    </w:sdt>
    <w:sdt>
      <w:sdtPr>
        <w:id w:val="1000324161"/>
        <w:tag w:val="goog_rdk_1210"/>
      </w:sdtPr>
      <w:sdtContent>
        <w:p w:rsidR="00000000" w:rsidDel="00000000" w:rsidP="00000000" w:rsidRDefault="00000000" w:rsidRPr="00000000" w14:paraId="00000114">
          <w:pPr>
            <w:numPr>
              <w:ilvl w:val="1"/>
              <w:numId w:val="5"/>
            </w:numPr>
            <w:ind w:left="502" w:hanging="360"/>
            <w:rPr>
              <w:ins w:author="Abinaya Saravanan" w:id="80" w:date="2026-09-23T05:16:54Z"/>
              <w:del w:author="udhaya kumar" w:id="6" w:date="2026-09-24T06:40:29Z"/>
            </w:rPr>
          </w:pPr>
          <w:sdt>
            <w:sdtPr>
              <w:id w:val="1808501345"/>
              <w:tag w:val="goog_rdk_1207"/>
            </w:sdtPr>
            <w:sdtContent>
              <w:ins w:author="Abinaya Saravanan" w:id="80" w:date="2026-09-23T05:16:54Z">
                <w:sdt>
                  <w:sdtPr>
                    <w:id w:val="2035249962"/>
                    <w:tag w:val="goog_rdk_1208"/>
                  </w:sdtPr>
                  <w:sdtContent>
                    <w:del w:author="udhaya kumar" w:id="6" w:date="2026-09-24T06:40:29Z"/>
                  </w:sdtContent>
                </w:sdt>
              </w:ins>
              <w:sdt>
                <w:sdtPr>
                  <w:id w:val="2117017173"/>
                  <w:tag w:val="goog_rdk_1209"/>
                </w:sdtPr>
                <w:sdtContent>
                  <w:ins w:author="Abinaya Saravanan" w:id="80" w:date="2026-09-23T05:16:54Z">
                    <w:del w:author="udhaya kumar" w:id="6" w:date="2026-09-24T06:40:29Z">
                      <w:r w:rsidDel="00000000" w:rsidR="00000000" w:rsidRPr="00000000">
                        <w:rPr>
                          <w:rtl w:val="0"/>
                          <w:rPrChange w:author="Abinaya Saravanan" w:id="81" w:date="2026-09-23T05:16:54Z">
                            <w:rPr>
                              <w:rFonts w:ascii="Cambria" w:cs="Cambria" w:eastAsia="Cambria" w:hAnsi="Cambria"/>
                              <w:b w:val="0"/>
                              <w:bCs w:val="0"/>
                              <w:color w:val="000000"/>
                              <w:sz w:val="22"/>
                              <w:szCs w:val="22"/>
                            </w:rPr>
                          </w:rPrChange>
                        </w:rPr>
                        <w:delText xml:space="preserve">    "model": "models/gemini-1.5-flash",</w:delText>
                      </w:r>
                    </w:del>
                  </w:ins>
                </w:sdtContent>
              </w:sdt>
              <w:ins w:author="Abinaya Saravanan" w:id="80" w:date="2026-09-23T05:16:54Z">
                <w:del w:author="udhaya kumar" w:id="6" w:date="2026-09-24T06:40:29Z"/>
              </w:ins>
            </w:sdtContent>
          </w:sdt>
        </w:p>
      </w:sdtContent>
    </w:sdt>
    <w:sdt>
      <w:sdtPr>
        <w:id w:val="712765615"/>
        <w:tag w:val="goog_rdk_1214"/>
      </w:sdtPr>
      <w:sdtContent>
        <w:p w:rsidR="00000000" w:rsidDel="00000000" w:rsidP="00000000" w:rsidRDefault="00000000" w:rsidRPr="00000000" w14:paraId="00000115">
          <w:pPr>
            <w:numPr>
              <w:ilvl w:val="1"/>
              <w:numId w:val="5"/>
            </w:numPr>
            <w:ind w:left="502" w:hanging="360"/>
            <w:rPr>
              <w:ins w:author="Abinaya Saravanan" w:id="80" w:date="2026-09-23T05:16:54Z"/>
              <w:del w:author="udhaya kumar" w:id="6" w:date="2026-09-24T06:40:29Z"/>
            </w:rPr>
          </w:pPr>
          <w:sdt>
            <w:sdtPr>
              <w:id w:val="1842203357"/>
              <w:tag w:val="goog_rdk_1211"/>
            </w:sdtPr>
            <w:sdtContent>
              <w:ins w:author="Abinaya Saravanan" w:id="80" w:date="2026-09-23T05:16:54Z">
                <w:sdt>
                  <w:sdtPr>
                    <w:id w:val="-1848753938"/>
                    <w:tag w:val="goog_rdk_1212"/>
                  </w:sdtPr>
                  <w:sdtContent>
                    <w:del w:author="udhaya kumar" w:id="6" w:date="2026-09-24T06:40:29Z"/>
                  </w:sdtContent>
                </w:sdt>
              </w:ins>
              <w:sdt>
                <w:sdtPr>
                  <w:id w:val="-180095332"/>
                  <w:tag w:val="goog_rdk_1213"/>
                </w:sdtPr>
                <w:sdtContent>
                  <w:ins w:author="Abinaya Saravanan" w:id="80" w:date="2026-09-23T05:16:54Z">
                    <w:del w:author="udhaya kumar" w:id="6" w:date="2026-09-24T06:40:29Z">
                      <w:r w:rsidDel="00000000" w:rsidR="00000000" w:rsidRPr="00000000">
                        <w:rPr>
                          <w:rtl w:val="0"/>
                          <w:rPrChange w:author="Abinaya Saravanan" w:id="81" w:date="2026-09-23T05:16:54Z">
                            <w:rPr>
                              <w:rFonts w:ascii="Cambria" w:cs="Cambria" w:eastAsia="Cambria" w:hAnsi="Cambria"/>
                              <w:b w:val="0"/>
                              <w:bCs w:val="0"/>
                              <w:color w:val="000000"/>
                              <w:sz w:val="22"/>
                              <w:szCs w:val="22"/>
                            </w:rPr>
                          </w:rPrChange>
                        </w:rPr>
                        <w:delText xml:space="preserve">    "input": "Explain how AI works in a few sentences."</w:delText>
                      </w:r>
                    </w:del>
                  </w:ins>
                </w:sdtContent>
              </w:sdt>
              <w:ins w:author="Abinaya Saravanan" w:id="80" w:date="2026-09-23T05:16:54Z">
                <w:del w:author="udhaya kumar" w:id="6" w:date="2026-09-24T06:40:29Z"/>
              </w:ins>
            </w:sdtContent>
          </w:sdt>
        </w:p>
      </w:sdtContent>
    </w:sdt>
    <w:sdt>
      <w:sdtPr>
        <w:id w:val="1114943871"/>
        <w:tag w:val="goog_rdk_1218"/>
      </w:sdtPr>
      <w:sdtContent>
        <w:p w:rsidR="00000000" w:rsidDel="00000000" w:rsidP="00000000" w:rsidRDefault="00000000" w:rsidRPr="00000000" w14:paraId="00000116">
          <w:pPr>
            <w:numPr>
              <w:ilvl w:val="1"/>
              <w:numId w:val="5"/>
            </w:numPr>
            <w:ind w:left="502" w:hanging="360"/>
            <w:rPr>
              <w:ins w:author="Abinaya Saravanan" w:id="80" w:date="2026-09-23T05:16:54Z"/>
              <w:del w:author="udhaya kumar" w:id="6" w:date="2026-09-24T06:40:29Z"/>
            </w:rPr>
          </w:pPr>
          <w:sdt>
            <w:sdtPr>
              <w:id w:val="-22035460"/>
              <w:tag w:val="goog_rdk_1215"/>
            </w:sdtPr>
            <w:sdtContent>
              <w:ins w:author="Abinaya Saravanan" w:id="80" w:date="2026-09-23T05:16:54Z">
                <w:sdt>
                  <w:sdtPr>
                    <w:id w:val="-1917233754"/>
                    <w:tag w:val="goog_rdk_1216"/>
                  </w:sdtPr>
                  <w:sdtContent>
                    <w:del w:author="udhaya kumar" w:id="6" w:date="2026-09-24T06:40:29Z"/>
                  </w:sdtContent>
                </w:sdt>
              </w:ins>
              <w:sdt>
                <w:sdtPr>
                  <w:id w:val="712989694"/>
                  <w:tag w:val="goog_rdk_1217"/>
                </w:sdtPr>
                <w:sdtContent>
                  <w:ins w:author="Abinaya Saravanan" w:id="80" w:date="2026-09-23T05:16:54Z">
                    <w:del w:author="udhaya kumar" w:id="6" w:date="2026-09-24T06:40:29Z">
                      <w:r w:rsidDel="00000000" w:rsidR="00000000" w:rsidRPr="00000000">
                        <w:rPr>
                          <w:rtl w:val="0"/>
                          <w:rPrChange w:author="Abinaya Saravanan" w:id="81" w:date="2026-09-23T05:16:54Z">
                            <w:rPr>
                              <w:rFonts w:ascii="Cambria" w:cs="Cambria" w:eastAsia="Cambria" w:hAnsi="Cambria"/>
                              <w:b w:val="0"/>
                              <w:bCs w:val="0"/>
                              <w:color w:val="000000"/>
                              <w:sz w:val="22"/>
                              <w:szCs w:val="22"/>
                            </w:rPr>
                          </w:rPrChange>
                        </w:rPr>
                        <w:delText xml:space="preserve">  }'</w:delText>
                      </w:r>
                    </w:del>
                  </w:ins>
                </w:sdtContent>
              </w:sdt>
              <w:ins w:author="Abinaya Saravanan" w:id="80" w:date="2026-09-23T05:16:54Z">
                <w:del w:author="udhaya kumar" w:id="6" w:date="2026-09-24T06:40:29Z"/>
              </w:ins>
            </w:sdtContent>
          </w:sdt>
        </w:p>
      </w:sdtContent>
    </w:sdt>
    <w:sdt>
      <w:sdtPr>
        <w:id w:val="412775996"/>
        <w:tag w:val="goog_rdk_1224"/>
      </w:sdtPr>
      <w:sdtContent>
        <w:p w:rsidR="00000000" w:rsidDel="00000000" w:rsidP="00000000" w:rsidRDefault="00000000" w:rsidRPr="00000000" w14:paraId="00000117">
          <w:pPr>
            <w:numPr>
              <w:ilvl w:val="1"/>
              <w:numId w:val="5"/>
            </w:numPr>
            <w:ind w:left="502" w:hanging="360"/>
            <w:rPr>
              <w:ins w:author="Rossi Rossi" w:id="69" w:date="2026-09-22T06:56:59Z"/>
              <w:del w:author="udhaya kumar" w:id="6" w:date="2026-09-24T06:40:29Z"/>
            </w:rPr>
            <w:pPrChange w:author="Abinaya Saravanan" w:id="0" w:date="2026-09-23T05:16:54Z">
              <w:pPr>
                <w:numPr>
                  <w:ilvl w:val="1"/>
                  <w:numId w:val="5"/>
                </w:numPr>
                <w:ind w:left="502" w:hanging="360"/>
              </w:pPr>
            </w:pPrChange>
          </w:pPr>
          <w:sdt>
            <w:sdtPr>
              <w:id w:val="711601647"/>
              <w:tag w:val="goog_rdk_1221"/>
            </w:sdtPr>
            <w:sdtContent>
              <w:ins w:author="Rossi Rossi" w:id="69" w:date="2026-09-22T06:56:59Z">
                <w:sdt>
                  <w:sdtPr>
                    <w:id w:val="802980472"/>
                    <w:tag w:val="goog_rdk_1222"/>
                  </w:sdtPr>
                  <w:sdtContent>
                    <w:del w:author="udhaya kumar" w:id="6" w:date="2026-09-24T06:40:29Z"/>
                  </w:sdtContent>
                </w:sdt>
              </w:ins>
              <w:sdt>
                <w:sdtPr>
                  <w:id w:val="1254186589"/>
                  <w:tag w:val="goog_rdk_122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95891563"/>
        <w:tag w:val="goog_rdk_1228"/>
      </w:sdtPr>
      <w:sdtContent>
        <w:p w:rsidR="00000000" w:rsidDel="00000000" w:rsidP="00000000" w:rsidRDefault="00000000" w:rsidRPr="00000000" w14:paraId="00000118">
          <w:pPr>
            <w:numPr>
              <w:ilvl w:val="1"/>
              <w:numId w:val="5"/>
            </w:numPr>
            <w:ind w:left="502" w:hanging="360"/>
            <w:rPr>
              <w:ins w:author="Rossi Rossi" w:id="69" w:date="2026-09-22T06:56:59Z"/>
              <w:del w:author="udhaya kumar" w:id="6" w:date="2026-09-24T06:40:29Z"/>
            </w:rPr>
          </w:pPr>
          <w:sdt>
            <w:sdtPr>
              <w:id w:val="-361087691"/>
              <w:tag w:val="goog_rdk_1225"/>
            </w:sdtPr>
            <w:sdtContent>
              <w:ins w:author="Rossi Rossi" w:id="69" w:date="2026-09-22T06:56:59Z">
                <w:sdt>
                  <w:sdtPr>
                    <w:id w:val="-1005839406"/>
                    <w:tag w:val="goog_rdk_1226"/>
                  </w:sdtPr>
                  <w:sdtContent>
                    <w:del w:author="udhaya kumar" w:id="6" w:date="2026-09-24T06:40:29Z"/>
                  </w:sdtContent>
                </w:sdt>
              </w:ins>
              <w:sdt>
                <w:sdtPr>
                  <w:id w:val="604796040"/>
                  <w:tag w:val="goog_rdk_122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69" w:date="2026-09-22T06:56:59Z">
                <w:del w:author="udhaya kumar" w:id="6" w:date="2026-09-24T06:40:29Z"/>
              </w:ins>
            </w:sdtContent>
          </w:sdt>
        </w:p>
      </w:sdtContent>
    </w:sdt>
    <w:sdt>
      <w:sdtPr>
        <w:id w:val="-222106829"/>
        <w:tag w:val="goog_rdk_1232"/>
      </w:sdtPr>
      <w:sdtContent>
        <w:p w:rsidR="00000000" w:rsidDel="00000000" w:rsidP="00000000" w:rsidRDefault="00000000" w:rsidRPr="00000000" w14:paraId="00000119">
          <w:pPr>
            <w:numPr>
              <w:ilvl w:val="1"/>
              <w:numId w:val="5"/>
            </w:numPr>
            <w:ind w:left="502" w:hanging="360"/>
            <w:rPr>
              <w:ins w:author="Rossi Rossi" w:id="69" w:date="2026-09-22T06:56:59Z"/>
              <w:del w:author="udhaya kumar" w:id="6" w:date="2026-09-24T06:40:29Z"/>
            </w:rPr>
          </w:pPr>
          <w:sdt>
            <w:sdtPr>
              <w:id w:val="-531187668"/>
              <w:tag w:val="goog_rdk_1229"/>
            </w:sdtPr>
            <w:sdtContent>
              <w:ins w:author="Rossi Rossi" w:id="69" w:date="2026-09-22T06:56:59Z">
                <w:sdt>
                  <w:sdtPr>
                    <w:id w:val="1623147766"/>
                    <w:tag w:val="goog_rdk_1230"/>
                  </w:sdtPr>
                  <w:sdtContent>
                    <w:del w:author="udhaya kumar" w:id="6" w:date="2026-09-24T06:40:29Z"/>
                  </w:sdtContent>
                </w:sdt>
              </w:ins>
              <w:sdt>
                <w:sdtPr>
                  <w:id w:val="1467500986"/>
                  <w:tag w:val="goog_rdk_123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995270996"/>
        <w:tag w:val="goog_rdk_1236"/>
      </w:sdtPr>
      <w:sdtContent>
        <w:p w:rsidR="00000000" w:rsidDel="00000000" w:rsidP="00000000" w:rsidRDefault="00000000" w:rsidRPr="00000000" w14:paraId="0000011A">
          <w:pPr>
            <w:numPr>
              <w:ilvl w:val="1"/>
              <w:numId w:val="5"/>
            </w:numPr>
            <w:ind w:left="502" w:hanging="360"/>
            <w:rPr>
              <w:ins w:author="Rossi Rossi" w:id="69" w:date="2026-09-22T06:56:59Z"/>
              <w:del w:author="udhaya kumar" w:id="6" w:date="2026-09-24T06:40:29Z"/>
            </w:rPr>
          </w:pPr>
          <w:sdt>
            <w:sdtPr>
              <w:id w:val="1821843798"/>
              <w:tag w:val="goog_rdk_1233"/>
            </w:sdtPr>
            <w:sdtContent>
              <w:ins w:author="Rossi Rossi" w:id="69" w:date="2026-09-22T06:56:59Z">
                <w:sdt>
                  <w:sdtPr>
                    <w:id w:val="1286855669"/>
                    <w:tag w:val="goog_rdk_1234"/>
                  </w:sdtPr>
                  <w:sdtContent>
                    <w:del w:author="udhaya kumar" w:id="6" w:date="2026-09-24T06:40:29Z"/>
                  </w:sdtContent>
                </w:sdt>
              </w:ins>
              <w:sdt>
                <w:sdtPr>
                  <w:id w:val="306982056"/>
                  <w:tag w:val="goog_rdk_123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REST</w:delText>
                      </w:r>
                    </w:del>
                  </w:ins>
                </w:sdtContent>
              </w:sdt>
              <w:ins w:author="Rossi Rossi" w:id="69" w:date="2026-09-22T06:56:59Z">
                <w:del w:author="udhaya kumar" w:id="6" w:date="2026-09-24T06:40:29Z"/>
              </w:ins>
            </w:sdtContent>
          </w:sdt>
        </w:p>
      </w:sdtContent>
    </w:sdt>
    <w:sdt>
      <w:sdtPr>
        <w:id w:val="6736210"/>
        <w:tag w:val="goog_rdk_1240"/>
      </w:sdtPr>
      <w:sdtContent>
        <w:p w:rsidR="00000000" w:rsidDel="00000000" w:rsidP="00000000" w:rsidRDefault="00000000" w:rsidRPr="00000000" w14:paraId="0000011B">
          <w:pPr>
            <w:numPr>
              <w:ilvl w:val="1"/>
              <w:numId w:val="5"/>
            </w:numPr>
            <w:ind w:left="502" w:hanging="360"/>
            <w:rPr>
              <w:ins w:author="Rossi Rossi" w:id="69" w:date="2026-09-22T06:56:59Z"/>
              <w:del w:author="udhaya kumar" w:id="6" w:date="2026-09-24T06:40:29Z"/>
            </w:rPr>
          </w:pPr>
          <w:sdt>
            <w:sdtPr>
              <w:id w:val="-1425410438"/>
              <w:tag w:val="goog_rdk_1237"/>
            </w:sdtPr>
            <w:sdtContent>
              <w:ins w:author="Rossi Rossi" w:id="69" w:date="2026-09-22T06:56:59Z">
                <w:sdt>
                  <w:sdtPr>
                    <w:id w:val="-1373960079"/>
                    <w:tag w:val="goog_rdk_1238"/>
                  </w:sdtPr>
                  <w:sdtContent>
                    <w:del w:author="udhaya kumar" w:id="6" w:date="2026-09-24T06:40:29Z"/>
                  </w:sdtContent>
                </w:sdt>
              </w:ins>
              <w:sdt>
                <w:sdtPr>
                  <w:id w:val="315172621"/>
                  <w:tag w:val="goog_rdk_123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090703335"/>
        <w:tag w:val="goog_rdk_1244"/>
      </w:sdtPr>
      <w:sdtContent>
        <w:p w:rsidR="00000000" w:rsidDel="00000000" w:rsidP="00000000" w:rsidRDefault="00000000" w:rsidRPr="00000000" w14:paraId="0000011C">
          <w:pPr>
            <w:numPr>
              <w:ilvl w:val="1"/>
              <w:numId w:val="5"/>
            </w:numPr>
            <w:ind w:left="502" w:hanging="360"/>
            <w:rPr>
              <w:ins w:author="Rossi Rossi" w:id="69" w:date="2026-09-22T06:56:59Z"/>
              <w:del w:author="udhaya kumar" w:id="6" w:date="2026-09-24T06:40:29Z"/>
            </w:rPr>
          </w:pPr>
          <w:sdt>
            <w:sdtPr>
              <w:id w:val="-255298226"/>
              <w:tag w:val="goog_rdk_1241"/>
            </w:sdtPr>
            <w:sdtContent>
              <w:ins w:author="Rossi Rossi" w:id="69" w:date="2026-09-22T06:56:59Z">
                <w:sdt>
                  <w:sdtPr>
                    <w:id w:val="-1964197577"/>
                    <w:tag w:val="goog_rdk_1242"/>
                  </w:sdtPr>
                  <w:sdtContent>
                    <w:del w:author="udhaya kumar" w:id="6" w:date="2026-09-24T06:40:29Z"/>
                  </w:sdtContent>
                </w:sdt>
              </w:ins>
              <w:sdt>
                <w:sdtPr>
                  <w:id w:val="1708724320"/>
                  <w:tag w:val="goog_rdk_124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69" w:date="2026-09-22T06:56:59Z">
                <w:del w:author="udhaya kumar" w:id="6" w:date="2026-09-24T06:40:29Z"/>
              </w:ins>
            </w:sdtContent>
          </w:sdt>
        </w:p>
      </w:sdtContent>
    </w:sdt>
    <w:sdt>
      <w:sdtPr>
        <w:id w:val="1307088415"/>
        <w:tag w:val="goog_rdk_1248"/>
      </w:sdtPr>
      <w:sdtContent>
        <w:p w:rsidR="00000000" w:rsidDel="00000000" w:rsidP="00000000" w:rsidRDefault="00000000" w:rsidRPr="00000000" w14:paraId="0000011D">
          <w:pPr>
            <w:numPr>
              <w:ilvl w:val="1"/>
              <w:numId w:val="5"/>
            </w:numPr>
            <w:ind w:left="502" w:hanging="360"/>
            <w:rPr>
              <w:ins w:author="Rossi Rossi" w:id="69" w:date="2026-09-22T06:56:59Z"/>
              <w:del w:author="udhaya kumar" w:id="6" w:date="2026-09-24T06:40:29Z"/>
            </w:rPr>
          </w:pPr>
          <w:sdt>
            <w:sdtPr>
              <w:id w:val="-719246138"/>
              <w:tag w:val="goog_rdk_1245"/>
            </w:sdtPr>
            <w:sdtContent>
              <w:ins w:author="Rossi Rossi" w:id="69" w:date="2026-09-22T06:56:59Z">
                <w:sdt>
                  <w:sdtPr>
                    <w:id w:val="-147155185"/>
                    <w:tag w:val="goog_rdk_1246"/>
                  </w:sdtPr>
                  <w:sdtContent>
                    <w:del w:author="udhaya kumar" w:id="6" w:date="2026-09-24T06:40:29Z"/>
                  </w:sdtContent>
                </w:sdt>
              </w:ins>
              <w:sdt>
                <w:sdtPr>
                  <w:id w:val="-1794191733"/>
                  <w:tag w:val="goog_rdk_124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-H 'Content-Type: application/json' \</w:delText>
                      </w:r>
                    </w:del>
                  </w:ins>
                </w:sdtContent>
              </w:sdt>
              <w:ins w:author="Rossi Rossi" w:id="69" w:date="2026-09-22T06:56:59Z">
                <w:del w:author="udhaya kumar" w:id="6" w:date="2026-09-24T06:40:29Z"/>
              </w:ins>
            </w:sdtContent>
          </w:sdt>
        </w:p>
      </w:sdtContent>
    </w:sdt>
    <w:sdt>
      <w:sdtPr>
        <w:id w:val="919065898"/>
        <w:tag w:val="goog_rdk_1252"/>
      </w:sdtPr>
      <w:sdtContent>
        <w:p w:rsidR="00000000" w:rsidDel="00000000" w:rsidP="00000000" w:rsidRDefault="00000000" w:rsidRPr="00000000" w14:paraId="0000011E">
          <w:pPr>
            <w:numPr>
              <w:ilvl w:val="1"/>
              <w:numId w:val="5"/>
            </w:numPr>
            <w:ind w:left="502" w:hanging="360"/>
            <w:rPr>
              <w:ins w:author="Rossi Rossi" w:id="69" w:date="2026-09-22T06:56:59Z"/>
              <w:del w:author="udhaya kumar" w:id="6" w:date="2026-09-24T06:40:29Z"/>
            </w:rPr>
          </w:pPr>
          <w:sdt>
            <w:sdtPr>
              <w:id w:val="-1879883427"/>
              <w:tag w:val="goog_rdk_1249"/>
            </w:sdtPr>
            <w:sdtContent>
              <w:ins w:author="Rossi Rossi" w:id="69" w:date="2026-09-22T06:56:59Z">
                <w:sdt>
                  <w:sdtPr>
                    <w:id w:val="232536191"/>
                    <w:tag w:val="goog_rdk_1250"/>
                  </w:sdtPr>
                  <w:sdtContent>
                    <w:del w:author="udhaya kumar" w:id="6" w:date="2026-09-24T06:40:29Z"/>
                  </w:sdtContent>
                </w:sdt>
              </w:ins>
              <w:sdt>
                <w:sdtPr>
                  <w:id w:val="1740926928"/>
                  <w:tag w:val="goog_rdk_125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-H "x-goog-api-key: YOUR_API_KEY" \</w:delText>
                      </w:r>
                    </w:del>
                  </w:ins>
                </w:sdtContent>
              </w:sdt>
              <w:ins w:author="Rossi Rossi" w:id="69" w:date="2026-09-22T06:56:59Z">
                <w:del w:author="udhaya kumar" w:id="6" w:date="2026-09-24T06:40:29Z"/>
              </w:ins>
            </w:sdtContent>
          </w:sdt>
        </w:p>
      </w:sdtContent>
    </w:sdt>
    <w:sdt>
      <w:sdtPr>
        <w:id w:val="1274792405"/>
        <w:tag w:val="goog_rdk_1256"/>
      </w:sdtPr>
      <w:sdtContent>
        <w:p w:rsidR="00000000" w:rsidDel="00000000" w:rsidP="00000000" w:rsidRDefault="00000000" w:rsidRPr="00000000" w14:paraId="0000011F">
          <w:pPr>
            <w:numPr>
              <w:ilvl w:val="1"/>
              <w:numId w:val="5"/>
            </w:numPr>
            <w:ind w:left="502" w:hanging="360"/>
            <w:rPr>
              <w:ins w:author="Rossi Rossi" w:id="69" w:date="2026-09-22T06:56:59Z"/>
              <w:del w:author="udhaya kumar" w:id="6" w:date="2026-09-24T06:40:29Z"/>
            </w:rPr>
          </w:pPr>
          <w:sdt>
            <w:sdtPr>
              <w:id w:val="615552734"/>
              <w:tag w:val="goog_rdk_1253"/>
            </w:sdtPr>
            <w:sdtContent>
              <w:ins w:author="Rossi Rossi" w:id="69" w:date="2026-09-22T06:56:59Z">
                <w:sdt>
                  <w:sdtPr>
                    <w:id w:val="912563712"/>
                    <w:tag w:val="goog_rdk_1254"/>
                  </w:sdtPr>
                  <w:sdtContent>
                    <w:del w:author="udhaya kumar" w:id="6" w:date="2026-09-24T06:40:29Z"/>
                  </w:sdtContent>
                </w:sdt>
              </w:ins>
              <w:sdt>
                <w:sdtPr>
                  <w:id w:val="-867955490"/>
                  <w:tag w:val="goog_rdk_12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-X POST \</w:delText>
                      </w:r>
                    </w:del>
                  </w:ins>
                </w:sdtContent>
              </w:sdt>
              <w:ins w:author="Rossi Rossi" w:id="69" w:date="2026-09-22T06:56:59Z">
                <w:del w:author="udhaya kumar" w:id="6" w:date="2026-09-24T06:40:29Z"/>
              </w:ins>
            </w:sdtContent>
          </w:sdt>
        </w:p>
      </w:sdtContent>
    </w:sdt>
    <w:sdt>
      <w:sdtPr>
        <w:id w:val="1036471875"/>
        <w:tag w:val="goog_rdk_1260"/>
      </w:sdtPr>
      <w:sdtContent>
        <w:p w:rsidR="00000000" w:rsidDel="00000000" w:rsidP="00000000" w:rsidRDefault="00000000" w:rsidRPr="00000000" w14:paraId="00000120">
          <w:pPr>
            <w:numPr>
              <w:ilvl w:val="1"/>
              <w:numId w:val="5"/>
            </w:numPr>
            <w:ind w:left="502" w:hanging="360"/>
            <w:rPr>
              <w:ins w:author="Rossi Rossi" w:id="69" w:date="2026-09-22T06:56:59Z"/>
              <w:del w:author="udhaya kumar" w:id="6" w:date="2026-09-24T06:40:29Z"/>
            </w:rPr>
          </w:pPr>
          <w:sdt>
            <w:sdtPr>
              <w:id w:val="-819640828"/>
              <w:tag w:val="goog_rdk_1257"/>
            </w:sdtPr>
            <w:sdtContent>
              <w:ins w:author="Rossi Rossi" w:id="69" w:date="2026-09-22T06:56:59Z">
                <w:sdt>
                  <w:sdtPr>
                    <w:id w:val="1913867745"/>
                    <w:tag w:val="goog_rdk_1258"/>
                  </w:sdtPr>
                  <w:sdtContent>
                    <w:del w:author="udhaya kumar" w:id="6" w:date="2026-09-24T06:40:29Z"/>
                  </w:sdtContent>
                </w:sdt>
              </w:ins>
              <w:sdt>
                <w:sdtPr>
                  <w:id w:val="-1978360999"/>
                  <w:tag w:val="goog_rdk_12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-d '{</w:delText>
                      </w:r>
                    </w:del>
                  </w:ins>
                </w:sdtContent>
              </w:sdt>
              <w:ins w:author="Rossi Rossi" w:id="69" w:date="2026-09-22T06:56:59Z">
                <w:del w:author="udhaya kumar" w:id="6" w:date="2026-09-24T06:40:29Z"/>
              </w:ins>
            </w:sdtContent>
          </w:sdt>
        </w:p>
      </w:sdtContent>
    </w:sdt>
    <w:sdt>
      <w:sdtPr>
        <w:id w:val="-21668050"/>
        <w:tag w:val="goog_rdk_1264"/>
      </w:sdtPr>
      <w:sdtContent>
        <w:p w:rsidR="00000000" w:rsidDel="00000000" w:rsidP="00000000" w:rsidRDefault="00000000" w:rsidRPr="00000000" w14:paraId="00000121">
          <w:pPr>
            <w:numPr>
              <w:ilvl w:val="1"/>
              <w:numId w:val="5"/>
            </w:numPr>
            <w:ind w:left="502" w:hanging="360"/>
            <w:rPr>
              <w:ins w:author="Rossi Rossi" w:id="69" w:date="2026-09-22T06:56:59Z"/>
              <w:del w:author="udhaya kumar" w:id="6" w:date="2026-09-24T06:40:29Z"/>
            </w:rPr>
          </w:pPr>
          <w:sdt>
            <w:sdtPr>
              <w:id w:val="1956056631"/>
              <w:tag w:val="goog_rdk_1261"/>
            </w:sdtPr>
            <w:sdtContent>
              <w:ins w:author="Rossi Rossi" w:id="69" w:date="2026-09-22T06:56:59Z">
                <w:sdt>
                  <w:sdtPr>
                    <w:id w:val="-1197372463"/>
                    <w:tag w:val="goog_rdk_1262"/>
                  </w:sdtPr>
                  <w:sdtContent>
                    <w:del w:author="udhaya kumar" w:id="6" w:date="2026-09-24T06:40:29Z"/>
                  </w:sdtContent>
                </w:sdt>
              </w:ins>
              <w:sdt>
                <w:sdtPr>
                  <w:id w:val="-1493426186"/>
                  <w:tag w:val="goog_rdk_12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"model": "gemini-3.8-flash",</w:delText>
                      </w:r>
                    </w:del>
                  </w:ins>
                </w:sdtContent>
              </w:sdt>
              <w:ins w:author="Rossi Rossi" w:id="69" w:date="2026-09-22T06:56:59Z">
                <w:del w:author="udhaya kumar" w:id="6" w:date="2026-09-24T06:40:29Z"/>
              </w:ins>
            </w:sdtContent>
          </w:sdt>
        </w:p>
      </w:sdtContent>
    </w:sdt>
    <w:sdt>
      <w:sdtPr>
        <w:id w:val="1172723825"/>
        <w:tag w:val="goog_rdk_1268"/>
      </w:sdtPr>
      <w:sdtContent>
        <w:p w:rsidR="00000000" w:rsidDel="00000000" w:rsidP="00000000" w:rsidRDefault="00000000" w:rsidRPr="00000000" w14:paraId="00000122">
          <w:pPr>
            <w:numPr>
              <w:ilvl w:val="1"/>
              <w:numId w:val="5"/>
            </w:numPr>
            <w:ind w:left="502" w:hanging="360"/>
            <w:rPr>
              <w:ins w:author="Rossi Rossi" w:id="69" w:date="2026-09-22T06:56:59Z"/>
              <w:del w:author="udhaya kumar" w:id="6" w:date="2026-09-24T06:40:29Z"/>
            </w:rPr>
          </w:pPr>
          <w:sdt>
            <w:sdtPr>
              <w:id w:val="588229322"/>
              <w:tag w:val="goog_rdk_1265"/>
            </w:sdtPr>
            <w:sdtContent>
              <w:ins w:author="Rossi Rossi" w:id="69" w:date="2026-09-22T06:56:59Z">
                <w:sdt>
                  <w:sdtPr>
                    <w:id w:val="698779678"/>
                    <w:tag w:val="goog_rdk_1266"/>
                  </w:sdtPr>
                  <w:sdtContent>
                    <w:del w:author="udhaya kumar" w:id="6" w:date="2026-09-24T06:40:29Z"/>
                  </w:sdtContent>
                </w:sdt>
              </w:ins>
              <w:sdt>
                <w:sdtPr>
                  <w:id w:val="-78845418"/>
                  <w:tag w:val="goog_rdk_126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69" w:date="2026-09-22T06:56:59Z">
                <w:del w:author="udhaya kumar" w:id="6" w:date="2026-09-24T06:40:29Z"/>
              </w:ins>
            </w:sdtContent>
          </w:sdt>
        </w:p>
      </w:sdtContent>
    </w:sdt>
    <w:sdt>
      <w:sdtPr>
        <w:id w:val="1365276480"/>
        <w:tag w:val="goog_rdk_1272"/>
      </w:sdtPr>
      <w:sdtContent>
        <w:p w:rsidR="00000000" w:rsidDel="00000000" w:rsidP="00000000" w:rsidRDefault="00000000" w:rsidRPr="00000000" w14:paraId="00000123">
          <w:pPr>
            <w:numPr>
              <w:ilvl w:val="1"/>
              <w:numId w:val="5"/>
            </w:numPr>
            <w:ind w:left="502" w:hanging="360"/>
            <w:rPr>
              <w:ins w:author="Rossi Rossi" w:id="69" w:date="2026-09-22T06:56:59Z"/>
              <w:del w:author="udhaya kumar" w:id="6" w:date="2026-09-24T06:40:29Z"/>
            </w:rPr>
          </w:pPr>
          <w:sdt>
            <w:sdtPr>
              <w:id w:val="2146516613"/>
              <w:tag w:val="goog_rdk_1269"/>
            </w:sdtPr>
            <w:sdtContent>
              <w:ins w:author="Rossi Rossi" w:id="69" w:date="2026-09-22T06:56:59Z">
                <w:sdt>
                  <w:sdtPr>
                    <w:id w:val="538150155"/>
                    <w:tag w:val="goog_rdk_1270"/>
                  </w:sdtPr>
                  <w:sdtContent>
                    <w:del w:author="udhaya kumar" w:id="6" w:date="2026-09-24T06:40:29Z"/>
                  </w:sdtContent>
                </w:sdt>
              </w:ins>
              <w:sdt>
                <w:sdtPr>
                  <w:id w:val="165922239"/>
                  <w:tag w:val="goog_rdk_127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delText>
                      </w:r>
                    </w:del>
                  </w:ins>
                </w:sdtContent>
              </w:sdt>
              <w:ins w:author="Rossi Rossi" w:id="69" w:date="2026-09-22T06:56:59Z">
                <w:del w:author="udhaya kumar" w:id="6" w:date="2026-09-24T06:40:29Z"/>
              </w:ins>
            </w:sdtContent>
          </w:sdt>
        </w:p>
      </w:sdtContent>
    </w:sdt>
    <w:sdt>
      <w:sdtPr>
        <w:id w:val="-2076810386"/>
        <w:tag w:val="goog_rdk_1278"/>
      </w:sdtPr>
      <w:sdtContent>
        <w:p w:rsidR="00000000" w:rsidDel="00000000" w:rsidP="00000000" w:rsidRDefault="00000000" w:rsidRPr="00000000" w14:paraId="00000124">
          <w:pPr>
            <w:numPr>
              <w:ilvl w:val="1"/>
              <w:numId w:val="5"/>
            </w:numPr>
            <w:ind w:left="502" w:hanging="360"/>
            <w:rPr>
              <w:ins w:author="Abinaya Saravanan" w:id="82" w:date="2026-09-23T05:17:17Z"/>
              <w:del w:author="udhaya kumar" w:id="6" w:date="2026-09-24T06:40:29Z"/>
            </w:rPr>
          </w:pPr>
          <w:sdt>
            <w:sdtPr>
              <w:id w:val="1931038583"/>
              <w:tag w:val="goog_rdk_1275"/>
            </w:sdtPr>
            <w:sdtContent>
              <w:ins w:author="Abinaya Saravanan" w:id="82" w:date="2026-09-23T05:17:17Z">
                <w:sdt>
                  <w:sdtPr>
                    <w:id w:val="-690048725"/>
                    <w:tag w:val="goog_rdk_1276"/>
                  </w:sdtPr>
                  <w:sdtContent>
                    <w:del w:author="udhaya kumar" w:id="6" w:date="2026-09-24T06:40:29Z"/>
                  </w:sdtContent>
                </w:sdt>
              </w:ins>
              <w:sdt>
                <w:sdtPr>
                  <w:id w:val="474637165"/>
                  <w:tag w:val="goog_rdk_1277"/>
                </w:sdtPr>
                <w:sdtContent>
                  <w:ins w:author="Abinaya Saravanan" w:id="82" w:date="2026-09-23T05:17:17Z">
                    <w:del w:author="udhaya kumar" w:id="6" w:date="2026-09-24T06:40:29Z">
                      <w:r w:rsidDel="00000000" w:rsidR="00000000" w:rsidRPr="00000000">
                        <w:rPr>
                          <w:rtl w:val="0"/>
                          <w:rPrChange w:author="Abinaya Saravanan" w:id="83" w:date="2026-09-23T05:17:17Z">
                            <w:rPr>
                              <w:rFonts w:ascii="Cambria" w:cs="Cambria" w:eastAsia="Cambria" w:hAnsi="Cambria"/>
                              <w:b w:val="0"/>
                              <w:bCs w:val="0"/>
                              <w:color w:val="000000"/>
                              <w:sz w:val="22"/>
                              <w:szCs w:val="22"/>
                            </w:rPr>
                          </w:rPrChange>
                        </w:rPr>
                        <w:delText xml:space="preserve">{</w:delText>
                      </w:r>
                    </w:del>
                  </w:ins>
                </w:sdtContent>
              </w:sdt>
              <w:ins w:author="Abinaya Saravanan" w:id="82" w:date="2026-09-23T05:17:17Z">
                <w:del w:author="udhaya kumar" w:id="6" w:date="2026-09-24T06:40:29Z"/>
              </w:ins>
            </w:sdtContent>
          </w:sdt>
        </w:p>
      </w:sdtContent>
    </w:sdt>
    <w:sdt>
      <w:sdtPr>
        <w:id w:val="-1350561801"/>
        <w:tag w:val="goog_rdk_1282"/>
      </w:sdtPr>
      <w:sdtContent>
        <w:p w:rsidR="00000000" w:rsidDel="00000000" w:rsidP="00000000" w:rsidRDefault="00000000" w:rsidRPr="00000000" w14:paraId="00000125">
          <w:pPr>
            <w:numPr>
              <w:ilvl w:val="1"/>
              <w:numId w:val="5"/>
            </w:numPr>
            <w:ind w:left="502" w:hanging="360"/>
            <w:rPr>
              <w:ins w:author="Abinaya Saravanan" w:id="82" w:date="2026-09-23T05:17:17Z"/>
              <w:del w:author="udhaya kumar" w:id="6" w:date="2026-09-24T06:40:29Z"/>
            </w:rPr>
          </w:pPr>
          <w:sdt>
            <w:sdtPr>
              <w:id w:val="437311360"/>
              <w:tag w:val="goog_rdk_1279"/>
            </w:sdtPr>
            <w:sdtContent>
              <w:ins w:author="Abinaya Saravanan" w:id="82" w:date="2026-09-23T05:17:17Z">
                <w:sdt>
                  <w:sdtPr>
                    <w:id w:val="-140163915"/>
                    <w:tag w:val="goog_rdk_1280"/>
                  </w:sdtPr>
                  <w:sdtContent>
                    <w:del w:author="udhaya kumar" w:id="6" w:date="2026-09-24T06:40:29Z"/>
                  </w:sdtContent>
                </w:sdt>
              </w:ins>
              <w:sdt>
                <w:sdtPr>
                  <w:id w:val="-1385057089"/>
                  <w:tag w:val="goog_rdk_1281"/>
                </w:sdtPr>
                <w:sdtContent>
                  <w:ins w:author="Abinaya Saravanan" w:id="82" w:date="2026-09-23T05:17:17Z">
                    <w:del w:author="udhaya kumar" w:id="6" w:date="2026-09-24T06:40:29Z">
                      <w:r w:rsidDel="00000000" w:rsidR="00000000" w:rsidRPr="00000000">
                        <w:rPr>
                          <w:rtl w:val="0"/>
                          <w:rPrChange w:author="Abinaya Saravanan" w:id="83" w:date="2026-09-23T05:17:17Z">
                            <w:rPr>
                              <w:rFonts w:ascii="Cambria" w:cs="Cambria" w:eastAsia="Cambria" w:hAnsi="Cambria"/>
                              <w:b w:val="0"/>
                              <w:bCs w:val="0"/>
                              <w:color w:val="000000"/>
                              <w:sz w:val="22"/>
                              <w:szCs w:val="22"/>
                            </w:rPr>
                          </w:rPrChange>
                        </w:rPr>
                        <w:delText xml:space="preserve">  "model": "models/gemini-1.5-flash",</w:delText>
                      </w:r>
                    </w:del>
                  </w:ins>
                </w:sdtContent>
              </w:sdt>
              <w:ins w:author="Abinaya Saravanan" w:id="82" w:date="2026-09-23T05:17:17Z">
                <w:del w:author="udhaya kumar" w:id="6" w:date="2026-09-24T06:40:29Z"/>
              </w:ins>
            </w:sdtContent>
          </w:sdt>
        </w:p>
      </w:sdtContent>
    </w:sdt>
    <w:sdt>
      <w:sdtPr>
        <w:id w:val="161335549"/>
        <w:tag w:val="goog_rdk_1286"/>
      </w:sdtPr>
      <w:sdtContent>
        <w:p w:rsidR="00000000" w:rsidDel="00000000" w:rsidP="00000000" w:rsidRDefault="00000000" w:rsidRPr="00000000" w14:paraId="00000126">
          <w:pPr>
            <w:numPr>
              <w:ilvl w:val="1"/>
              <w:numId w:val="5"/>
            </w:numPr>
            <w:ind w:left="502" w:hanging="360"/>
            <w:rPr>
              <w:ins w:author="Abinaya Saravanan" w:id="82" w:date="2026-09-23T05:17:17Z"/>
              <w:del w:author="udhaya kumar" w:id="6" w:date="2026-09-24T06:40:29Z"/>
            </w:rPr>
          </w:pPr>
          <w:sdt>
            <w:sdtPr>
              <w:id w:val="-1887207496"/>
              <w:tag w:val="goog_rdk_1283"/>
            </w:sdtPr>
            <w:sdtContent>
              <w:ins w:author="Abinaya Saravanan" w:id="82" w:date="2026-09-23T05:17:17Z">
                <w:sdt>
                  <w:sdtPr>
                    <w:id w:val="-2091405861"/>
                    <w:tag w:val="goog_rdk_1284"/>
                  </w:sdtPr>
                  <w:sdtContent>
                    <w:del w:author="udhaya kumar" w:id="6" w:date="2026-09-24T06:40:29Z"/>
                  </w:sdtContent>
                </w:sdt>
              </w:ins>
              <w:sdt>
                <w:sdtPr>
                  <w:id w:val="-1269119391"/>
                  <w:tag w:val="goog_rdk_1285"/>
                </w:sdtPr>
                <w:sdtContent>
                  <w:ins w:author="Abinaya Saravanan" w:id="82" w:date="2026-09-23T05:17:17Z">
                    <w:del w:author="udhaya kumar" w:id="6" w:date="2026-09-24T06:40:29Z">
                      <w:r w:rsidDel="00000000" w:rsidR="00000000" w:rsidRPr="00000000">
                        <w:rPr>
                          <w:rtl w:val="0"/>
                          <w:rPrChange w:author="Abinaya Saravanan" w:id="83" w:date="2026-09-23T05:17:17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82" w:date="2026-09-23T05:17:17Z">
                <w:del w:author="udhaya kumar" w:id="6" w:date="2026-09-24T06:40:29Z"/>
              </w:ins>
            </w:sdtContent>
          </w:sdt>
        </w:p>
      </w:sdtContent>
    </w:sdt>
    <w:sdt>
      <w:sdtPr>
        <w:id w:val="113627441"/>
        <w:tag w:val="goog_rdk_1290"/>
      </w:sdtPr>
      <w:sdtContent>
        <w:p w:rsidR="00000000" w:rsidDel="00000000" w:rsidP="00000000" w:rsidRDefault="00000000" w:rsidRPr="00000000" w14:paraId="00000127">
          <w:pPr>
            <w:numPr>
              <w:ilvl w:val="1"/>
              <w:numId w:val="5"/>
            </w:numPr>
            <w:ind w:left="502" w:hanging="360"/>
            <w:rPr>
              <w:ins w:author="Abinaya Saravanan" w:id="82" w:date="2026-09-23T05:17:17Z"/>
              <w:del w:author="udhaya kumar" w:id="6" w:date="2026-09-24T06:40:29Z"/>
            </w:rPr>
          </w:pPr>
          <w:sdt>
            <w:sdtPr>
              <w:id w:val="1990621970"/>
              <w:tag w:val="goog_rdk_1287"/>
            </w:sdtPr>
            <w:sdtContent>
              <w:ins w:author="Abinaya Saravanan" w:id="82" w:date="2026-09-23T05:17:17Z">
                <w:sdt>
                  <w:sdtPr>
                    <w:id w:val="-275656319"/>
                    <w:tag w:val="goog_rdk_1288"/>
                  </w:sdtPr>
                  <w:sdtContent>
                    <w:del w:author="udhaya kumar" w:id="6" w:date="2026-09-24T06:40:29Z"/>
                  </w:sdtContent>
                </w:sdt>
              </w:ins>
              <w:sdt>
                <w:sdtPr>
                  <w:id w:val="1222071586"/>
                  <w:tag w:val="goog_rdk_1289"/>
                </w:sdtPr>
                <w:sdtContent>
                  <w:ins w:author="Abinaya Saravanan" w:id="82" w:date="2026-09-23T05:17:17Z">
                    <w:del w:author="udhaya kumar" w:id="6" w:date="2026-09-24T06:40:29Z">
                      <w:r w:rsidDel="00000000" w:rsidR="00000000" w:rsidRPr="00000000">
                        <w:rPr>
                          <w:rtl w:val="0"/>
                          <w:rPrChange w:author="Abinaya Saravanan" w:id="83" w:date="2026-09-23T05:17:17Z">
                            <w:rPr>
                              <w:rFonts w:ascii="Cambria" w:cs="Cambria" w:eastAsia="Cambria" w:hAnsi="Cambria"/>
                              <w:b w:val="0"/>
                              <w:bCs w:val="0"/>
                              <w:color w:val="000000"/>
                              <w:sz w:val="22"/>
                              <w:szCs w:val="22"/>
                            </w:rPr>
                          </w:rPrChange>
                        </w:rPr>
                        <w:delText xml:space="preserve">}</w:delText>
                      </w:r>
                    </w:del>
                  </w:ins>
                </w:sdtContent>
              </w:sdt>
              <w:ins w:author="Abinaya Saravanan" w:id="82" w:date="2026-09-23T05:17:17Z">
                <w:del w:author="udhaya kumar" w:id="6" w:date="2026-09-24T06:40:29Z"/>
              </w:ins>
            </w:sdtContent>
          </w:sdt>
        </w:p>
      </w:sdtContent>
    </w:sdt>
    <w:sdt>
      <w:sdtPr>
        <w:id w:val="-1516023022"/>
        <w:tag w:val="goog_rdk_1296"/>
      </w:sdtPr>
      <w:sdtContent>
        <w:p w:rsidR="00000000" w:rsidDel="00000000" w:rsidP="00000000" w:rsidRDefault="00000000" w:rsidRPr="00000000" w14:paraId="00000128">
          <w:pPr>
            <w:numPr>
              <w:ilvl w:val="1"/>
              <w:numId w:val="5"/>
            </w:numPr>
            <w:ind w:left="502" w:hanging="360"/>
            <w:rPr>
              <w:ins w:author="Rossi Rossi" w:id="69" w:date="2026-09-22T06:56:59Z"/>
              <w:del w:author="udhaya kumar" w:id="6" w:date="2026-09-24T06:40:29Z"/>
            </w:rPr>
            <w:pPrChange w:author="Abinaya Saravanan" w:id="0" w:date="2026-09-23T05:17:17Z">
              <w:pPr>
                <w:numPr>
                  <w:ilvl w:val="1"/>
                  <w:numId w:val="5"/>
                </w:numPr>
                <w:ind w:left="502" w:hanging="360"/>
              </w:pPr>
            </w:pPrChange>
          </w:pPr>
          <w:sdt>
            <w:sdtPr>
              <w:id w:val="170770245"/>
              <w:tag w:val="goog_rdk_1293"/>
            </w:sdtPr>
            <w:sdtContent>
              <w:ins w:author="Rossi Rossi" w:id="69" w:date="2026-09-22T06:56:59Z">
                <w:sdt>
                  <w:sdtPr>
                    <w:id w:val="-967686313"/>
                    <w:tag w:val="goog_rdk_1294"/>
                  </w:sdtPr>
                  <w:sdtContent>
                    <w:del w:author="udhaya kumar" w:id="6" w:date="2026-09-24T06:40:29Z"/>
                  </w:sdtContent>
                </w:sdt>
              </w:ins>
              <w:sdt>
                <w:sdtPr>
                  <w:id w:val="-269261399"/>
                  <w:tag w:val="goog_rdk_129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696021947"/>
        <w:tag w:val="goog_rdk_1300"/>
      </w:sdtPr>
      <w:sdtContent>
        <w:p w:rsidR="00000000" w:rsidDel="00000000" w:rsidP="00000000" w:rsidRDefault="00000000" w:rsidRPr="00000000" w14:paraId="00000129">
          <w:pPr>
            <w:numPr>
              <w:ilvl w:val="1"/>
              <w:numId w:val="5"/>
            </w:numPr>
            <w:ind w:left="502" w:hanging="360"/>
            <w:rPr>
              <w:ins w:author="Rossi Rossi" w:id="69" w:date="2026-09-22T06:56:59Z"/>
              <w:del w:author="udhaya kumar" w:id="6" w:date="2026-09-24T06:40:29Z"/>
            </w:rPr>
          </w:pPr>
          <w:sdt>
            <w:sdtPr>
              <w:id w:val="-1694136359"/>
              <w:tag w:val="goog_rdk_1297"/>
            </w:sdtPr>
            <w:sdtContent>
              <w:ins w:author="Rossi Rossi" w:id="69" w:date="2026-09-22T06:56:59Z">
                <w:sdt>
                  <w:sdtPr>
                    <w:id w:val="-413056851"/>
                    <w:tag w:val="goog_rdk_1298"/>
                  </w:sdtPr>
                  <w:sdtContent>
                    <w:del w:author="udhaya kumar" w:id="6" w:date="2026-09-24T06:40:29Z"/>
                  </w:sdtContent>
                </w:sdt>
              </w:ins>
              <w:sdt>
                <w:sdtPr>
                  <w:id w:val="-1266664646"/>
                  <w:tag w:val="goog_rdk_129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Security and secret management</w:delText>
                      </w:r>
                    </w:del>
                  </w:ins>
                </w:sdtContent>
              </w:sdt>
              <w:ins w:author="Rossi Rossi" w:id="69" w:date="2026-09-22T06:56:59Z">
                <w:del w:author="udhaya kumar" w:id="6" w:date="2026-09-24T06:40:29Z"/>
              </w:ins>
            </w:sdtContent>
          </w:sdt>
        </w:p>
      </w:sdtContent>
    </w:sdt>
    <w:sdt>
      <w:sdtPr>
        <w:id w:val="1445756097"/>
        <w:tag w:val="goog_rdk_1304"/>
      </w:sdtPr>
      <w:sdtContent>
        <w:p w:rsidR="00000000" w:rsidDel="00000000" w:rsidP="00000000" w:rsidRDefault="00000000" w:rsidRPr="00000000" w14:paraId="0000012A">
          <w:pPr>
            <w:numPr>
              <w:ilvl w:val="1"/>
              <w:numId w:val="5"/>
            </w:numPr>
            <w:ind w:left="502" w:hanging="360"/>
            <w:rPr>
              <w:ins w:author="Rossi Rossi" w:id="69" w:date="2026-09-22T06:56:59Z"/>
              <w:del w:author="udhaya kumar" w:id="6" w:date="2026-09-24T06:40:29Z"/>
            </w:rPr>
          </w:pPr>
          <w:sdt>
            <w:sdtPr>
              <w:id w:val="847880721"/>
              <w:tag w:val="goog_rdk_1301"/>
            </w:sdtPr>
            <w:sdtContent>
              <w:ins w:author="Rossi Rossi" w:id="69" w:date="2026-09-22T06:56:59Z">
                <w:sdt>
                  <w:sdtPr>
                    <w:id w:val="183624003"/>
                    <w:tag w:val="goog_rdk_1302"/>
                  </w:sdtPr>
                  <w:sdtContent>
                    <w:del w:author="udhaya kumar" w:id="6" w:date="2026-09-24T06:40:29Z"/>
                  </w:sdtContent>
                </w:sdt>
              </w:ins>
              <w:sdt>
                <w:sdtPr>
                  <w:id w:val="-1255177135"/>
                  <w:tag w:val="goog_rdk_130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48190310"/>
        <w:tag w:val="goog_rdk_1308"/>
      </w:sdtPr>
      <w:sdtContent>
        <w:p w:rsidR="00000000" w:rsidDel="00000000" w:rsidP="00000000" w:rsidRDefault="00000000" w:rsidRPr="00000000" w14:paraId="0000012B">
          <w:pPr>
            <w:numPr>
              <w:ilvl w:val="1"/>
              <w:numId w:val="5"/>
            </w:numPr>
            <w:ind w:left="502" w:hanging="360"/>
            <w:rPr>
              <w:ins w:author="Rossi Rossi" w:id="69" w:date="2026-09-22T06:56:59Z"/>
              <w:del w:author="udhaya kumar" w:id="6" w:date="2026-09-24T06:40:29Z"/>
            </w:rPr>
          </w:pPr>
          <w:sdt>
            <w:sdtPr>
              <w:id w:val="309017730"/>
              <w:tag w:val="goog_rdk_1305"/>
            </w:sdtPr>
            <w:sdtContent>
              <w:ins w:author="Rossi Rossi" w:id="69" w:date="2026-09-22T06:56:59Z">
                <w:sdt>
                  <w:sdtPr>
                    <w:id w:val="-64347309"/>
                    <w:tag w:val="goog_rdk_1306"/>
                  </w:sdtPr>
                  <w:sdtContent>
                    <w:del w:author="udhaya kumar" w:id="6" w:date="2026-09-24T06:40:29Z"/>
                  </w:sdtContent>
                </w:sdt>
              </w:ins>
              <w:sdt>
                <w:sdtPr>
                  <w:id w:val="-814541035"/>
                  <w:tag w:val="goog_rdk_130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69" w:date="2026-09-22T06:56:59Z">
                <w:del w:author="udhaya kumar" w:id="6" w:date="2026-09-24T06:40:29Z"/>
              </w:ins>
            </w:sdtContent>
          </w:sdt>
        </w:p>
      </w:sdtContent>
    </w:sdt>
    <w:sdt>
      <w:sdtPr>
        <w:id w:val="887716823"/>
        <w:tag w:val="goog_rdk_1312"/>
      </w:sdtPr>
      <w:sdtContent>
        <w:p w:rsidR="00000000" w:rsidDel="00000000" w:rsidP="00000000" w:rsidRDefault="00000000" w:rsidRPr="00000000" w14:paraId="0000012C">
          <w:pPr>
            <w:numPr>
              <w:ilvl w:val="1"/>
              <w:numId w:val="5"/>
            </w:numPr>
            <w:ind w:left="502" w:hanging="360"/>
            <w:rPr>
              <w:ins w:author="Rossi Rossi" w:id="69" w:date="2026-09-22T06:56:59Z"/>
              <w:del w:author="udhaya kumar" w:id="6" w:date="2026-09-24T06:40:29Z"/>
            </w:rPr>
          </w:pPr>
          <w:sdt>
            <w:sdtPr>
              <w:id w:val="-315625410"/>
              <w:tag w:val="goog_rdk_1309"/>
            </w:sdtPr>
            <w:sdtContent>
              <w:ins w:author="Rossi Rossi" w:id="69" w:date="2026-09-22T06:56:59Z">
                <w:sdt>
                  <w:sdtPr>
                    <w:id w:val="-1861784500"/>
                    <w:tag w:val="goog_rdk_1310"/>
                  </w:sdtPr>
                  <w:sdtContent>
                    <w:del w:author="udhaya kumar" w:id="6" w:date="2026-09-24T06:40:29Z"/>
                  </w:sdtContent>
                </w:sdt>
              </w:ins>
              <w:sdt>
                <w:sdtPr>
                  <w:id w:val="-1163671528"/>
                  <w:tag w:val="goog_rdk_131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69" w:date="2026-09-22T06:56:59Z">
                <w:del w:author="udhaya kumar" w:id="6" w:date="2026-09-24T06:40:29Z"/>
              </w:ins>
            </w:sdtContent>
          </w:sdt>
        </w:p>
      </w:sdtContent>
    </w:sdt>
    <w:sdt>
      <w:sdtPr>
        <w:id w:val="1626877798"/>
        <w:tag w:val="goog_rdk_1316"/>
      </w:sdtPr>
      <w:sdtContent>
        <w:p w:rsidR="00000000" w:rsidDel="00000000" w:rsidP="00000000" w:rsidRDefault="00000000" w:rsidRPr="00000000" w14:paraId="0000012D">
          <w:pPr>
            <w:numPr>
              <w:ilvl w:val="1"/>
              <w:numId w:val="5"/>
            </w:numPr>
            <w:ind w:left="502" w:hanging="360"/>
            <w:rPr>
              <w:ins w:author="Rossi Rossi" w:id="69" w:date="2026-09-22T06:56:59Z"/>
              <w:del w:author="udhaya kumar" w:id="6" w:date="2026-09-24T06:40:29Z"/>
            </w:rPr>
          </w:pPr>
          <w:sdt>
            <w:sdtPr>
              <w:id w:val="-335380710"/>
              <w:tag w:val="goog_rdk_1313"/>
            </w:sdtPr>
            <w:sdtContent>
              <w:ins w:author="Rossi Rossi" w:id="69" w:date="2026-09-22T06:56:59Z">
                <w:sdt>
                  <w:sdtPr>
                    <w:id w:val="554356027"/>
                    <w:tag w:val="goog_rdk_1314"/>
                  </w:sdtPr>
                  <w:sdtContent>
                    <w:del w:author="udhaya kumar" w:id="6" w:date="2026-09-24T06:40:29Z"/>
                  </w:sdtContent>
                </w:sdt>
              </w:ins>
              <w:sdt>
                <w:sdtPr>
                  <w:id w:val="1873376587"/>
                  <w:tag w:val="goog_rdk_13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resources.</w:delText>
                      </w:r>
                    </w:del>
                  </w:ins>
                </w:sdtContent>
              </w:sdt>
              <w:ins w:author="Rossi Rossi" w:id="69" w:date="2026-09-22T06:56:59Z">
                <w:del w:author="udhaya kumar" w:id="6" w:date="2026-09-24T06:40:29Z"/>
              </w:ins>
            </w:sdtContent>
          </w:sdt>
        </w:p>
      </w:sdtContent>
    </w:sdt>
    <w:sdt>
      <w:sdtPr>
        <w:id w:val="519430655"/>
        <w:tag w:val="goog_rdk_1320"/>
      </w:sdtPr>
      <w:sdtContent>
        <w:p w:rsidR="00000000" w:rsidDel="00000000" w:rsidP="00000000" w:rsidRDefault="00000000" w:rsidRPr="00000000" w14:paraId="0000012E">
          <w:pPr>
            <w:numPr>
              <w:ilvl w:val="1"/>
              <w:numId w:val="5"/>
            </w:numPr>
            <w:ind w:left="502" w:hanging="360"/>
            <w:rPr>
              <w:ins w:author="Rossi Rossi" w:id="69" w:date="2026-09-22T06:56:59Z"/>
              <w:del w:author="udhaya kumar" w:id="6" w:date="2026-09-24T06:40:29Z"/>
            </w:rPr>
          </w:pPr>
          <w:sdt>
            <w:sdtPr>
              <w:id w:val="1364563730"/>
              <w:tag w:val="goog_rdk_1317"/>
            </w:sdtPr>
            <w:sdtContent>
              <w:ins w:author="Rossi Rossi" w:id="69" w:date="2026-09-22T06:56:59Z">
                <w:sdt>
                  <w:sdtPr>
                    <w:id w:val="-638252241"/>
                    <w:tag w:val="goog_rdk_1318"/>
                  </w:sdtPr>
                  <w:sdtContent>
                    <w:del w:author="udhaya kumar" w:id="6" w:date="2026-09-24T06:40:29Z"/>
                  </w:sdtContent>
                </w:sdt>
              </w:ins>
              <w:sdt>
                <w:sdtPr>
                  <w:id w:val="1525592706"/>
                  <w:tag w:val="goog_rdk_131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58643138"/>
        <w:tag w:val="goog_rdk_1324"/>
      </w:sdtPr>
      <w:sdtContent>
        <w:p w:rsidR="00000000" w:rsidDel="00000000" w:rsidP="00000000" w:rsidRDefault="00000000" w:rsidRPr="00000000" w14:paraId="0000012F">
          <w:pPr>
            <w:numPr>
              <w:ilvl w:val="1"/>
              <w:numId w:val="5"/>
            </w:numPr>
            <w:ind w:left="502" w:hanging="360"/>
            <w:rPr>
              <w:ins w:author="Rossi Rossi" w:id="69" w:date="2026-09-22T06:56:59Z"/>
              <w:del w:author="udhaya kumar" w:id="6" w:date="2026-09-24T06:40:29Z"/>
            </w:rPr>
          </w:pPr>
          <w:sdt>
            <w:sdtPr>
              <w:id w:val="1548499537"/>
              <w:tag w:val="goog_rdk_1321"/>
            </w:sdtPr>
            <w:sdtContent>
              <w:ins w:author="Rossi Rossi" w:id="69" w:date="2026-09-22T06:56:59Z">
                <w:sdt>
                  <w:sdtPr>
                    <w:id w:val="909900934"/>
                    <w:tag w:val="goog_rdk_1322"/>
                  </w:sdtPr>
                  <w:sdtContent>
                    <w:del w:author="udhaya kumar" w:id="6" w:date="2026-09-24T06:40:29Z"/>
                  </w:sdtContent>
                </w:sdt>
              </w:ins>
              <w:sdt>
                <w:sdtPr>
                  <w:id w:val="950174516"/>
                  <w:tag w:val="goog_rdk_13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Critical security rules</w:delText>
                      </w:r>
                    </w:del>
                  </w:ins>
                </w:sdtContent>
              </w:sdt>
              <w:ins w:author="Rossi Rossi" w:id="69" w:date="2026-09-22T06:56:59Z">
                <w:del w:author="udhaya kumar" w:id="6" w:date="2026-09-24T06:40:29Z"/>
              </w:ins>
            </w:sdtContent>
          </w:sdt>
        </w:p>
      </w:sdtContent>
    </w:sdt>
    <w:sdt>
      <w:sdtPr>
        <w:id w:val="-1767924352"/>
        <w:tag w:val="goog_rdk_1328"/>
      </w:sdtPr>
      <w:sdtContent>
        <w:p w:rsidR="00000000" w:rsidDel="00000000" w:rsidP="00000000" w:rsidRDefault="00000000" w:rsidRPr="00000000" w14:paraId="00000130">
          <w:pPr>
            <w:numPr>
              <w:ilvl w:val="1"/>
              <w:numId w:val="5"/>
            </w:numPr>
            <w:ind w:left="502" w:hanging="360"/>
            <w:rPr>
              <w:ins w:author="Rossi Rossi" w:id="69" w:date="2026-09-22T06:56:59Z"/>
              <w:del w:author="udhaya kumar" w:id="6" w:date="2026-09-24T06:40:29Z"/>
            </w:rPr>
          </w:pPr>
          <w:sdt>
            <w:sdtPr>
              <w:id w:val="1783348832"/>
              <w:tag w:val="goog_rdk_1325"/>
            </w:sdtPr>
            <w:sdtContent>
              <w:ins w:author="Rossi Rossi" w:id="69" w:date="2026-09-22T06:56:59Z">
                <w:sdt>
                  <w:sdtPr>
                    <w:id w:val="-361953961"/>
                    <w:tag w:val="goog_rdk_1326"/>
                  </w:sdtPr>
                  <w:sdtContent>
                    <w:del w:author="udhaya kumar" w:id="6" w:date="2026-09-24T06:40:29Z"/>
                  </w:sdtContent>
                </w:sdt>
              </w:ins>
              <w:sdt>
                <w:sdtPr>
                  <w:id w:val="327077722"/>
                  <w:tag w:val="goog_rdk_132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99448905"/>
        <w:tag w:val="goog_rdk_1332"/>
      </w:sdtPr>
      <w:sdtContent>
        <w:p w:rsidR="00000000" w:rsidDel="00000000" w:rsidP="00000000" w:rsidRDefault="00000000" w:rsidRPr="00000000" w14:paraId="00000131">
          <w:pPr>
            <w:numPr>
              <w:ilvl w:val="1"/>
              <w:numId w:val="5"/>
            </w:numPr>
            <w:ind w:left="502" w:hanging="360"/>
            <w:rPr>
              <w:ins w:author="Rossi Rossi" w:id="69" w:date="2026-09-22T06:56:59Z"/>
              <w:del w:author="udhaya kumar" w:id="6" w:date="2026-09-24T06:40:29Z"/>
            </w:rPr>
          </w:pPr>
          <w:sdt>
            <w:sdtPr>
              <w:id w:val="-1500016612"/>
              <w:tag w:val="goog_rdk_1329"/>
            </w:sdtPr>
            <w:sdtContent>
              <w:ins w:author="Rossi Rossi" w:id="69" w:date="2026-09-22T06:56:59Z">
                <w:sdt>
                  <w:sdtPr>
                    <w:id w:val="1311162474"/>
                    <w:tag w:val="goog_rdk_1330"/>
                  </w:sdtPr>
                  <w:sdtContent>
                    <w:del w:author="udhaya kumar" w:id="6" w:date="2026-09-24T06:40:29Z"/>
                  </w:sdtContent>
                </w:sdt>
              </w:ins>
              <w:sdt>
                <w:sdtPr>
                  <w:id w:val="1951039370"/>
                  <w:tag w:val="goog_rdk_13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69" w:date="2026-09-22T06:56:59Z">
                <w:del w:author="udhaya kumar" w:id="6" w:date="2026-09-24T06:40:29Z"/>
              </w:ins>
            </w:sdtContent>
          </w:sdt>
        </w:p>
      </w:sdtContent>
    </w:sdt>
    <w:sdt>
      <w:sdtPr>
        <w:id w:val="-1685257033"/>
        <w:tag w:val="goog_rdk_1336"/>
      </w:sdtPr>
      <w:sdtContent>
        <w:p w:rsidR="00000000" w:rsidDel="00000000" w:rsidP="00000000" w:rsidRDefault="00000000" w:rsidRPr="00000000" w14:paraId="00000132">
          <w:pPr>
            <w:numPr>
              <w:ilvl w:val="1"/>
              <w:numId w:val="5"/>
            </w:numPr>
            <w:ind w:left="502" w:hanging="360"/>
            <w:rPr>
              <w:ins w:author="Rossi Rossi" w:id="69" w:date="2026-09-22T06:56:59Z"/>
              <w:del w:author="udhaya kumar" w:id="6" w:date="2026-09-24T06:40:29Z"/>
            </w:rPr>
          </w:pPr>
          <w:sdt>
            <w:sdtPr>
              <w:id w:val="1436492610"/>
              <w:tag w:val="goog_rdk_1333"/>
            </w:sdtPr>
            <w:sdtContent>
              <w:ins w:author="Rossi Rossi" w:id="69" w:date="2026-09-22T06:56:59Z">
                <w:sdt>
                  <w:sdtPr>
                    <w:id w:val="-285859597"/>
                    <w:tag w:val="goog_rdk_1334"/>
                  </w:sdtPr>
                  <w:sdtContent>
                    <w:del w:author="udhaya kumar" w:id="6" w:date="2026-09-24T06:40:29Z"/>
                  </w:sdtContent>
                </w:sdt>
              </w:ins>
              <w:sdt>
                <w:sdtPr>
                  <w:id w:val="-1168479991"/>
                  <w:tag w:val="goog_rdk_133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69" w:date="2026-09-22T06:56:59Z">
                <w:del w:author="udhaya kumar" w:id="6" w:date="2026-09-24T06:40:29Z"/>
              </w:ins>
            </w:sdtContent>
          </w:sdt>
        </w:p>
      </w:sdtContent>
    </w:sdt>
    <w:sdt>
      <w:sdtPr>
        <w:id w:val="-1213789362"/>
        <w:tag w:val="goog_rdk_1342"/>
      </w:sdtPr>
      <w:sdtContent>
        <w:p w:rsidR="00000000" w:rsidDel="00000000" w:rsidP="00000000" w:rsidRDefault="00000000" w:rsidRPr="00000000" w14:paraId="00000133">
          <w:pPr>
            <w:numPr>
              <w:ilvl w:val="1"/>
              <w:numId w:val="5"/>
            </w:numPr>
            <w:ind w:left="502" w:hanging="360"/>
            <w:rPr>
              <w:ins w:author="Abinaya Saravanan" w:id="84" w:date="2026-09-23T05:18:41Z"/>
              <w:del w:author="udhaya kumar" w:id="6" w:date="2026-09-24T06:40:29Z"/>
            </w:rPr>
          </w:pPr>
          <w:sdt>
            <w:sdtPr>
              <w:id w:val="1437366761"/>
              <w:tag w:val="goog_rdk_1339"/>
            </w:sdtPr>
            <w:sdtContent>
              <w:ins w:author="Abinaya Saravanan" w:id="84" w:date="2026-09-23T05:18:41Z">
                <w:sdt>
                  <w:sdtPr>
                    <w:id w:val="-1567110779"/>
                    <w:tag w:val="goog_rdk_1340"/>
                  </w:sdtPr>
                  <w:sdtContent>
                    <w:del w:author="udhaya kumar" w:id="6" w:date="2026-09-24T06:40:29Z"/>
                  </w:sdtContent>
                </w:sdt>
              </w:ins>
              <w:sdt>
                <w:sdtPr>
                  <w:id w:val="2091549224"/>
                  <w:tag w:val="goog_rdk_1341"/>
                </w:sdtPr>
                <w:sdtContent>
                  <w:ins w:author="Abinaya Saravanan" w:id="84" w:date="2026-09-23T05:18:41Z">
                    <w:del w:author="udhaya kumar" w:id="6" w:date="2026-09-24T06:40:29Z">
                      <w:r w:rsidDel="00000000" w:rsidR="00000000" w:rsidRPr="00000000">
                        <w:rPr>
                          <w:rtl w:val="0"/>
                          <w:rPrChange w:author="Abinaya Saravanan" w:id="85" w:date="2026-09-23T05:18:41Z">
                            <w:rPr>
                              <w:rFonts w:ascii="Cambria" w:cs="Cambria" w:eastAsia="Cambria" w:hAnsi="Cambria"/>
                              <w:b w:val="0"/>
                              <w:bCs w:val="0"/>
                              <w:color w:val="000000"/>
                              <w:sz w:val="22"/>
                              <w:szCs w:val="22"/>
                            </w:rPr>
                          </w:rPrChange>
                        </w:rPr>
                        <w:delText xml:space="preserve">{</w:delText>
                      </w:r>
                    </w:del>
                  </w:ins>
                </w:sdtContent>
              </w:sdt>
              <w:ins w:author="Abinaya Saravanan" w:id="84" w:date="2026-09-23T05:18:41Z">
                <w:del w:author="udhaya kumar" w:id="6" w:date="2026-09-24T06:40:29Z"/>
              </w:ins>
            </w:sdtContent>
          </w:sdt>
        </w:p>
      </w:sdtContent>
    </w:sdt>
    <w:sdt>
      <w:sdtPr>
        <w:id w:val="-711481847"/>
        <w:tag w:val="goog_rdk_1346"/>
      </w:sdtPr>
      <w:sdtContent>
        <w:p w:rsidR="00000000" w:rsidDel="00000000" w:rsidP="00000000" w:rsidRDefault="00000000" w:rsidRPr="00000000" w14:paraId="00000134">
          <w:pPr>
            <w:numPr>
              <w:ilvl w:val="1"/>
              <w:numId w:val="5"/>
            </w:numPr>
            <w:ind w:left="502" w:hanging="360"/>
            <w:rPr>
              <w:ins w:author="Abinaya Saravanan" w:id="84" w:date="2026-09-23T05:18:41Z"/>
              <w:del w:author="udhaya kumar" w:id="6" w:date="2026-09-24T06:40:29Z"/>
            </w:rPr>
          </w:pPr>
          <w:sdt>
            <w:sdtPr>
              <w:id w:val="538758791"/>
              <w:tag w:val="goog_rdk_1343"/>
            </w:sdtPr>
            <w:sdtContent>
              <w:ins w:author="Abinaya Saravanan" w:id="84" w:date="2026-09-23T05:18:41Z">
                <w:sdt>
                  <w:sdtPr>
                    <w:id w:val="-1088387945"/>
                    <w:tag w:val="goog_rdk_1344"/>
                  </w:sdtPr>
                  <w:sdtContent>
                    <w:del w:author="udhaya kumar" w:id="6" w:date="2026-09-24T06:40:29Z"/>
                  </w:sdtContent>
                </w:sdt>
              </w:ins>
              <w:sdt>
                <w:sdtPr>
                  <w:id w:val="1830197614"/>
                  <w:tag w:val="goog_rdk_1345"/>
                </w:sdtPr>
                <w:sdtContent>
                  <w:ins w:author="Abinaya Saravanan" w:id="84" w:date="2026-09-23T05:18:41Z">
                    <w:del w:author="udhaya kumar" w:id="6" w:date="2026-09-24T06:40:29Z">
                      <w:r w:rsidDel="00000000" w:rsidR="00000000" w:rsidRPr="00000000">
                        <w:rPr>
                          <w:rtl w:val="0"/>
                          <w:rPrChange w:author="Abinaya Saravanan" w:id="85" w:date="2026-09-23T05:18:41Z">
                            <w:rPr>
                              <w:rFonts w:ascii="Cambria" w:cs="Cambria" w:eastAsia="Cambria" w:hAnsi="Cambria"/>
                              <w:b w:val="0"/>
                              <w:bCs w:val="0"/>
                              <w:color w:val="000000"/>
                              <w:sz w:val="22"/>
                              <w:szCs w:val="22"/>
                            </w:rPr>
                          </w:rPrChange>
                        </w:rPr>
                        <w:delText xml:space="preserve">  "model": "models/gemini-1.5-flash",</w:delText>
                      </w:r>
                    </w:del>
                  </w:ins>
                </w:sdtContent>
              </w:sdt>
              <w:ins w:author="Abinaya Saravanan" w:id="84" w:date="2026-09-23T05:18:41Z">
                <w:del w:author="udhaya kumar" w:id="6" w:date="2026-09-24T06:40:29Z"/>
              </w:ins>
            </w:sdtContent>
          </w:sdt>
        </w:p>
      </w:sdtContent>
    </w:sdt>
    <w:sdt>
      <w:sdtPr>
        <w:id w:val="156161033"/>
        <w:tag w:val="goog_rdk_1350"/>
      </w:sdtPr>
      <w:sdtContent>
        <w:p w:rsidR="00000000" w:rsidDel="00000000" w:rsidP="00000000" w:rsidRDefault="00000000" w:rsidRPr="00000000" w14:paraId="00000135">
          <w:pPr>
            <w:numPr>
              <w:ilvl w:val="1"/>
              <w:numId w:val="5"/>
            </w:numPr>
            <w:ind w:left="502" w:hanging="360"/>
            <w:rPr>
              <w:ins w:author="Abinaya Saravanan" w:id="84" w:date="2026-09-23T05:18:41Z"/>
              <w:del w:author="udhaya kumar" w:id="6" w:date="2026-09-24T06:40:29Z"/>
            </w:rPr>
          </w:pPr>
          <w:sdt>
            <w:sdtPr>
              <w:id w:val="-152789480"/>
              <w:tag w:val="goog_rdk_1347"/>
            </w:sdtPr>
            <w:sdtContent>
              <w:ins w:author="Abinaya Saravanan" w:id="84" w:date="2026-09-23T05:18:41Z">
                <w:sdt>
                  <w:sdtPr>
                    <w:id w:val="845961696"/>
                    <w:tag w:val="goog_rdk_1348"/>
                  </w:sdtPr>
                  <w:sdtContent>
                    <w:del w:author="udhaya kumar" w:id="6" w:date="2026-09-24T06:40:29Z"/>
                  </w:sdtContent>
                </w:sdt>
              </w:ins>
              <w:sdt>
                <w:sdtPr>
                  <w:id w:val="-1658650054"/>
                  <w:tag w:val="goog_rdk_1349"/>
                </w:sdtPr>
                <w:sdtContent>
                  <w:ins w:author="Abinaya Saravanan" w:id="84" w:date="2026-09-23T05:18:41Z">
                    <w:del w:author="udhaya kumar" w:id="6" w:date="2026-09-24T06:40:29Z">
                      <w:r w:rsidDel="00000000" w:rsidR="00000000" w:rsidRPr="00000000">
                        <w:rPr>
                          <w:rtl w:val="0"/>
                          <w:rPrChange w:author="Abinaya Saravanan" w:id="85" w:date="2026-09-23T05:18:41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84" w:date="2026-09-23T05:18:41Z">
                <w:del w:author="udhaya kumar" w:id="6" w:date="2026-09-24T06:40:29Z"/>
              </w:ins>
            </w:sdtContent>
          </w:sdt>
        </w:p>
      </w:sdtContent>
    </w:sdt>
    <w:sdt>
      <w:sdtPr>
        <w:id w:val="-2141196100"/>
        <w:tag w:val="goog_rdk_1354"/>
      </w:sdtPr>
      <w:sdtContent>
        <w:p w:rsidR="00000000" w:rsidDel="00000000" w:rsidP="00000000" w:rsidRDefault="00000000" w:rsidRPr="00000000" w14:paraId="00000136">
          <w:pPr>
            <w:numPr>
              <w:ilvl w:val="1"/>
              <w:numId w:val="5"/>
            </w:numPr>
            <w:ind w:left="502" w:hanging="360"/>
            <w:rPr>
              <w:ins w:author="Abinaya Saravanan" w:id="84" w:date="2026-09-23T05:18:41Z"/>
              <w:del w:author="udhaya kumar" w:id="6" w:date="2026-09-24T06:40:29Z"/>
            </w:rPr>
          </w:pPr>
          <w:sdt>
            <w:sdtPr>
              <w:id w:val="2119116933"/>
              <w:tag w:val="goog_rdk_1351"/>
            </w:sdtPr>
            <w:sdtContent>
              <w:ins w:author="Abinaya Saravanan" w:id="84" w:date="2026-09-23T05:18:41Z">
                <w:sdt>
                  <w:sdtPr>
                    <w:id w:val="-217020756"/>
                    <w:tag w:val="goog_rdk_1352"/>
                  </w:sdtPr>
                  <w:sdtContent>
                    <w:del w:author="udhaya kumar" w:id="6" w:date="2026-09-24T06:40:29Z"/>
                  </w:sdtContent>
                </w:sdt>
              </w:ins>
              <w:sdt>
                <w:sdtPr>
                  <w:id w:val="731177057"/>
                  <w:tag w:val="goog_rdk_1353"/>
                </w:sdtPr>
                <w:sdtContent>
                  <w:ins w:author="Abinaya Saravanan" w:id="84" w:date="2026-09-23T05:18:41Z">
                    <w:del w:author="udhaya kumar" w:id="6" w:date="2026-09-24T06:40:29Z">
                      <w:r w:rsidDel="00000000" w:rsidR="00000000" w:rsidRPr="00000000">
                        <w:rPr>
                          <w:rtl w:val="0"/>
                          <w:rPrChange w:author="Abinaya Saravanan" w:id="85" w:date="2026-09-23T05:18:41Z">
                            <w:rPr>
                              <w:rFonts w:ascii="Cambria" w:cs="Cambria" w:eastAsia="Cambria" w:hAnsi="Cambria"/>
                              <w:b w:val="0"/>
                              <w:bCs w:val="0"/>
                              <w:color w:val="000000"/>
                              <w:sz w:val="22"/>
                              <w:szCs w:val="22"/>
                            </w:rPr>
                          </w:rPrChange>
                        </w:rPr>
                        <w:delText xml:space="preserve">}</w:delText>
                      </w:r>
                    </w:del>
                  </w:ins>
                </w:sdtContent>
              </w:sdt>
              <w:ins w:author="Abinaya Saravanan" w:id="84" w:date="2026-09-23T05:18:41Z">
                <w:del w:author="udhaya kumar" w:id="6" w:date="2026-09-24T06:40:29Z"/>
              </w:ins>
            </w:sdtContent>
          </w:sdt>
        </w:p>
      </w:sdtContent>
    </w:sdt>
    <w:sdt>
      <w:sdtPr>
        <w:id w:val="851447568"/>
        <w:tag w:val="goog_rdk_1360"/>
      </w:sdtPr>
      <w:sdtContent>
        <w:p w:rsidR="00000000" w:rsidDel="00000000" w:rsidP="00000000" w:rsidRDefault="00000000" w:rsidRPr="00000000" w14:paraId="00000137">
          <w:pPr>
            <w:numPr>
              <w:ilvl w:val="1"/>
              <w:numId w:val="5"/>
            </w:numPr>
            <w:ind w:left="502" w:hanging="360"/>
            <w:rPr>
              <w:ins w:author="Rossi Rossi" w:id="69" w:date="2026-09-22T06:56:59Z"/>
              <w:del w:author="udhaya kumar" w:id="6" w:date="2026-09-24T06:40:29Z"/>
            </w:rPr>
            <w:pPrChange w:author="Abinaya Saravanan" w:id="0" w:date="2026-09-23T05:18:41Z">
              <w:pPr>
                <w:numPr>
                  <w:ilvl w:val="1"/>
                  <w:numId w:val="5"/>
                </w:numPr>
                <w:ind w:left="502" w:hanging="360"/>
              </w:pPr>
            </w:pPrChange>
          </w:pPr>
          <w:sdt>
            <w:sdtPr>
              <w:id w:val="-2133571766"/>
              <w:tag w:val="goog_rdk_1357"/>
            </w:sdtPr>
            <w:sdtContent>
              <w:ins w:author="Rossi Rossi" w:id="69" w:date="2026-09-22T06:56:59Z">
                <w:sdt>
                  <w:sdtPr>
                    <w:id w:val="-1632946969"/>
                    <w:tag w:val="goog_rdk_1358"/>
                  </w:sdtPr>
                  <w:sdtContent>
                    <w:del w:author="udhaya kumar" w:id="6" w:date="2026-09-24T06:40:29Z"/>
                  </w:sdtContent>
                </w:sdt>
              </w:ins>
              <w:sdt>
                <w:sdtPr>
                  <w:id w:val="-1184338278"/>
                  <w:tag w:val="goog_rdk_135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44258356"/>
        <w:tag w:val="goog_rdk_1364"/>
      </w:sdtPr>
      <w:sdtContent>
        <w:p w:rsidR="00000000" w:rsidDel="00000000" w:rsidP="00000000" w:rsidRDefault="00000000" w:rsidRPr="00000000" w14:paraId="00000138">
          <w:pPr>
            <w:numPr>
              <w:ilvl w:val="1"/>
              <w:numId w:val="5"/>
            </w:numPr>
            <w:ind w:left="502" w:hanging="360"/>
            <w:rPr>
              <w:ins w:author="Rossi Rossi" w:id="69" w:date="2026-09-22T06:56:59Z"/>
              <w:del w:author="udhaya kumar" w:id="6" w:date="2026-09-24T06:40:29Z"/>
            </w:rPr>
          </w:pPr>
          <w:sdt>
            <w:sdtPr>
              <w:id w:val="-1395928493"/>
              <w:tag w:val="goog_rdk_1361"/>
            </w:sdtPr>
            <w:sdtContent>
              <w:ins w:author="Rossi Rossi" w:id="69" w:date="2026-09-22T06:56:59Z">
                <w:sdt>
                  <w:sdtPr>
                    <w:id w:val="-1599789458"/>
                    <w:tag w:val="goog_rdk_1362"/>
                  </w:sdtPr>
                  <w:sdtContent>
                    <w:del w:author="udhaya kumar" w:id="6" w:date="2026-09-24T06:40:29Z"/>
                  </w:sdtContent>
                </w:sdt>
              </w:ins>
              <w:sdt>
                <w:sdtPr>
                  <w:id w:val="732620917"/>
                  <w:tag w:val="goog_rdk_13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Secret management best practices</w:delText>
                      </w:r>
                    </w:del>
                  </w:ins>
                </w:sdtContent>
              </w:sdt>
              <w:ins w:author="Rossi Rossi" w:id="69" w:date="2026-09-22T06:56:59Z">
                <w:del w:author="udhaya kumar" w:id="6" w:date="2026-09-24T06:40:29Z"/>
              </w:ins>
            </w:sdtContent>
          </w:sdt>
        </w:p>
      </w:sdtContent>
    </w:sdt>
    <w:sdt>
      <w:sdtPr>
        <w:id w:val="1045302944"/>
        <w:tag w:val="goog_rdk_1368"/>
      </w:sdtPr>
      <w:sdtContent>
        <w:p w:rsidR="00000000" w:rsidDel="00000000" w:rsidP="00000000" w:rsidRDefault="00000000" w:rsidRPr="00000000" w14:paraId="00000139">
          <w:pPr>
            <w:numPr>
              <w:ilvl w:val="1"/>
              <w:numId w:val="5"/>
            </w:numPr>
            <w:ind w:left="502" w:hanging="360"/>
            <w:rPr>
              <w:ins w:author="Rossi Rossi" w:id="69" w:date="2026-09-22T06:56:59Z"/>
              <w:del w:author="udhaya kumar" w:id="6" w:date="2026-09-24T06:40:29Z"/>
            </w:rPr>
          </w:pPr>
          <w:sdt>
            <w:sdtPr>
              <w:id w:val="-797547425"/>
              <w:tag w:val="goog_rdk_1365"/>
            </w:sdtPr>
            <w:sdtContent>
              <w:ins w:author="Rossi Rossi" w:id="69" w:date="2026-09-22T06:56:59Z">
                <w:sdt>
                  <w:sdtPr>
                    <w:id w:val="-278988410"/>
                    <w:tag w:val="goog_rdk_1366"/>
                  </w:sdtPr>
                  <w:sdtContent>
                    <w:del w:author="udhaya kumar" w:id="6" w:date="2026-09-24T06:40:29Z"/>
                  </w:sdtContent>
                </w:sdt>
              </w:ins>
              <w:sdt>
                <w:sdtPr>
                  <w:id w:val="-1282850041"/>
                  <w:tag w:val="goog_rdk_136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29074003"/>
        <w:tag w:val="goog_rdk_1372"/>
      </w:sdtPr>
      <w:sdtContent>
        <w:p w:rsidR="00000000" w:rsidDel="00000000" w:rsidP="00000000" w:rsidRDefault="00000000" w:rsidRPr="00000000" w14:paraId="0000013A">
          <w:pPr>
            <w:numPr>
              <w:ilvl w:val="1"/>
              <w:numId w:val="5"/>
            </w:numPr>
            <w:ind w:left="502" w:hanging="360"/>
            <w:rPr>
              <w:ins w:author="Rossi Rossi" w:id="69" w:date="2026-09-22T06:56:59Z"/>
              <w:del w:author="udhaya kumar" w:id="6" w:date="2026-09-24T06:40:29Z"/>
            </w:rPr>
          </w:pPr>
          <w:sdt>
            <w:sdtPr>
              <w:id w:val="-2078867045"/>
              <w:tag w:val="goog_rdk_1369"/>
            </w:sdtPr>
            <w:sdtContent>
              <w:ins w:author="Rossi Rossi" w:id="69" w:date="2026-09-22T06:56:59Z">
                <w:sdt>
                  <w:sdtPr>
                    <w:id w:val="908028604"/>
                    <w:tag w:val="goog_rdk_1370"/>
                  </w:sdtPr>
                  <w:sdtContent>
                    <w:del w:author="udhaya kumar" w:id="6" w:date="2026-09-24T06:40:29Z"/>
                  </w:sdtContent>
                </w:sdt>
              </w:ins>
              <w:sdt>
                <w:sdtPr>
                  <w:id w:val="-1674518764"/>
                  <w:tag w:val="goog_rdk_137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69" w:date="2026-09-22T06:56:59Z">
                <w:del w:author="udhaya kumar" w:id="6" w:date="2026-09-24T06:40:29Z"/>
              </w:ins>
            </w:sdtContent>
          </w:sdt>
        </w:p>
      </w:sdtContent>
    </w:sdt>
    <w:sdt>
      <w:sdtPr>
        <w:id w:val="-999285245"/>
        <w:tag w:val="goog_rdk_1376"/>
      </w:sdtPr>
      <w:sdtContent>
        <w:p w:rsidR="00000000" w:rsidDel="00000000" w:rsidP="00000000" w:rsidRDefault="00000000" w:rsidRPr="00000000" w14:paraId="0000013B">
          <w:pPr>
            <w:numPr>
              <w:ilvl w:val="1"/>
              <w:numId w:val="5"/>
            </w:numPr>
            <w:ind w:left="502" w:hanging="360"/>
            <w:rPr>
              <w:ins w:author="Rossi Rossi" w:id="69" w:date="2026-09-22T06:56:59Z"/>
              <w:del w:author="udhaya kumar" w:id="6" w:date="2026-09-24T06:40:29Z"/>
            </w:rPr>
          </w:pPr>
          <w:sdt>
            <w:sdtPr>
              <w:id w:val="-1441601161"/>
              <w:tag w:val="goog_rdk_1373"/>
            </w:sdtPr>
            <w:sdtContent>
              <w:ins w:author="Rossi Rossi" w:id="69" w:date="2026-09-22T06:56:59Z">
                <w:sdt>
                  <w:sdtPr>
                    <w:id w:val="345924624"/>
                    <w:tag w:val="goog_rdk_1374"/>
                  </w:sdtPr>
                  <w:sdtContent>
                    <w:del w:author="udhaya kumar" w:id="6" w:date="2026-09-24T06:40:29Z"/>
                  </w:sdtContent>
                </w:sdt>
              </w:ins>
              <w:sdt>
                <w:sdtPr>
                  <w:id w:val="-17954798"/>
                  <w:tag w:val="goog_rdk_137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**Secret Manager** : For production, store your keys in a secure secret store such as [Google Cloud Secret Manager](https://cloud.google.com/secret-manager).</w:delText>
                      </w:r>
                    </w:del>
                  </w:ins>
                </w:sdtContent>
              </w:sdt>
              <w:ins w:author="Rossi Rossi" w:id="69" w:date="2026-09-22T06:56:59Z">
                <w:del w:author="udhaya kumar" w:id="6" w:date="2026-09-24T06:40:29Z"/>
              </w:ins>
            </w:sdtContent>
          </w:sdt>
        </w:p>
      </w:sdtContent>
    </w:sdt>
    <w:sdt>
      <w:sdtPr>
        <w:id w:val="545205992"/>
        <w:tag w:val="goog_rdk_1383"/>
      </w:sdtPr>
      <w:sdtContent>
        <w:p w:rsidR="00000000" w:rsidDel="00000000" w:rsidP="00000000" w:rsidRDefault="00000000" w:rsidRPr="00000000" w14:paraId="0000013C">
          <w:pPr>
            <w:numPr>
              <w:ilvl w:val="1"/>
              <w:numId w:val="5"/>
            </w:numPr>
            <w:ind w:left="502" w:hanging="360"/>
            <w:rPr>
              <w:ins w:author="Anonymous" w:id="86" w:date="2026-09-24T05:05:45Z"/>
              <w:del w:author="udhaya kumar" w:id="6" w:date="2026-09-24T06:40:29Z"/>
            </w:rPr>
          </w:pPr>
          <w:sdt>
            <w:sdtPr>
              <w:id w:val="1622040157"/>
              <w:tag w:val="goog_rdk_1377"/>
            </w:sdtPr>
            <w:sdtContent>
              <w:ins w:author="Rossi Rossi" w:id="69" w:date="2026-09-22T06:56:59Z">
                <w:sdt>
                  <w:sdtPr>
                    <w:id w:val="1237891746"/>
                    <w:tag w:val="goog_rdk_1378"/>
                  </w:sdtPr>
                  <w:sdtContent>
                    <w:del w:author="udhaya kumar" w:id="6" w:date="2026-09-24T06:40:29Z"/>
                  </w:sdtContent>
                </w:sdt>
              </w:ins>
              <w:sdt>
                <w:sdtPr>
                  <w:id w:val="1798388839"/>
                  <w:tag w:val="goog_rdk_13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**Billing alerts**: Set up billing alerts in the Google Cloud Console to notify you if usage or costs </w:delText>
                      </w:r>
                    </w:del>
                  </w:ins>
                </w:sdtContent>
              </w:sdt>
              <w:ins w:author="Rossi Rossi" w:id="69" w:date="2026-09-22T06:56:59Z">
                <w:del w:author="udhaya kumar" w:id="6" w:date="2026-09-24T06:40:29Z"/>
              </w:ins>
            </w:sdtContent>
          </w:sdt>
          <w:sdt>
            <w:sdtPr>
              <w:id w:val="1969290034"/>
              <w:tag w:val="goog_rdk_1380"/>
            </w:sdtPr>
            <w:sdtContent>
              <w:ins w:author="Anonymous" w:id="86" w:date="2026-09-24T05:05:45Z">
                <w:sdt>
                  <w:sdtPr>
                    <w:id w:val="-1376944635"/>
                    <w:tag w:val="goog_rdk_1381"/>
                  </w:sdtPr>
                  <w:sdtContent>
                    <w:del w:author="udhaya kumar" w:id="6" w:date="2026-09-24T06:40:29Z"/>
                  </w:sdtContent>
                </w:sdt>
              </w:ins>
              <w:sdt>
                <w:sdtPr>
                  <w:id w:val="1537339927"/>
                  <w:tag w:val="goog_rdk_1382"/>
                </w:sdtPr>
                <w:sdtContent>
                  <w:ins w:author="Anonymous" w:id="86" w:date="2026-09-24T05:05:45Z">
                    <w:del w:author="udhaya kumar" w:id="6" w:date="2026-09-24T06:40:29Z">
                      <w:r w:rsidDel="00000000" w:rsidR="00000000" w:rsidRPr="00000000">
                        <w:rPr>
                          <w:rtl w:val="0"/>
                        </w:rPr>
                      </w:r>
                    </w:del>
                  </w:ins>
                </w:sdtContent>
              </w:sdt>
              <w:ins w:author="Anonymous" w:id="86" w:date="2026-09-24T05:05:45Z">
                <w:del w:author="udhaya kumar" w:id="6" w:date="2026-09-24T06:40:29Z"/>
              </w:ins>
            </w:sdtContent>
          </w:sdt>
        </w:p>
      </w:sdtContent>
    </w:sdt>
    <w:sdt>
      <w:sdtPr>
        <w:id w:val="1422270093"/>
        <w:tag w:val="goog_rdk_1389"/>
      </w:sdtPr>
      <w:sdtContent>
        <w:p w:rsidR="00000000" w:rsidDel="00000000" w:rsidP="00000000" w:rsidRDefault="00000000" w:rsidRPr="00000000" w14:paraId="0000013D">
          <w:pPr>
            <w:numPr>
              <w:ilvl w:val="1"/>
              <w:numId w:val="5"/>
            </w:numPr>
            <w:ind w:left="502" w:hanging="360"/>
            <w:rPr>
              <w:ins w:author="Rossi Rossi" w:id="69" w:date="2026-09-22T06:56:59Z"/>
              <w:del w:author="udhaya kumar" w:id="6" w:date="2026-09-24T06:40:29Z"/>
            </w:rPr>
          </w:pPr>
          <w:sdt>
            <w:sdtPr>
              <w:id w:val="986533853"/>
              <w:tag w:val="goog_rdk_1386"/>
            </w:sdtPr>
            <w:sdtContent>
              <w:ins w:author="Rossi Rossi" w:id="69" w:date="2026-09-22T06:56:59Z">
                <w:sdt>
                  <w:sdtPr>
                    <w:id w:val="-418044643"/>
                    <w:tag w:val="goog_rdk_1387"/>
                  </w:sdtPr>
                  <w:sdtContent>
                    <w:del w:author="udhaya kumar" w:id="6" w:date="2026-09-24T06:40:29Z"/>
                  </w:sdtContent>
                </w:sdt>
              </w:ins>
              <w:sdt>
                <w:sdtPr>
                  <w:id w:val="1975000274"/>
                  <w:tag w:val="goog_rdk_138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spike.</w:delText>
                      </w:r>
                    </w:del>
                  </w:ins>
                </w:sdtContent>
              </w:sdt>
              <w:ins w:author="Rossi Rossi" w:id="69" w:date="2026-09-22T06:56:59Z">
                <w:del w:author="udhaya kumar" w:id="6" w:date="2026-09-24T06:40:29Z"/>
              </w:ins>
            </w:sdtContent>
          </w:sdt>
        </w:p>
      </w:sdtContent>
    </w:sdt>
    <w:sdt>
      <w:sdtPr>
        <w:id w:val="238399580"/>
        <w:tag w:val="goog_rdk_1393"/>
      </w:sdtPr>
      <w:sdtContent>
        <w:p w:rsidR="00000000" w:rsidDel="00000000" w:rsidP="00000000" w:rsidRDefault="00000000" w:rsidRPr="00000000" w14:paraId="0000013E">
          <w:pPr>
            <w:numPr>
              <w:ilvl w:val="1"/>
              <w:numId w:val="5"/>
            </w:numPr>
            <w:ind w:left="502" w:hanging="360"/>
            <w:rPr>
              <w:ins w:author="Rossi Rossi" w:id="69" w:date="2026-09-22T06:56:59Z"/>
              <w:del w:author="udhaya kumar" w:id="6" w:date="2026-09-24T06:40:29Z"/>
            </w:rPr>
          </w:pPr>
          <w:sdt>
            <w:sdtPr>
              <w:id w:val="-470174769"/>
              <w:tag w:val="goog_rdk_1390"/>
            </w:sdtPr>
            <w:sdtContent>
              <w:ins w:author="Rossi Rossi" w:id="69" w:date="2026-09-22T06:56:59Z">
                <w:sdt>
                  <w:sdtPr>
                    <w:id w:val="400020298"/>
                    <w:tag w:val="goog_rdk_1391"/>
                  </w:sdtPr>
                  <w:sdtContent>
                    <w:del w:author="udhaya kumar" w:id="6" w:date="2026-09-24T06:40:29Z"/>
                  </w:sdtContent>
                </w:sdt>
              </w:ins>
              <w:sdt>
                <w:sdtPr>
                  <w:id w:val="229057971"/>
                  <w:tag w:val="goog_rdk_1392"/>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135609997"/>
        <w:tag w:val="goog_rdk_1397"/>
      </w:sdtPr>
      <w:sdtContent>
        <w:p w:rsidR="00000000" w:rsidDel="00000000" w:rsidP="00000000" w:rsidRDefault="00000000" w:rsidRPr="00000000" w14:paraId="0000013F">
          <w:pPr>
            <w:numPr>
              <w:ilvl w:val="1"/>
              <w:numId w:val="5"/>
            </w:numPr>
            <w:ind w:left="502" w:hanging="360"/>
            <w:rPr>
              <w:ins w:author="Rossi Rossi" w:id="69" w:date="2026-09-22T06:56:59Z"/>
              <w:del w:author="udhaya kumar" w:id="6" w:date="2026-09-24T06:40:29Z"/>
            </w:rPr>
          </w:pPr>
          <w:sdt>
            <w:sdtPr>
              <w:id w:val="456462826"/>
              <w:tag w:val="goog_rdk_1394"/>
            </w:sdtPr>
            <w:sdtContent>
              <w:ins w:author="Rossi Rossi" w:id="69" w:date="2026-09-22T06:56:59Z">
                <w:sdt>
                  <w:sdtPr>
                    <w:id w:val="-2123670319"/>
                    <w:tag w:val="goog_rdk_1395"/>
                  </w:sdtPr>
                  <w:sdtContent>
                    <w:del w:author="udhaya kumar" w:id="6" w:date="2026-09-24T06:40:29Z"/>
                  </w:sdtContent>
                </w:sdt>
              </w:ins>
              <w:sdt>
                <w:sdtPr>
                  <w:id w:val="-88800871"/>
                  <w:tag w:val="goog_rdk_139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Leak response checklist</w:delText>
                      </w:r>
                    </w:del>
                  </w:ins>
                </w:sdtContent>
              </w:sdt>
              <w:ins w:author="Rossi Rossi" w:id="69" w:date="2026-09-22T06:56:59Z">
                <w:del w:author="udhaya kumar" w:id="6" w:date="2026-09-24T06:40:29Z"/>
              </w:ins>
            </w:sdtContent>
          </w:sdt>
        </w:p>
      </w:sdtContent>
    </w:sdt>
    <w:sdt>
      <w:sdtPr>
        <w:id w:val="-1212241362"/>
        <w:tag w:val="goog_rdk_1401"/>
      </w:sdtPr>
      <w:sdtContent>
        <w:p w:rsidR="00000000" w:rsidDel="00000000" w:rsidP="00000000" w:rsidRDefault="00000000" w:rsidRPr="00000000" w14:paraId="00000140">
          <w:pPr>
            <w:numPr>
              <w:ilvl w:val="1"/>
              <w:numId w:val="5"/>
            </w:numPr>
            <w:ind w:left="502" w:hanging="360"/>
            <w:rPr>
              <w:ins w:author="Rossi Rossi" w:id="69" w:date="2026-09-22T06:56:59Z"/>
              <w:del w:author="udhaya kumar" w:id="6" w:date="2026-09-24T06:40:29Z"/>
            </w:rPr>
          </w:pPr>
          <w:sdt>
            <w:sdtPr>
              <w:id w:val="756206427"/>
              <w:tag w:val="goog_rdk_1398"/>
            </w:sdtPr>
            <w:sdtContent>
              <w:ins w:author="Rossi Rossi" w:id="69" w:date="2026-09-22T06:56:59Z">
                <w:sdt>
                  <w:sdtPr>
                    <w:id w:val="2088874265"/>
                    <w:tag w:val="goog_rdk_1399"/>
                  </w:sdtPr>
                  <w:sdtContent>
                    <w:del w:author="udhaya kumar" w:id="6" w:date="2026-09-24T06:40:29Z"/>
                  </w:sdtContent>
                </w:sdt>
              </w:ins>
              <w:sdt>
                <w:sdtPr>
                  <w:id w:val="738600703"/>
                  <w:tag w:val="goog_rdk_1400"/>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6915244"/>
        <w:tag w:val="goog_rdk_1405"/>
      </w:sdtPr>
      <w:sdtContent>
        <w:p w:rsidR="00000000" w:rsidDel="00000000" w:rsidP="00000000" w:rsidRDefault="00000000" w:rsidRPr="00000000" w14:paraId="00000141">
          <w:pPr>
            <w:numPr>
              <w:ilvl w:val="1"/>
              <w:numId w:val="5"/>
            </w:numPr>
            <w:ind w:left="502" w:hanging="360"/>
            <w:rPr>
              <w:ins w:author="Rossi Rossi" w:id="69" w:date="2026-09-22T06:56:59Z"/>
              <w:del w:author="udhaya kumar" w:id="6" w:date="2026-09-24T06:40:29Z"/>
            </w:rPr>
          </w:pPr>
          <w:sdt>
            <w:sdtPr>
              <w:id w:val="-1899487801"/>
              <w:tag w:val="goog_rdk_1402"/>
            </w:sdtPr>
            <w:sdtContent>
              <w:ins w:author="Rossi Rossi" w:id="69" w:date="2026-09-22T06:56:59Z">
                <w:sdt>
                  <w:sdtPr>
                    <w:id w:val="-1129848123"/>
                    <w:tag w:val="goog_rdk_1403"/>
                  </w:sdtPr>
                  <w:sdtContent>
                    <w:del w:author="udhaya kumar" w:id="6" w:date="2026-09-24T06:40:29Z"/>
                  </w:sdtContent>
                </w:sdt>
              </w:ins>
              <w:sdt>
                <w:sdtPr>
                  <w:id w:val="1368247146"/>
                  <w:tag w:val="goog_rdk_140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you suspect your API key has been leaked:</w:delText>
                      </w:r>
                    </w:del>
                  </w:ins>
                </w:sdtContent>
              </w:sdt>
              <w:ins w:author="Rossi Rossi" w:id="69" w:date="2026-09-22T06:56:59Z">
                <w:del w:author="udhaya kumar" w:id="6" w:date="2026-09-24T06:40:29Z"/>
              </w:ins>
            </w:sdtContent>
          </w:sdt>
        </w:p>
      </w:sdtContent>
    </w:sdt>
    <w:sdt>
      <w:sdtPr>
        <w:id w:val="-632177199"/>
        <w:tag w:val="goog_rdk_1409"/>
      </w:sdtPr>
      <w:sdtContent>
        <w:p w:rsidR="00000000" w:rsidDel="00000000" w:rsidP="00000000" w:rsidRDefault="00000000" w:rsidRPr="00000000" w14:paraId="00000142">
          <w:pPr>
            <w:numPr>
              <w:ilvl w:val="1"/>
              <w:numId w:val="5"/>
            </w:numPr>
            <w:ind w:left="502" w:hanging="360"/>
            <w:rPr>
              <w:ins w:author="Rossi Rossi" w:id="69" w:date="2026-09-22T06:56:59Z"/>
              <w:del w:author="udhaya kumar" w:id="6" w:date="2026-09-24T06:40:29Z"/>
            </w:rPr>
          </w:pPr>
          <w:sdt>
            <w:sdtPr>
              <w:id w:val="-933143334"/>
              <w:tag w:val="goog_rdk_1406"/>
            </w:sdtPr>
            <w:sdtContent>
              <w:ins w:author="Rossi Rossi" w:id="69" w:date="2026-09-22T06:56:59Z">
                <w:sdt>
                  <w:sdtPr>
                    <w:id w:val="-1932623253"/>
                    <w:tag w:val="goog_rdk_1407"/>
                  </w:sdtPr>
                  <w:sdtContent>
                    <w:del w:author="udhaya kumar" w:id="6" w:date="2026-09-24T06:40:29Z"/>
                  </w:sdtContent>
                </w:sdt>
              </w:ins>
              <w:sdt>
                <w:sdtPr>
                  <w:id w:val="269923667"/>
                  <w:tag w:val="goog_rdk_1408"/>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677565319"/>
        <w:tag w:val="goog_rdk_1413"/>
      </w:sdtPr>
      <w:sdtContent>
        <w:p w:rsidR="00000000" w:rsidDel="00000000" w:rsidP="00000000" w:rsidRDefault="00000000" w:rsidRPr="00000000" w14:paraId="00000143">
          <w:pPr>
            <w:numPr>
              <w:ilvl w:val="1"/>
              <w:numId w:val="5"/>
            </w:numPr>
            <w:ind w:left="502" w:hanging="360"/>
            <w:rPr>
              <w:ins w:author="Rossi Rossi" w:id="69" w:date="2026-09-22T06:56:59Z"/>
              <w:del w:author="udhaya kumar" w:id="6" w:date="2026-09-24T06:40:29Z"/>
            </w:rPr>
          </w:pPr>
          <w:sdt>
            <w:sdtPr>
              <w:id w:val="2120842410"/>
              <w:tag w:val="goog_rdk_1410"/>
            </w:sdtPr>
            <w:sdtContent>
              <w:ins w:author="Rossi Rossi" w:id="69" w:date="2026-09-22T06:56:59Z">
                <w:sdt>
                  <w:sdtPr>
                    <w:id w:val="16845254"/>
                    <w:tag w:val="goog_rdk_1411"/>
                  </w:sdtPr>
                  <w:sdtContent>
                    <w:del w:author="udhaya kumar" w:id="6" w:date="2026-09-24T06:40:29Z"/>
                  </w:sdtContent>
                </w:sdt>
              </w:ins>
              <w:sdt>
                <w:sdtPr>
                  <w:id w:val="-198743622"/>
                  <w:tag w:val="goog_rdk_141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**Generate a new key**: Create a replacement key in Google AI Studio or the Cloud Console.</w:delText>
                      </w:r>
                    </w:del>
                  </w:ins>
                </w:sdtContent>
              </w:sdt>
              <w:ins w:author="Rossi Rossi" w:id="69" w:date="2026-09-22T06:56:59Z">
                <w:del w:author="udhaya kumar" w:id="6" w:date="2026-09-24T06:40:29Z"/>
              </w:ins>
            </w:sdtContent>
          </w:sdt>
        </w:p>
      </w:sdtContent>
    </w:sdt>
    <w:sdt>
      <w:sdtPr>
        <w:id w:val="-45323400"/>
        <w:tag w:val="goog_rdk_1417"/>
      </w:sdtPr>
      <w:sdtContent>
        <w:p w:rsidR="00000000" w:rsidDel="00000000" w:rsidP="00000000" w:rsidRDefault="00000000" w:rsidRPr="00000000" w14:paraId="00000144">
          <w:pPr>
            <w:numPr>
              <w:ilvl w:val="1"/>
              <w:numId w:val="5"/>
            </w:numPr>
            <w:ind w:left="502" w:hanging="360"/>
            <w:rPr>
              <w:ins w:author="Rossi Rossi" w:id="69" w:date="2026-09-22T06:56:59Z"/>
              <w:del w:author="udhaya kumar" w:id="6" w:date="2026-09-24T06:40:29Z"/>
            </w:rPr>
          </w:pPr>
          <w:sdt>
            <w:sdtPr>
              <w:id w:val="-756563636"/>
              <w:tag w:val="goog_rdk_1414"/>
            </w:sdtPr>
            <w:sdtContent>
              <w:ins w:author="Rossi Rossi" w:id="69" w:date="2026-09-22T06:56:59Z">
                <w:sdt>
                  <w:sdtPr>
                    <w:id w:val="1874002028"/>
                    <w:tag w:val="goog_rdk_1415"/>
                  </w:sdtPr>
                  <w:sdtContent>
                    <w:del w:author="udhaya kumar" w:id="6" w:date="2026-09-24T06:40:29Z"/>
                  </w:sdtContent>
                </w:sdt>
              </w:ins>
              <w:sdt>
                <w:sdtPr>
                  <w:id w:val="1922447570"/>
                  <w:tag w:val="goog_rdk_141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**Update your application**: Deploy your code using the new key.</w:delText>
                      </w:r>
                    </w:del>
                  </w:ins>
                </w:sdtContent>
              </w:sdt>
              <w:ins w:author="Rossi Rossi" w:id="69" w:date="2026-09-22T06:56:59Z">
                <w:del w:author="udhaya kumar" w:id="6" w:date="2026-09-24T06:40:29Z"/>
              </w:ins>
            </w:sdtContent>
          </w:sdt>
        </w:p>
      </w:sdtContent>
    </w:sdt>
    <w:sdt>
      <w:sdtPr>
        <w:id w:val="1502755921"/>
        <w:tag w:val="goog_rdk_1421"/>
      </w:sdtPr>
      <w:sdtContent>
        <w:p w:rsidR="00000000" w:rsidDel="00000000" w:rsidP="00000000" w:rsidRDefault="00000000" w:rsidRPr="00000000" w14:paraId="00000145">
          <w:pPr>
            <w:numPr>
              <w:ilvl w:val="1"/>
              <w:numId w:val="5"/>
            </w:numPr>
            <w:ind w:left="502" w:hanging="360"/>
            <w:rPr>
              <w:ins w:author="Rossi Rossi" w:id="69" w:date="2026-09-22T06:56:59Z"/>
              <w:del w:author="udhaya kumar" w:id="6" w:date="2026-09-24T06:40:29Z"/>
            </w:rPr>
          </w:pPr>
          <w:sdt>
            <w:sdtPr>
              <w:id w:val="-2045929948"/>
              <w:tag w:val="goog_rdk_1418"/>
            </w:sdtPr>
            <w:sdtContent>
              <w:ins w:author="Rossi Rossi" w:id="69" w:date="2026-09-22T06:56:59Z">
                <w:sdt>
                  <w:sdtPr>
                    <w:id w:val="67749455"/>
                    <w:tag w:val="goog_rdk_1419"/>
                  </w:sdtPr>
                  <w:sdtContent>
                    <w:del w:author="udhaya kumar" w:id="6" w:date="2026-09-24T06:40:29Z"/>
                  </w:sdtContent>
                </w:sdt>
              </w:ins>
              <w:sdt>
                <w:sdtPr>
                  <w:id w:val="1597767935"/>
                  <w:tag w:val="goog_rdk_142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**Disable or delete the compromised key**: Disable the leaked key in the Cloud Console once the new key is verified. Do not delete the old key until the new key is fully active to avoid application downtime.</w:delText>
                      </w:r>
                    </w:del>
                  </w:ins>
                </w:sdtContent>
              </w:sdt>
              <w:ins w:author="Rossi Rossi" w:id="69" w:date="2026-09-22T06:56:59Z">
                <w:del w:author="udhaya kumar" w:id="6" w:date="2026-09-24T06:40:29Z"/>
              </w:ins>
            </w:sdtContent>
          </w:sdt>
        </w:p>
      </w:sdtContent>
    </w:sdt>
    <w:sdt>
      <w:sdtPr>
        <w:id w:val="779082923"/>
        <w:tag w:val="goog_rdk_1425"/>
      </w:sdtPr>
      <w:sdtContent>
        <w:p w:rsidR="00000000" w:rsidDel="00000000" w:rsidP="00000000" w:rsidRDefault="00000000" w:rsidRPr="00000000" w14:paraId="00000146">
          <w:pPr>
            <w:numPr>
              <w:ilvl w:val="1"/>
              <w:numId w:val="5"/>
            </w:numPr>
            <w:ind w:left="502" w:hanging="360"/>
            <w:rPr>
              <w:ins w:author="Rossi Rossi" w:id="69" w:date="2026-09-22T06:56:59Z"/>
              <w:del w:author="udhaya kumar" w:id="6" w:date="2026-09-24T06:40:29Z"/>
            </w:rPr>
          </w:pPr>
          <w:sdt>
            <w:sdtPr>
              <w:id w:val="-1718558708"/>
              <w:tag w:val="goog_rdk_1422"/>
            </w:sdtPr>
            <w:sdtContent>
              <w:ins w:author="Rossi Rossi" w:id="69" w:date="2026-09-22T06:56:59Z">
                <w:sdt>
                  <w:sdtPr>
                    <w:id w:val="-1114230041"/>
                    <w:tag w:val="goog_rdk_1423"/>
                  </w:sdtPr>
                  <w:sdtContent>
                    <w:del w:author="udhaya kumar" w:id="6" w:date="2026-09-24T06:40:29Z"/>
                  </w:sdtContent>
                </w:sdt>
              </w:ins>
              <w:sdt>
                <w:sdtPr>
                  <w:id w:val="2092607889"/>
                  <w:tag w:val="goog_rdk_142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**Audit usage**: Check billing logs and API usage in the Google Cloud Console to identify unauthorized activity.</w:delText>
                      </w:r>
                    </w:del>
                  </w:ins>
                </w:sdtContent>
              </w:sdt>
              <w:ins w:author="Rossi Rossi" w:id="69" w:date="2026-09-22T06:56:59Z">
                <w:del w:author="udhaya kumar" w:id="6" w:date="2026-09-24T06:40:29Z"/>
              </w:ins>
            </w:sdtContent>
          </w:sdt>
        </w:p>
      </w:sdtContent>
    </w:sdt>
    <w:sdt>
      <w:sdtPr>
        <w:id w:val="760526360"/>
        <w:tag w:val="goog_rdk_1431"/>
      </w:sdtPr>
      <w:sdtContent>
        <w:p w:rsidR="00000000" w:rsidDel="00000000" w:rsidP="00000000" w:rsidRDefault="00000000" w:rsidRPr="00000000" w14:paraId="00000147">
          <w:pPr>
            <w:numPr>
              <w:ilvl w:val="1"/>
              <w:numId w:val="5"/>
            </w:numPr>
            <w:ind w:left="502" w:hanging="360"/>
            <w:rPr>
              <w:ins w:author="Abinaya Saravanan" w:id="87" w:date="2026-09-23T05:19:12Z"/>
              <w:del w:author="udhaya kumar" w:id="6" w:date="2026-09-24T06:40:29Z"/>
            </w:rPr>
          </w:pPr>
          <w:sdt>
            <w:sdtPr>
              <w:id w:val="268347079"/>
              <w:tag w:val="goog_rdk_1428"/>
            </w:sdtPr>
            <w:sdtContent>
              <w:ins w:author="Abinaya Saravanan" w:id="87" w:date="2026-09-23T05:19:12Z">
                <w:sdt>
                  <w:sdtPr>
                    <w:id w:val="102947576"/>
                    <w:tag w:val="goog_rdk_1429"/>
                  </w:sdtPr>
                  <w:sdtContent>
                    <w:del w:author="udhaya kumar" w:id="6" w:date="2026-09-24T06:40:29Z"/>
                  </w:sdtContent>
                </w:sdt>
              </w:ins>
              <w:sdt>
                <w:sdtPr>
                  <w:id w:val="-769883933"/>
                  <w:tag w:val="goog_rdk_1430"/>
                </w:sdtPr>
                <w:sdtContent>
                  <w:ins w:author="Abinaya Saravanan" w:id="87" w:date="2026-09-23T05:19:12Z">
                    <w:del w:author="udhaya kumar" w:id="6" w:date="2026-09-24T06:40:29Z">
                      <w:r w:rsidDel="00000000" w:rsidR="00000000" w:rsidRPr="00000000">
                        <w:rPr>
                          <w:rtl w:val="0"/>
                          <w:rPrChange w:author="Abinaya Saravanan" w:id="88" w:date="2026-09-23T05:19:12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87" w:date="2026-09-23T05:19:12Z">
                <w:del w:author="udhaya kumar" w:id="6" w:date="2026-09-24T06:40:29Z"/>
              </w:ins>
            </w:sdtContent>
          </w:sdt>
        </w:p>
      </w:sdtContent>
    </w:sdt>
    <w:sdt>
      <w:sdtPr>
        <w:id w:val="-699137929"/>
        <w:tag w:val="goog_rdk_1435"/>
      </w:sdtPr>
      <w:sdtContent>
        <w:p w:rsidR="00000000" w:rsidDel="00000000" w:rsidP="00000000" w:rsidRDefault="00000000" w:rsidRPr="00000000" w14:paraId="00000148">
          <w:pPr>
            <w:numPr>
              <w:ilvl w:val="1"/>
              <w:numId w:val="5"/>
            </w:numPr>
            <w:ind w:left="502" w:hanging="360"/>
            <w:rPr>
              <w:ins w:author="Abinaya Saravanan" w:id="87" w:date="2026-09-23T05:19:12Z"/>
              <w:del w:author="udhaya kumar" w:id="6" w:date="2026-09-24T06:40:29Z"/>
            </w:rPr>
          </w:pPr>
          <w:sdt>
            <w:sdtPr>
              <w:id w:val="-280947943"/>
              <w:tag w:val="goog_rdk_1432"/>
            </w:sdtPr>
            <w:sdtContent>
              <w:ins w:author="Abinaya Saravanan" w:id="87" w:date="2026-09-23T05:19:12Z">
                <w:sdt>
                  <w:sdtPr>
                    <w:id w:val="303440651"/>
                    <w:tag w:val="goog_rdk_1433"/>
                  </w:sdtPr>
                  <w:sdtContent>
                    <w:del w:author="udhaya kumar" w:id="6" w:date="2026-09-24T06:40:29Z"/>
                  </w:sdtContent>
                </w:sdt>
              </w:ins>
              <w:sdt>
                <w:sdtPr>
                  <w:id w:val="-1304988000"/>
                  <w:tag w:val="goog_rdk_1434"/>
                </w:sdtPr>
                <w:sdtContent>
                  <w:ins w:author="Abinaya Saravanan" w:id="87" w:date="2026-09-23T05:19:12Z">
                    <w:del w:author="udhaya kumar" w:id="6" w:date="2026-09-24T06:40:29Z">
                      <w:r w:rsidDel="00000000" w:rsidR="00000000" w:rsidRPr="00000000">
                        <w:rPr>
                          <w:rtl w:val="0"/>
                        </w:rPr>
                      </w:r>
                    </w:del>
                  </w:ins>
                </w:sdtContent>
              </w:sdt>
              <w:ins w:author="Abinaya Saravanan" w:id="87" w:date="2026-09-23T05:19:12Z">
                <w:del w:author="udhaya kumar" w:id="6" w:date="2026-09-24T06:40:29Z"/>
              </w:ins>
            </w:sdtContent>
          </w:sdt>
        </w:p>
      </w:sdtContent>
    </w:sdt>
    <w:sdt>
      <w:sdtPr>
        <w:id w:val="635408682"/>
        <w:tag w:val="goog_rdk_1439"/>
      </w:sdtPr>
      <w:sdtContent>
        <w:p w:rsidR="00000000" w:rsidDel="00000000" w:rsidP="00000000" w:rsidRDefault="00000000" w:rsidRPr="00000000" w14:paraId="00000149">
          <w:pPr>
            <w:numPr>
              <w:ilvl w:val="1"/>
              <w:numId w:val="5"/>
            </w:numPr>
            <w:ind w:left="502" w:hanging="360"/>
            <w:rPr>
              <w:ins w:author="Abinaya Saravanan" w:id="87" w:date="2026-09-23T05:19:12Z"/>
              <w:del w:author="udhaya kumar" w:id="6" w:date="2026-09-24T06:40:29Z"/>
            </w:rPr>
          </w:pPr>
          <w:sdt>
            <w:sdtPr>
              <w:id w:val="454698986"/>
              <w:tag w:val="goog_rdk_1436"/>
            </w:sdtPr>
            <w:sdtContent>
              <w:ins w:author="Abinaya Saravanan" w:id="87" w:date="2026-09-23T05:19:12Z">
                <w:sdt>
                  <w:sdtPr>
                    <w:id w:val="1784584549"/>
                    <w:tag w:val="goog_rdk_1437"/>
                  </w:sdtPr>
                  <w:sdtContent>
                    <w:del w:author="udhaya kumar" w:id="6" w:date="2026-09-24T06:40:29Z"/>
                  </w:sdtContent>
                </w:sdt>
              </w:ins>
              <w:sdt>
                <w:sdtPr>
                  <w:id w:val="-1276859142"/>
                  <w:tag w:val="goog_rdk_1438"/>
                </w:sdtPr>
                <w:sdtContent>
                  <w:ins w:author="Abinaya Saravanan" w:id="87" w:date="2026-09-23T05:19:12Z">
                    <w:del w:author="udhaya kumar" w:id="6" w:date="2026-09-24T06:40:29Z">
                      <w:r w:rsidDel="00000000" w:rsidR="00000000" w:rsidRPr="00000000">
                        <w:rPr>
                          <w:rtl w:val="0"/>
                          <w:rPrChange w:author="Abinaya Saravanan" w:id="88" w:date="2026-09-23T05:19:12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87" w:date="2026-09-23T05:19:12Z">
                <w:del w:author="udhaya kumar" w:id="6" w:date="2026-09-24T06:40:29Z"/>
              </w:ins>
            </w:sdtContent>
          </w:sdt>
        </w:p>
      </w:sdtContent>
    </w:sdt>
    <w:sdt>
      <w:sdtPr>
        <w:id w:val="1604914177"/>
        <w:tag w:val="goog_rdk_1443"/>
      </w:sdtPr>
      <w:sdtContent>
        <w:p w:rsidR="00000000" w:rsidDel="00000000" w:rsidP="00000000" w:rsidRDefault="00000000" w:rsidRPr="00000000" w14:paraId="0000014A">
          <w:pPr>
            <w:numPr>
              <w:ilvl w:val="1"/>
              <w:numId w:val="5"/>
            </w:numPr>
            <w:ind w:left="502" w:hanging="360"/>
            <w:rPr>
              <w:ins w:author="Abinaya Saravanan" w:id="87" w:date="2026-09-23T05:19:12Z"/>
              <w:del w:author="udhaya kumar" w:id="6" w:date="2026-09-24T06:40:29Z"/>
            </w:rPr>
          </w:pPr>
          <w:sdt>
            <w:sdtPr>
              <w:id w:val="552215356"/>
              <w:tag w:val="goog_rdk_1440"/>
            </w:sdtPr>
            <w:sdtContent>
              <w:ins w:author="Abinaya Saravanan" w:id="87" w:date="2026-09-23T05:19:12Z">
                <w:sdt>
                  <w:sdtPr>
                    <w:id w:val="-150238814"/>
                    <w:tag w:val="goog_rdk_1441"/>
                  </w:sdtPr>
                  <w:sdtContent>
                    <w:del w:author="udhaya kumar" w:id="6" w:date="2026-09-24T06:40:29Z"/>
                  </w:sdtContent>
                </w:sdt>
              </w:ins>
              <w:sdt>
                <w:sdtPr>
                  <w:id w:val="1051150909"/>
                  <w:tag w:val="goog_rdk_1442"/>
                </w:sdtPr>
                <w:sdtContent>
                  <w:ins w:author="Abinaya Saravanan" w:id="87" w:date="2026-09-23T05:19:12Z">
                    <w:del w:author="udhaya kumar" w:id="6" w:date="2026-09-24T06:40:29Z">
                      <w:r w:rsidDel="00000000" w:rsidR="00000000" w:rsidRPr="00000000">
                        <w:rPr>
                          <w:rtl w:val="0"/>
                          <w:rPrChange w:author="Abinaya Saravanan" w:id="88" w:date="2026-09-23T05:19:12Z">
                            <w:rPr>
                              <w:rFonts w:ascii="Cambria" w:cs="Cambria" w:eastAsia="Cambria" w:hAnsi="Cambria"/>
                              <w:b w:val="0"/>
                              <w:bCs w:val="0"/>
                              <w:color w:val="000000"/>
                              <w:sz w:val="22"/>
                              <w:szCs w:val="22"/>
                            </w:rPr>
                          </w:rPrChange>
                        </w:rPr>
                        <w:delText xml:space="preserve">    try:</w:delText>
                      </w:r>
                    </w:del>
                  </w:ins>
                </w:sdtContent>
              </w:sdt>
              <w:ins w:author="Abinaya Saravanan" w:id="87" w:date="2026-09-23T05:19:12Z">
                <w:del w:author="udhaya kumar" w:id="6" w:date="2026-09-24T06:40:29Z"/>
              </w:ins>
            </w:sdtContent>
          </w:sdt>
        </w:p>
      </w:sdtContent>
    </w:sdt>
    <w:sdt>
      <w:sdtPr>
        <w:id w:val="282892758"/>
        <w:tag w:val="goog_rdk_1447"/>
      </w:sdtPr>
      <w:sdtContent>
        <w:p w:rsidR="00000000" w:rsidDel="00000000" w:rsidP="00000000" w:rsidRDefault="00000000" w:rsidRPr="00000000" w14:paraId="0000014B">
          <w:pPr>
            <w:numPr>
              <w:ilvl w:val="1"/>
              <w:numId w:val="5"/>
            </w:numPr>
            <w:ind w:left="502" w:hanging="360"/>
            <w:rPr>
              <w:ins w:author="Abinaya Saravanan" w:id="87" w:date="2026-09-23T05:19:12Z"/>
              <w:del w:author="udhaya kumar" w:id="6" w:date="2026-09-24T06:40:29Z"/>
            </w:rPr>
          </w:pPr>
          <w:sdt>
            <w:sdtPr>
              <w:id w:val="-322902990"/>
              <w:tag w:val="goog_rdk_1444"/>
            </w:sdtPr>
            <w:sdtContent>
              <w:ins w:author="Abinaya Saravanan" w:id="87" w:date="2026-09-23T05:19:12Z">
                <w:sdt>
                  <w:sdtPr>
                    <w:id w:val="853391611"/>
                    <w:tag w:val="goog_rdk_1445"/>
                  </w:sdtPr>
                  <w:sdtContent>
                    <w:del w:author="udhaya kumar" w:id="6" w:date="2026-09-24T06:40:29Z"/>
                  </w:sdtContent>
                </w:sdt>
              </w:ins>
              <w:sdt>
                <w:sdtPr>
                  <w:id w:val="1201203853"/>
                  <w:tag w:val="goog_rdk_1446"/>
                </w:sdtPr>
                <w:sdtContent>
                  <w:ins w:author="Abinaya Saravanan" w:id="87" w:date="2026-09-23T05:19:12Z">
                    <w:del w:author="udhaya kumar" w:id="6" w:date="2026-09-24T06:40:29Z">
                      <w:r w:rsidDel="00000000" w:rsidR="00000000" w:rsidRPr="00000000">
                        <w:rPr>
                          <w:rtl w:val="0"/>
                          <w:rPrChange w:author="Abinaya Saravanan" w:id="88" w:date="2026-09-23T05:19:12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87" w:date="2026-09-23T05:19:12Z">
                <w:del w:author="udhaya kumar" w:id="6" w:date="2026-09-24T06:40:29Z"/>
              </w:ins>
            </w:sdtContent>
          </w:sdt>
        </w:p>
      </w:sdtContent>
    </w:sdt>
    <w:sdt>
      <w:sdtPr>
        <w:id w:val="333387053"/>
        <w:tag w:val="goog_rdk_1451"/>
      </w:sdtPr>
      <w:sdtContent>
        <w:p w:rsidR="00000000" w:rsidDel="00000000" w:rsidP="00000000" w:rsidRDefault="00000000" w:rsidRPr="00000000" w14:paraId="0000014C">
          <w:pPr>
            <w:numPr>
              <w:ilvl w:val="1"/>
              <w:numId w:val="5"/>
            </w:numPr>
            <w:ind w:left="502" w:hanging="360"/>
            <w:rPr>
              <w:ins w:author="Abinaya Saravanan" w:id="87" w:date="2026-09-23T05:19:12Z"/>
              <w:del w:author="udhaya kumar" w:id="6" w:date="2026-09-24T06:40:29Z"/>
            </w:rPr>
          </w:pPr>
          <w:sdt>
            <w:sdtPr>
              <w:id w:val="909823376"/>
              <w:tag w:val="goog_rdk_1448"/>
            </w:sdtPr>
            <w:sdtContent>
              <w:ins w:author="Abinaya Saravanan" w:id="87" w:date="2026-09-23T05:19:12Z">
                <w:sdt>
                  <w:sdtPr>
                    <w:id w:val="53521360"/>
                    <w:tag w:val="goog_rdk_1449"/>
                  </w:sdtPr>
                  <w:sdtContent>
                    <w:del w:author="udhaya kumar" w:id="6" w:date="2026-09-24T06:40:29Z"/>
                  </w:sdtContent>
                </w:sdt>
              </w:ins>
              <w:sdt>
                <w:sdtPr>
                  <w:id w:val="1097035892"/>
                  <w:tag w:val="goog_rdk_1450"/>
                </w:sdtPr>
                <w:sdtContent>
                  <w:ins w:author="Abinaya Saravanan" w:id="87" w:date="2026-09-23T05:19:12Z">
                    <w:del w:author="udhaya kumar" w:id="6" w:date="2026-09-24T06:40:29Z">
                      <w:r w:rsidDel="00000000" w:rsidR="00000000" w:rsidRPr="00000000">
                        <w:rPr>
                          <w:rtl w:val="0"/>
                          <w:rPrChange w:author="Abinaya Saravanan" w:id="88" w:date="2026-09-23T05:19:12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87" w:date="2026-09-23T05:19:12Z">
                <w:del w:author="udhaya kumar" w:id="6" w:date="2026-09-24T06:40:29Z"/>
              </w:ins>
            </w:sdtContent>
          </w:sdt>
        </w:p>
      </w:sdtContent>
    </w:sdt>
    <w:sdt>
      <w:sdtPr>
        <w:id w:val="1190030038"/>
        <w:tag w:val="goog_rdk_1455"/>
      </w:sdtPr>
      <w:sdtContent>
        <w:p w:rsidR="00000000" w:rsidDel="00000000" w:rsidP="00000000" w:rsidRDefault="00000000" w:rsidRPr="00000000" w14:paraId="0000014D">
          <w:pPr>
            <w:numPr>
              <w:ilvl w:val="1"/>
              <w:numId w:val="5"/>
            </w:numPr>
            <w:ind w:left="502" w:hanging="360"/>
            <w:rPr>
              <w:ins w:author="Abinaya Saravanan" w:id="87" w:date="2026-09-23T05:19:12Z"/>
              <w:del w:author="udhaya kumar" w:id="6" w:date="2026-09-24T06:40:29Z"/>
            </w:rPr>
          </w:pPr>
          <w:sdt>
            <w:sdtPr>
              <w:id w:val="-876366017"/>
              <w:tag w:val="goog_rdk_1452"/>
            </w:sdtPr>
            <w:sdtContent>
              <w:ins w:author="Abinaya Saravanan" w:id="87" w:date="2026-09-23T05:19:12Z">
                <w:sdt>
                  <w:sdtPr>
                    <w:id w:val="-597485280"/>
                    <w:tag w:val="goog_rdk_1453"/>
                  </w:sdtPr>
                  <w:sdtContent>
                    <w:del w:author="udhaya kumar" w:id="6" w:date="2026-09-24T06:40:29Z"/>
                  </w:sdtContent>
                </w:sdt>
              </w:ins>
              <w:sdt>
                <w:sdtPr>
                  <w:id w:val="1007265688"/>
                  <w:tag w:val="goog_rdk_1454"/>
                </w:sdtPr>
                <w:sdtContent>
                  <w:ins w:author="Abinaya Saravanan" w:id="87" w:date="2026-09-23T05:19:12Z">
                    <w:del w:author="udhaya kumar" w:id="6" w:date="2026-09-24T06:40:29Z">
                      <w:r w:rsidDel="00000000" w:rsidR="00000000" w:rsidRPr="00000000">
                        <w:rPr>
                          <w:rtl w:val="0"/>
                          <w:rPrChange w:author="Abinaya Saravanan" w:id="88" w:date="2026-09-23T05:19:12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87" w:date="2026-09-23T05:19:12Z">
                <w:del w:author="udhaya kumar" w:id="6" w:date="2026-09-24T06:40:29Z"/>
              </w:ins>
            </w:sdtContent>
          </w:sdt>
        </w:p>
      </w:sdtContent>
    </w:sdt>
    <w:sdt>
      <w:sdtPr>
        <w:id w:val="1189189245"/>
        <w:tag w:val="goog_rdk_1459"/>
      </w:sdtPr>
      <w:sdtContent>
        <w:p w:rsidR="00000000" w:rsidDel="00000000" w:rsidP="00000000" w:rsidRDefault="00000000" w:rsidRPr="00000000" w14:paraId="0000014E">
          <w:pPr>
            <w:numPr>
              <w:ilvl w:val="1"/>
              <w:numId w:val="5"/>
            </w:numPr>
            <w:ind w:left="502" w:hanging="360"/>
            <w:rPr>
              <w:ins w:author="Abinaya Saravanan" w:id="87" w:date="2026-09-23T05:19:12Z"/>
              <w:del w:author="udhaya kumar" w:id="6" w:date="2026-09-24T06:40:29Z"/>
            </w:rPr>
          </w:pPr>
          <w:sdt>
            <w:sdtPr>
              <w:id w:val="-359203731"/>
              <w:tag w:val="goog_rdk_1456"/>
            </w:sdtPr>
            <w:sdtContent>
              <w:ins w:author="Abinaya Saravanan" w:id="87" w:date="2026-09-23T05:19:12Z">
                <w:sdt>
                  <w:sdtPr>
                    <w:id w:val="451572000"/>
                    <w:tag w:val="goog_rdk_1457"/>
                  </w:sdtPr>
                  <w:sdtContent>
                    <w:del w:author="udhaya kumar" w:id="6" w:date="2026-09-24T06:40:29Z"/>
                  </w:sdtContent>
                </w:sdt>
              </w:ins>
              <w:sdt>
                <w:sdtPr>
                  <w:id w:val="-1514501244"/>
                  <w:tag w:val="goog_rdk_1458"/>
                </w:sdtPr>
                <w:sdtContent>
                  <w:ins w:author="Abinaya Saravanan" w:id="87" w:date="2026-09-23T05:19:12Z">
                    <w:del w:author="udhaya kumar" w:id="6" w:date="2026-09-24T06:40:29Z">
                      <w:r w:rsidDel="00000000" w:rsidR="00000000" w:rsidRPr="00000000">
                        <w:rPr>
                          <w:rtl w:val="0"/>
                          <w:rPrChange w:author="Abinaya Saravanan" w:id="88" w:date="2026-09-23T05:19:12Z">
                            <w:rPr>
                              <w:rFonts w:ascii="Cambria" w:cs="Cambria" w:eastAsia="Cambria" w:hAnsi="Cambria"/>
                              <w:b w:val="0"/>
                              <w:bCs w:val="0"/>
                              <w:color w:val="000000"/>
                              <w:sz w:val="22"/>
                              <w:szCs w:val="22"/>
                            </w:rPr>
                          </w:rPrChange>
                        </w:rPr>
                        <w:delText xml:space="preserve">        return response.text.strip()</w:delText>
                      </w:r>
                    </w:del>
                  </w:ins>
                </w:sdtContent>
              </w:sdt>
              <w:ins w:author="Abinaya Saravanan" w:id="87" w:date="2026-09-23T05:19:12Z">
                <w:del w:author="udhaya kumar" w:id="6" w:date="2026-09-24T06:40:29Z"/>
              </w:ins>
            </w:sdtContent>
          </w:sdt>
        </w:p>
      </w:sdtContent>
    </w:sdt>
    <w:sdt>
      <w:sdtPr>
        <w:id w:val="1116334595"/>
        <w:tag w:val="goog_rdk_1463"/>
      </w:sdtPr>
      <w:sdtContent>
        <w:p w:rsidR="00000000" w:rsidDel="00000000" w:rsidP="00000000" w:rsidRDefault="00000000" w:rsidRPr="00000000" w14:paraId="0000014F">
          <w:pPr>
            <w:numPr>
              <w:ilvl w:val="1"/>
              <w:numId w:val="5"/>
            </w:numPr>
            <w:ind w:left="502" w:hanging="360"/>
            <w:rPr>
              <w:ins w:author="Abinaya Saravanan" w:id="87" w:date="2026-09-23T05:19:12Z"/>
              <w:del w:author="udhaya kumar" w:id="6" w:date="2026-09-24T06:40:29Z"/>
            </w:rPr>
          </w:pPr>
          <w:sdt>
            <w:sdtPr>
              <w:id w:val="-605687254"/>
              <w:tag w:val="goog_rdk_1460"/>
            </w:sdtPr>
            <w:sdtContent>
              <w:ins w:author="Abinaya Saravanan" w:id="87" w:date="2026-09-23T05:19:12Z">
                <w:sdt>
                  <w:sdtPr>
                    <w:id w:val="1362733059"/>
                    <w:tag w:val="goog_rdk_1461"/>
                  </w:sdtPr>
                  <w:sdtContent>
                    <w:del w:author="udhaya kumar" w:id="6" w:date="2026-09-24T06:40:29Z"/>
                  </w:sdtContent>
                </w:sdt>
              </w:ins>
              <w:sdt>
                <w:sdtPr>
                  <w:id w:val="-1897842602"/>
                  <w:tag w:val="goog_rdk_1462"/>
                </w:sdtPr>
                <w:sdtContent>
                  <w:ins w:author="Abinaya Saravanan" w:id="87" w:date="2026-09-23T05:19:12Z">
                    <w:del w:author="udhaya kumar" w:id="6" w:date="2026-09-24T06:40:29Z">
                      <w:r w:rsidDel="00000000" w:rsidR="00000000" w:rsidRPr="00000000">
                        <w:rPr>
                          <w:rtl w:val="0"/>
                          <w:rPrChange w:author="Abinaya Saravanan" w:id="88" w:date="2026-09-23T05:19:12Z">
                            <w:rPr>
                              <w:rFonts w:ascii="Cambria" w:cs="Cambria" w:eastAsia="Cambria" w:hAnsi="Cambria"/>
                              <w:b w:val="0"/>
                              <w:bCs w:val="0"/>
                              <w:color w:val="000000"/>
                              <w:sz w:val="22"/>
                              <w:szCs w:val="22"/>
                            </w:rPr>
                          </w:rPrChange>
                        </w:rPr>
                        <w:delText xml:space="preserve">    except Exception as e:</w:delText>
                      </w:r>
                    </w:del>
                  </w:ins>
                </w:sdtContent>
              </w:sdt>
              <w:ins w:author="Abinaya Saravanan" w:id="87" w:date="2026-09-23T05:19:12Z">
                <w:del w:author="udhaya kumar" w:id="6" w:date="2026-09-24T06:40:29Z"/>
              </w:ins>
            </w:sdtContent>
          </w:sdt>
        </w:p>
      </w:sdtContent>
    </w:sdt>
    <w:sdt>
      <w:sdtPr>
        <w:id w:val="-817394267"/>
        <w:tag w:val="goog_rdk_1467"/>
      </w:sdtPr>
      <w:sdtContent>
        <w:p w:rsidR="00000000" w:rsidDel="00000000" w:rsidP="00000000" w:rsidRDefault="00000000" w:rsidRPr="00000000" w14:paraId="00000150">
          <w:pPr>
            <w:numPr>
              <w:ilvl w:val="1"/>
              <w:numId w:val="5"/>
            </w:numPr>
            <w:ind w:left="502" w:hanging="360"/>
            <w:rPr>
              <w:ins w:author="Abinaya Saravanan" w:id="87" w:date="2026-09-23T05:19:12Z"/>
              <w:del w:author="udhaya kumar" w:id="6" w:date="2026-09-24T06:40:29Z"/>
            </w:rPr>
          </w:pPr>
          <w:sdt>
            <w:sdtPr>
              <w:id w:val="-787721668"/>
              <w:tag w:val="goog_rdk_1464"/>
            </w:sdtPr>
            <w:sdtContent>
              <w:ins w:author="Abinaya Saravanan" w:id="87" w:date="2026-09-23T05:19:12Z">
                <w:sdt>
                  <w:sdtPr>
                    <w:id w:val="-1779716249"/>
                    <w:tag w:val="goog_rdk_1465"/>
                  </w:sdtPr>
                  <w:sdtContent>
                    <w:del w:author="udhaya kumar" w:id="6" w:date="2026-09-24T06:40:29Z"/>
                  </w:sdtContent>
                </w:sdt>
              </w:ins>
              <w:sdt>
                <w:sdtPr>
                  <w:id w:val="113628153"/>
                  <w:tag w:val="goog_rdk_1466"/>
                </w:sdtPr>
                <w:sdtContent>
                  <w:ins w:author="Abinaya Saravanan" w:id="87" w:date="2026-09-23T05:19:12Z">
                    <w:del w:author="udhaya kumar" w:id="6" w:date="2026-09-24T06:40:29Z">
                      <w:r w:rsidDel="00000000" w:rsidR="00000000" w:rsidRPr="00000000">
                        <w:rPr>
                          <w:rtl w:val="0"/>
                          <w:rPrChange w:author="Abinaya Saravanan" w:id="88" w:date="2026-09-23T05:19:12Z">
                            <w:rPr>
                              <w:rFonts w:ascii="Cambria" w:cs="Cambria" w:eastAsia="Cambria" w:hAnsi="Cambria"/>
                              <w:b w:val="0"/>
                              <w:bCs w:val="0"/>
                              <w:color w:val="000000"/>
                              <w:sz w:val="22"/>
                              <w:szCs w:val="22"/>
                            </w:rPr>
                          </w:rPrChange>
                        </w:rPr>
                        <w:delText xml:space="preserve">        return f"Error in Summary: {e}"</w:delText>
                      </w:r>
                    </w:del>
                  </w:ins>
                </w:sdtContent>
              </w:sdt>
              <w:ins w:author="Abinaya Saravanan" w:id="87" w:date="2026-09-23T05:19:12Z">
                <w:del w:author="udhaya kumar" w:id="6" w:date="2026-09-24T06:40:29Z"/>
              </w:ins>
            </w:sdtContent>
          </w:sdt>
        </w:p>
      </w:sdtContent>
    </w:sdt>
    <w:sdt>
      <w:sdtPr>
        <w:id w:val="1263147256"/>
        <w:tag w:val="goog_rdk_1473"/>
      </w:sdtPr>
      <w:sdtContent>
        <w:p w:rsidR="00000000" w:rsidDel="00000000" w:rsidP="00000000" w:rsidRDefault="00000000" w:rsidRPr="00000000" w14:paraId="00000151">
          <w:pPr>
            <w:numPr>
              <w:ilvl w:val="1"/>
              <w:numId w:val="5"/>
            </w:numPr>
            <w:ind w:left="502" w:hanging="360"/>
            <w:rPr>
              <w:ins w:author="Rossi Rossi" w:id="69" w:date="2026-09-22T06:56:59Z"/>
              <w:del w:author="udhaya kumar" w:id="6" w:date="2026-09-24T06:40:29Z"/>
            </w:rPr>
            <w:pPrChange w:author="Abinaya Saravanan" w:id="0" w:date="2026-09-23T05:19:12Z">
              <w:pPr>
                <w:numPr>
                  <w:ilvl w:val="1"/>
                  <w:numId w:val="5"/>
                </w:numPr>
                <w:ind w:left="502" w:hanging="360"/>
              </w:pPr>
            </w:pPrChange>
          </w:pPr>
          <w:sdt>
            <w:sdtPr>
              <w:id w:val="1134689040"/>
              <w:tag w:val="goog_rdk_1470"/>
            </w:sdtPr>
            <w:sdtContent>
              <w:ins w:author="Rossi Rossi" w:id="69" w:date="2026-09-22T06:56:59Z">
                <w:sdt>
                  <w:sdtPr>
                    <w:id w:val="1305257776"/>
                    <w:tag w:val="goog_rdk_1471"/>
                  </w:sdtPr>
                  <w:sdtContent>
                    <w:del w:author="udhaya kumar" w:id="6" w:date="2026-09-24T06:40:29Z"/>
                  </w:sdtContent>
                </w:sdt>
              </w:ins>
              <w:sdt>
                <w:sdtPr>
                  <w:id w:val="1122275817"/>
                  <w:tag w:val="goog_rdk_1472"/>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82919697"/>
        <w:tag w:val="goog_rdk_1477"/>
      </w:sdtPr>
      <w:sdtContent>
        <w:p w:rsidR="00000000" w:rsidDel="00000000" w:rsidP="00000000" w:rsidRDefault="00000000" w:rsidRPr="00000000" w14:paraId="00000152">
          <w:pPr>
            <w:numPr>
              <w:ilvl w:val="1"/>
              <w:numId w:val="5"/>
            </w:numPr>
            <w:ind w:left="502" w:hanging="360"/>
            <w:rPr>
              <w:ins w:author="Rossi Rossi" w:id="69" w:date="2026-09-22T06:56:59Z"/>
              <w:del w:author="udhaya kumar" w:id="6" w:date="2026-09-24T06:40:29Z"/>
            </w:rPr>
          </w:pPr>
          <w:sdt>
            <w:sdtPr>
              <w:id w:val="-2059042615"/>
              <w:tag w:val="goog_rdk_1474"/>
            </w:sdtPr>
            <w:sdtContent>
              <w:ins w:author="Rossi Rossi" w:id="69" w:date="2026-09-22T06:56:59Z">
                <w:sdt>
                  <w:sdtPr>
                    <w:id w:val="873996532"/>
                    <w:tag w:val="goog_rdk_1475"/>
                  </w:sdtPr>
                  <w:sdtContent>
                    <w:del w:author="udhaya kumar" w:id="6" w:date="2026-09-24T06:40:29Z"/>
                  </w:sdtContent>
                </w:sdt>
              </w:ins>
              <w:sdt>
                <w:sdtPr>
                  <w:id w:val="-1196122481"/>
                  <w:tag w:val="goog_rdk_147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Restricting and securing your keys</w:delText>
                      </w:r>
                    </w:del>
                  </w:ins>
                </w:sdtContent>
              </w:sdt>
              <w:ins w:author="Rossi Rossi" w:id="69" w:date="2026-09-22T06:56:59Z">
                <w:del w:author="udhaya kumar" w:id="6" w:date="2026-09-24T06:40:29Z"/>
              </w:ins>
            </w:sdtContent>
          </w:sdt>
        </w:p>
      </w:sdtContent>
    </w:sdt>
    <w:sdt>
      <w:sdtPr>
        <w:id w:val="682998258"/>
        <w:tag w:val="goog_rdk_1481"/>
      </w:sdtPr>
      <w:sdtContent>
        <w:p w:rsidR="00000000" w:rsidDel="00000000" w:rsidP="00000000" w:rsidRDefault="00000000" w:rsidRPr="00000000" w14:paraId="00000153">
          <w:pPr>
            <w:numPr>
              <w:ilvl w:val="1"/>
              <w:numId w:val="5"/>
            </w:numPr>
            <w:ind w:left="502" w:hanging="360"/>
            <w:rPr>
              <w:ins w:author="Rossi Rossi" w:id="69" w:date="2026-09-22T06:56:59Z"/>
              <w:del w:author="udhaya kumar" w:id="6" w:date="2026-09-24T06:40:29Z"/>
            </w:rPr>
          </w:pPr>
          <w:sdt>
            <w:sdtPr>
              <w:id w:val="2089715676"/>
              <w:tag w:val="goog_rdk_1478"/>
            </w:sdtPr>
            <w:sdtContent>
              <w:ins w:author="Rossi Rossi" w:id="69" w:date="2026-09-22T06:56:59Z">
                <w:sdt>
                  <w:sdtPr>
                    <w:id w:val="745186449"/>
                    <w:tag w:val="goog_rdk_1479"/>
                  </w:sdtPr>
                  <w:sdtContent>
                    <w:del w:author="udhaya kumar" w:id="6" w:date="2026-09-24T06:40:29Z"/>
                  </w:sdtContent>
                </w:sdt>
              </w:ins>
              <w:sdt>
                <w:sdtPr>
                  <w:id w:val="-1821303594"/>
                  <w:tag w:val="goog_rdk_1480"/>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589476269"/>
        <w:tag w:val="goog_rdk_1485"/>
      </w:sdtPr>
      <w:sdtContent>
        <w:p w:rsidR="00000000" w:rsidDel="00000000" w:rsidP="00000000" w:rsidRDefault="00000000" w:rsidRPr="00000000" w14:paraId="00000154">
          <w:pPr>
            <w:numPr>
              <w:ilvl w:val="1"/>
              <w:numId w:val="5"/>
            </w:numPr>
            <w:ind w:left="502" w:hanging="360"/>
            <w:rPr>
              <w:ins w:author="Rossi Rossi" w:id="69" w:date="2026-09-22T06:56:59Z"/>
              <w:del w:author="udhaya kumar" w:id="6" w:date="2026-09-24T06:40:29Z"/>
            </w:rPr>
          </w:pPr>
          <w:sdt>
            <w:sdtPr>
              <w:id w:val="139084984"/>
              <w:tag w:val="goog_rdk_1482"/>
            </w:sdtPr>
            <w:sdtContent>
              <w:ins w:author="Rossi Rossi" w:id="69" w:date="2026-09-22T06:56:59Z">
                <w:sdt>
                  <w:sdtPr>
                    <w:id w:val="-178257318"/>
                    <w:tag w:val="goog_rdk_1483"/>
                  </w:sdtPr>
                  <w:sdtContent>
                    <w:del w:author="udhaya kumar" w:id="6" w:date="2026-09-24T06:40:29Z"/>
                  </w:sdtContent>
                </w:sdt>
              </w:ins>
              <w:sdt>
                <w:sdtPr>
                  <w:id w:val="1163399786"/>
                  <w:tag w:val="goog_rdk_148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Adding restrictions to your API keys minimizes the potential damage if a key is</w:delText>
                      </w:r>
                    </w:del>
                  </w:ins>
                </w:sdtContent>
              </w:sdt>
              <w:ins w:author="Rossi Rossi" w:id="69" w:date="2026-09-22T06:56:59Z">
                <w:del w:author="udhaya kumar" w:id="6" w:date="2026-09-24T06:40:29Z"/>
              </w:ins>
            </w:sdtContent>
          </w:sdt>
        </w:p>
      </w:sdtContent>
    </w:sdt>
    <w:sdt>
      <w:sdtPr>
        <w:id w:val="-1025964801"/>
        <w:tag w:val="goog_rdk_1489"/>
      </w:sdtPr>
      <w:sdtContent>
        <w:p w:rsidR="00000000" w:rsidDel="00000000" w:rsidP="00000000" w:rsidRDefault="00000000" w:rsidRPr="00000000" w14:paraId="00000155">
          <w:pPr>
            <w:numPr>
              <w:ilvl w:val="1"/>
              <w:numId w:val="5"/>
            </w:numPr>
            <w:ind w:left="502" w:hanging="360"/>
            <w:rPr>
              <w:ins w:author="Rossi Rossi" w:id="69" w:date="2026-09-22T06:56:59Z"/>
              <w:del w:author="udhaya kumar" w:id="6" w:date="2026-09-24T06:40:29Z"/>
            </w:rPr>
          </w:pPr>
          <w:sdt>
            <w:sdtPr>
              <w:id w:val="567407613"/>
              <w:tag w:val="goog_rdk_1486"/>
            </w:sdtPr>
            <w:sdtContent>
              <w:ins w:author="Rossi Rossi" w:id="69" w:date="2026-09-22T06:56:59Z">
                <w:sdt>
                  <w:sdtPr>
                    <w:id w:val="-466426732"/>
                    <w:tag w:val="goog_rdk_1487"/>
                  </w:sdtPr>
                  <w:sdtContent>
                    <w:del w:author="udhaya kumar" w:id="6" w:date="2026-09-24T06:40:29Z"/>
                  </w:sdtContent>
                </w:sdt>
              </w:ins>
              <w:sdt>
                <w:sdtPr>
                  <w:id w:val="-822855867"/>
                  <w:tag w:val="goog_rdk_148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compromised.</w:delText>
                      </w:r>
                    </w:del>
                  </w:ins>
                </w:sdtContent>
              </w:sdt>
              <w:ins w:author="Rossi Rossi" w:id="69" w:date="2026-09-22T06:56:59Z">
                <w:del w:author="udhaya kumar" w:id="6" w:date="2026-09-24T06:40:29Z"/>
              </w:ins>
            </w:sdtContent>
          </w:sdt>
        </w:p>
      </w:sdtContent>
    </w:sdt>
    <w:sdt>
      <w:sdtPr>
        <w:id w:val="-443111846"/>
        <w:tag w:val="goog_rdk_1495"/>
      </w:sdtPr>
      <w:sdtContent>
        <w:p w:rsidR="00000000" w:rsidDel="00000000" w:rsidP="00000000" w:rsidRDefault="00000000" w:rsidRPr="00000000" w14:paraId="00000156">
          <w:pPr>
            <w:numPr>
              <w:ilvl w:val="1"/>
              <w:numId w:val="5"/>
            </w:numPr>
            <w:ind w:left="502" w:hanging="360"/>
            <w:rPr>
              <w:ins w:author="Abinaya Saravanan" w:id="89" w:date="2026-09-23T05:19:35Z"/>
              <w:del w:author="udhaya kumar" w:id="6" w:date="2026-09-24T06:40:29Z"/>
            </w:rPr>
          </w:pPr>
          <w:sdt>
            <w:sdtPr>
              <w:id w:val="1389686789"/>
              <w:tag w:val="goog_rdk_1492"/>
            </w:sdtPr>
            <w:sdtContent>
              <w:ins w:author="Abinaya Saravanan" w:id="89" w:date="2026-09-23T05:19:35Z">
                <w:sdt>
                  <w:sdtPr>
                    <w:id w:val="-543019580"/>
                    <w:tag w:val="goog_rdk_1493"/>
                  </w:sdtPr>
                  <w:sdtContent>
                    <w:del w:author="udhaya kumar" w:id="6" w:date="2026-09-24T06:40:29Z"/>
                  </w:sdtContent>
                </w:sdt>
              </w:ins>
              <w:sdt>
                <w:sdtPr>
                  <w:id w:val="923345762"/>
                  <w:tag w:val="goog_rdk_1494"/>
                </w:sdtPr>
                <w:sdtContent>
                  <w:ins w:author="Abinaya Saravanan" w:id="89" w:date="2026-09-23T05:19:35Z">
                    <w:del w:author="udhaya kumar" w:id="6" w:date="2026-09-24T06:40:29Z">
                      <w:r w:rsidDel="00000000" w:rsidR="00000000" w:rsidRPr="00000000">
                        <w:rPr>
                          <w:rtl w:val="0"/>
                          <w:rPrChange w:author="Abinaya Saravanan" w:id="90" w:date="2026-09-23T05:19:35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89" w:date="2026-09-23T05:19:35Z">
                <w:del w:author="udhaya kumar" w:id="6" w:date="2026-09-24T06:40:29Z"/>
              </w:ins>
            </w:sdtContent>
          </w:sdt>
        </w:p>
      </w:sdtContent>
    </w:sdt>
    <w:sdt>
      <w:sdtPr>
        <w:id w:val="941384253"/>
        <w:tag w:val="goog_rdk_1499"/>
      </w:sdtPr>
      <w:sdtContent>
        <w:p w:rsidR="00000000" w:rsidDel="00000000" w:rsidP="00000000" w:rsidRDefault="00000000" w:rsidRPr="00000000" w14:paraId="00000157">
          <w:pPr>
            <w:numPr>
              <w:ilvl w:val="1"/>
              <w:numId w:val="5"/>
            </w:numPr>
            <w:ind w:left="502" w:hanging="360"/>
            <w:rPr>
              <w:ins w:author="Abinaya Saravanan" w:id="89" w:date="2026-09-23T05:19:35Z"/>
              <w:del w:author="udhaya kumar" w:id="6" w:date="2026-09-24T06:40:29Z"/>
            </w:rPr>
          </w:pPr>
          <w:sdt>
            <w:sdtPr>
              <w:id w:val="339793509"/>
              <w:tag w:val="goog_rdk_1496"/>
            </w:sdtPr>
            <w:sdtContent>
              <w:ins w:author="Abinaya Saravanan" w:id="89" w:date="2026-09-23T05:19:35Z">
                <w:sdt>
                  <w:sdtPr>
                    <w:id w:val="-680310877"/>
                    <w:tag w:val="goog_rdk_1497"/>
                  </w:sdtPr>
                  <w:sdtContent>
                    <w:del w:author="udhaya kumar" w:id="6" w:date="2026-09-24T06:40:29Z"/>
                  </w:sdtContent>
                </w:sdt>
              </w:ins>
              <w:sdt>
                <w:sdtPr>
                  <w:id w:val="315726959"/>
                  <w:tag w:val="goog_rdk_1498"/>
                </w:sdtPr>
                <w:sdtContent>
                  <w:ins w:author="Abinaya Saravanan" w:id="89" w:date="2026-09-23T05:19:35Z">
                    <w:del w:author="udhaya kumar" w:id="6" w:date="2026-09-24T06:40:29Z">
                      <w:r w:rsidDel="00000000" w:rsidR="00000000" w:rsidRPr="00000000">
                        <w:rPr>
                          <w:rtl w:val="0"/>
                        </w:rPr>
                      </w:r>
                    </w:del>
                  </w:ins>
                </w:sdtContent>
              </w:sdt>
              <w:ins w:author="Abinaya Saravanan" w:id="89" w:date="2026-09-23T05:19:35Z">
                <w:del w:author="udhaya kumar" w:id="6" w:date="2026-09-24T06:40:29Z"/>
              </w:ins>
            </w:sdtContent>
          </w:sdt>
        </w:p>
      </w:sdtContent>
    </w:sdt>
    <w:sdt>
      <w:sdtPr>
        <w:id w:val="1693116287"/>
        <w:tag w:val="goog_rdk_1503"/>
      </w:sdtPr>
      <w:sdtContent>
        <w:p w:rsidR="00000000" w:rsidDel="00000000" w:rsidP="00000000" w:rsidRDefault="00000000" w:rsidRPr="00000000" w14:paraId="00000158">
          <w:pPr>
            <w:numPr>
              <w:ilvl w:val="1"/>
              <w:numId w:val="5"/>
            </w:numPr>
            <w:ind w:left="502" w:hanging="360"/>
            <w:rPr>
              <w:ins w:author="Abinaya Saravanan" w:id="89" w:date="2026-09-23T05:19:35Z"/>
              <w:del w:author="udhaya kumar" w:id="6" w:date="2026-09-24T06:40:29Z"/>
            </w:rPr>
          </w:pPr>
          <w:sdt>
            <w:sdtPr>
              <w:id w:val="319938386"/>
              <w:tag w:val="goog_rdk_1500"/>
            </w:sdtPr>
            <w:sdtContent>
              <w:ins w:author="Abinaya Saravanan" w:id="89" w:date="2026-09-23T05:19:35Z">
                <w:sdt>
                  <w:sdtPr>
                    <w:id w:val="-1894842006"/>
                    <w:tag w:val="goog_rdk_1501"/>
                  </w:sdtPr>
                  <w:sdtContent>
                    <w:del w:author="udhaya kumar" w:id="6" w:date="2026-09-24T06:40:29Z"/>
                  </w:sdtContent>
                </w:sdt>
              </w:ins>
              <w:sdt>
                <w:sdtPr>
                  <w:id w:val="-1070576707"/>
                  <w:tag w:val="goog_rdk_1502"/>
                </w:sdtPr>
                <w:sdtContent>
                  <w:ins w:author="Abinaya Saravanan" w:id="89" w:date="2026-09-23T05:19:35Z">
                    <w:del w:author="udhaya kumar" w:id="6" w:date="2026-09-24T06:40:29Z">
                      <w:r w:rsidDel="00000000" w:rsidR="00000000" w:rsidRPr="00000000">
                        <w:rPr>
                          <w:rtl w:val="0"/>
                          <w:rPrChange w:author="Abinaya Saravanan" w:id="90" w:date="2026-09-23T05:19:35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89" w:date="2026-09-23T05:19:35Z">
                <w:del w:author="udhaya kumar" w:id="6" w:date="2026-09-24T06:40:29Z"/>
              </w:ins>
            </w:sdtContent>
          </w:sdt>
        </w:p>
      </w:sdtContent>
    </w:sdt>
    <w:sdt>
      <w:sdtPr>
        <w:id w:val="1404053121"/>
        <w:tag w:val="goog_rdk_1507"/>
      </w:sdtPr>
      <w:sdtContent>
        <w:p w:rsidR="00000000" w:rsidDel="00000000" w:rsidP="00000000" w:rsidRDefault="00000000" w:rsidRPr="00000000" w14:paraId="00000159">
          <w:pPr>
            <w:numPr>
              <w:ilvl w:val="1"/>
              <w:numId w:val="5"/>
            </w:numPr>
            <w:ind w:left="502" w:hanging="360"/>
            <w:rPr>
              <w:ins w:author="Abinaya Saravanan" w:id="89" w:date="2026-09-23T05:19:35Z"/>
              <w:del w:author="udhaya kumar" w:id="6" w:date="2026-09-24T06:40:29Z"/>
            </w:rPr>
          </w:pPr>
          <w:sdt>
            <w:sdtPr>
              <w:id w:val="-1183028443"/>
              <w:tag w:val="goog_rdk_1504"/>
            </w:sdtPr>
            <w:sdtContent>
              <w:ins w:author="Abinaya Saravanan" w:id="89" w:date="2026-09-23T05:19:35Z">
                <w:sdt>
                  <w:sdtPr>
                    <w:id w:val="848572905"/>
                    <w:tag w:val="goog_rdk_1505"/>
                  </w:sdtPr>
                  <w:sdtContent>
                    <w:del w:author="udhaya kumar" w:id="6" w:date="2026-09-24T06:40:29Z"/>
                  </w:sdtContent>
                </w:sdt>
              </w:ins>
              <w:sdt>
                <w:sdtPr>
                  <w:id w:val="-420860613"/>
                  <w:tag w:val="goog_rdk_1506"/>
                </w:sdtPr>
                <w:sdtContent>
                  <w:ins w:author="Abinaya Saravanan" w:id="89" w:date="2026-09-23T05:19:35Z">
                    <w:del w:author="udhaya kumar" w:id="6" w:date="2026-09-24T06:40:29Z">
                      <w:r w:rsidDel="00000000" w:rsidR="00000000" w:rsidRPr="00000000">
                        <w:rPr>
                          <w:rtl w:val="0"/>
                          <w:rPrChange w:author="Abinaya Saravanan" w:id="90" w:date="2026-09-23T05:19:35Z">
                            <w:rPr>
                              <w:rFonts w:ascii="Cambria" w:cs="Cambria" w:eastAsia="Cambria" w:hAnsi="Cambria"/>
                              <w:b w:val="0"/>
                              <w:bCs w:val="0"/>
                              <w:color w:val="000000"/>
                              <w:sz w:val="22"/>
                              <w:szCs w:val="22"/>
                            </w:rPr>
                          </w:rPrChange>
                        </w:rPr>
                        <w:delText xml:space="preserve">    try:</w:delText>
                      </w:r>
                    </w:del>
                  </w:ins>
                </w:sdtContent>
              </w:sdt>
              <w:ins w:author="Abinaya Saravanan" w:id="89" w:date="2026-09-23T05:19:35Z">
                <w:del w:author="udhaya kumar" w:id="6" w:date="2026-09-24T06:40:29Z"/>
              </w:ins>
            </w:sdtContent>
          </w:sdt>
        </w:p>
      </w:sdtContent>
    </w:sdt>
    <w:sdt>
      <w:sdtPr>
        <w:id w:val="-179179347"/>
        <w:tag w:val="goog_rdk_1511"/>
      </w:sdtPr>
      <w:sdtContent>
        <w:p w:rsidR="00000000" w:rsidDel="00000000" w:rsidP="00000000" w:rsidRDefault="00000000" w:rsidRPr="00000000" w14:paraId="0000015A">
          <w:pPr>
            <w:numPr>
              <w:ilvl w:val="1"/>
              <w:numId w:val="5"/>
            </w:numPr>
            <w:ind w:left="502" w:hanging="360"/>
            <w:rPr>
              <w:ins w:author="Abinaya Saravanan" w:id="89" w:date="2026-09-23T05:19:35Z"/>
              <w:del w:author="udhaya kumar" w:id="6" w:date="2026-09-24T06:40:29Z"/>
            </w:rPr>
          </w:pPr>
          <w:sdt>
            <w:sdtPr>
              <w:id w:val="-1568618850"/>
              <w:tag w:val="goog_rdk_1508"/>
            </w:sdtPr>
            <w:sdtContent>
              <w:ins w:author="Abinaya Saravanan" w:id="89" w:date="2026-09-23T05:19:35Z">
                <w:sdt>
                  <w:sdtPr>
                    <w:id w:val="-1142969953"/>
                    <w:tag w:val="goog_rdk_1509"/>
                  </w:sdtPr>
                  <w:sdtContent>
                    <w:del w:author="udhaya kumar" w:id="6" w:date="2026-09-24T06:40:29Z"/>
                  </w:sdtContent>
                </w:sdt>
              </w:ins>
              <w:sdt>
                <w:sdtPr>
                  <w:id w:val="-402466949"/>
                  <w:tag w:val="goog_rdk_1510"/>
                </w:sdtPr>
                <w:sdtContent>
                  <w:ins w:author="Abinaya Saravanan" w:id="89" w:date="2026-09-23T05:19:35Z">
                    <w:del w:author="udhaya kumar" w:id="6" w:date="2026-09-24T06:40:29Z">
                      <w:r w:rsidDel="00000000" w:rsidR="00000000" w:rsidRPr="00000000">
                        <w:rPr>
                          <w:rtl w:val="0"/>
                          <w:rPrChange w:author="Abinaya Saravanan" w:id="90" w:date="2026-09-23T05:19:35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89" w:date="2026-09-23T05:19:35Z">
                <w:del w:author="udhaya kumar" w:id="6" w:date="2026-09-24T06:40:29Z"/>
              </w:ins>
            </w:sdtContent>
          </w:sdt>
        </w:p>
      </w:sdtContent>
    </w:sdt>
    <w:sdt>
      <w:sdtPr>
        <w:id w:val="1665020214"/>
        <w:tag w:val="goog_rdk_1515"/>
      </w:sdtPr>
      <w:sdtContent>
        <w:p w:rsidR="00000000" w:rsidDel="00000000" w:rsidP="00000000" w:rsidRDefault="00000000" w:rsidRPr="00000000" w14:paraId="0000015B">
          <w:pPr>
            <w:numPr>
              <w:ilvl w:val="1"/>
              <w:numId w:val="5"/>
            </w:numPr>
            <w:ind w:left="502" w:hanging="360"/>
            <w:rPr>
              <w:ins w:author="Abinaya Saravanan" w:id="89" w:date="2026-09-23T05:19:35Z"/>
              <w:del w:author="udhaya kumar" w:id="6" w:date="2026-09-24T06:40:29Z"/>
            </w:rPr>
          </w:pPr>
          <w:sdt>
            <w:sdtPr>
              <w:id w:val="91287170"/>
              <w:tag w:val="goog_rdk_1512"/>
            </w:sdtPr>
            <w:sdtContent>
              <w:ins w:author="Abinaya Saravanan" w:id="89" w:date="2026-09-23T05:19:35Z">
                <w:sdt>
                  <w:sdtPr>
                    <w:id w:val="1317428348"/>
                    <w:tag w:val="goog_rdk_1513"/>
                  </w:sdtPr>
                  <w:sdtContent>
                    <w:del w:author="udhaya kumar" w:id="6" w:date="2026-09-24T06:40:29Z"/>
                  </w:sdtContent>
                </w:sdt>
              </w:ins>
              <w:sdt>
                <w:sdtPr>
                  <w:id w:val="-645660326"/>
                  <w:tag w:val="goog_rdk_1514"/>
                </w:sdtPr>
                <w:sdtContent>
                  <w:ins w:author="Abinaya Saravanan" w:id="89" w:date="2026-09-23T05:19:35Z">
                    <w:del w:author="udhaya kumar" w:id="6" w:date="2026-09-24T06:40:29Z">
                      <w:r w:rsidDel="00000000" w:rsidR="00000000" w:rsidRPr="00000000">
                        <w:rPr>
                          <w:rtl w:val="0"/>
                          <w:rPrChange w:author="Abinaya Saravanan" w:id="90" w:date="2026-09-23T05:19:35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89" w:date="2026-09-23T05:19:35Z">
                <w:del w:author="udhaya kumar" w:id="6" w:date="2026-09-24T06:40:29Z"/>
              </w:ins>
            </w:sdtContent>
          </w:sdt>
        </w:p>
      </w:sdtContent>
    </w:sdt>
    <w:sdt>
      <w:sdtPr>
        <w:id w:val="-64785654"/>
        <w:tag w:val="goog_rdk_1519"/>
      </w:sdtPr>
      <w:sdtContent>
        <w:p w:rsidR="00000000" w:rsidDel="00000000" w:rsidP="00000000" w:rsidRDefault="00000000" w:rsidRPr="00000000" w14:paraId="0000015C">
          <w:pPr>
            <w:numPr>
              <w:ilvl w:val="1"/>
              <w:numId w:val="5"/>
            </w:numPr>
            <w:ind w:left="502" w:hanging="360"/>
            <w:rPr>
              <w:ins w:author="Abinaya Saravanan" w:id="89" w:date="2026-09-23T05:19:35Z"/>
              <w:del w:author="udhaya kumar" w:id="6" w:date="2026-09-24T06:40:29Z"/>
            </w:rPr>
          </w:pPr>
          <w:sdt>
            <w:sdtPr>
              <w:id w:val="1015717589"/>
              <w:tag w:val="goog_rdk_1516"/>
            </w:sdtPr>
            <w:sdtContent>
              <w:ins w:author="Abinaya Saravanan" w:id="89" w:date="2026-09-23T05:19:35Z">
                <w:sdt>
                  <w:sdtPr>
                    <w:id w:val="303911809"/>
                    <w:tag w:val="goog_rdk_1517"/>
                  </w:sdtPr>
                  <w:sdtContent>
                    <w:del w:author="udhaya kumar" w:id="6" w:date="2026-09-24T06:40:29Z"/>
                  </w:sdtContent>
                </w:sdt>
              </w:ins>
              <w:sdt>
                <w:sdtPr>
                  <w:id w:val="-1310075020"/>
                  <w:tag w:val="goog_rdk_1518"/>
                </w:sdtPr>
                <w:sdtContent>
                  <w:ins w:author="Abinaya Saravanan" w:id="89" w:date="2026-09-23T05:19:35Z">
                    <w:del w:author="udhaya kumar" w:id="6" w:date="2026-09-24T06:40:29Z">
                      <w:r w:rsidDel="00000000" w:rsidR="00000000" w:rsidRPr="00000000">
                        <w:rPr>
                          <w:rtl w:val="0"/>
                          <w:rPrChange w:author="Abinaya Saravanan" w:id="90" w:date="2026-09-23T05:19:35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89" w:date="2026-09-23T05:19:35Z">
                <w:del w:author="udhaya kumar" w:id="6" w:date="2026-09-24T06:40:29Z"/>
              </w:ins>
            </w:sdtContent>
          </w:sdt>
        </w:p>
      </w:sdtContent>
    </w:sdt>
    <w:sdt>
      <w:sdtPr>
        <w:id w:val="-550214804"/>
        <w:tag w:val="goog_rdk_1523"/>
      </w:sdtPr>
      <w:sdtContent>
        <w:p w:rsidR="00000000" w:rsidDel="00000000" w:rsidP="00000000" w:rsidRDefault="00000000" w:rsidRPr="00000000" w14:paraId="0000015D">
          <w:pPr>
            <w:numPr>
              <w:ilvl w:val="1"/>
              <w:numId w:val="5"/>
            </w:numPr>
            <w:ind w:left="502" w:hanging="360"/>
            <w:rPr>
              <w:ins w:author="Abinaya Saravanan" w:id="89" w:date="2026-09-23T05:19:35Z"/>
              <w:del w:author="udhaya kumar" w:id="6" w:date="2026-09-24T06:40:29Z"/>
            </w:rPr>
          </w:pPr>
          <w:sdt>
            <w:sdtPr>
              <w:id w:val="-1503135271"/>
              <w:tag w:val="goog_rdk_1520"/>
            </w:sdtPr>
            <w:sdtContent>
              <w:ins w:author="Abinaya Saravanan" w:id="89" w:date="2026-09-23T05:19:35Z">
                <w:sdt>
                  <w:sdtPr>
                    <w:id w:val="-931622803"/>
                    <w:tag w:val="goog_rdk_1521"/>
                  </w:sdtPr>
                  <w:sdtContent>
                    <w:del w:author="udhaya kumar" w:id="6" w:date="2026-09-24T06:40:29Z"/>
                  </w:sdtContent>
                </w:sdt>
              </w:ins>
              <w:sdt>
                <w:sdtPr>
                  <w:id w:val="156184244"/>
                  <w:tag w:val="goog_rdk_1522"/>
                </w:sdtPr>
                <w:sdtContent>
                  <w:ins w:author="Abinaya Saravanan" w:id="89" w:date="2026-09-23T05:19:35Z">
                    <w:del w:author="udhaya kumar" w:id="6" w:date="2026-09-24T06:40:29Z">
                      <w:r w:rsidDel="00000000" w:rsidR="00000000" w:rsidRPr="00000000">
                        <w:rPr>
                          <w:rtl w:val="0"/>
                          <w:rPrChange w:author="Abinaya Saravanan" w:id="90" w:date="2026-09-23T05:19:35Z">
                            <w:rPr>
                              <w:rFonts w:ascii="Cambria" w:cs="Cambria" w:eastAsia="Cambria" w:hAnsi="Cambria"/>
                              <w:b w:val="0"/>
                              <w:bCs w:val="0"/>
                              <w:color w:val="000000"/>
                              <w:sz w:val="22"/>
                              <w:szCs w:val="22"/>
                            </w:rPr>
                          </w:rPrChange>
                        </w:rPr>
                        <w:delText xml:space="preserve">        return response.text.strip()</w:delText>
                      </w:r>
                    </w:del>
                  </w:ins>
                </w:sdtContent>
              </w:sdt>
              <w:ins w:author="Abinaya Saravanan" w:id="89" w:date="2026-09-23T05:19:35Z">
                <w:del w:author="udhaya kumar" w:id="6" w:date="2026-09-24T06:40:29Z"/>
              </w:ins>
            </w:sdtContent>
          </w:sdt>
        </w:p>
      </w:sdtContent>
    </w:sdt>
    <w:sdt>
      <w:sdtPr>
        <w:id w:val="693712570"/>
        <w:tag w:val="goog_rdk_1527"/>
      </w:sdtPr>
      <w:sdtContent>
        <w:p w:rsidR="00000000" w:rsidDel="00000000" w:rsidP="00000000" w:rsidRDefault="00000000" w:rsidRPr="00000000" w14:paraId="0000015E">
          <w:pPr>
            <w:numPr>
              <w:ilvl w:val="1"/>
              <w:numId w:val="5"/>
            </w:numPr>
            <w:ind w:left="502" w:hanging="360"/>
            <w:rPr>
              <w:ins w:author="Abinaya Saravanan" w:id="89" w:date="2026-09-23T05:19:35Z"/>
              <w:del w:author="udhaya kumar" w:id="6" w:date="2026-09-24T06:40:29Z"/>
            </w:rPr>
          </w:pPr>
          <w:sdt>
            <w:sdtPr>
              <w:id w:val="-1808313290"/>
              <w:tag w:val="goog_rdk_1524"/>
            </w:sdtPr>
            <w:sdtContent>
              <w:ins w:author="Abinaya Saravanan" w:id="89" w:date="2026-09-23T05:19:35Z">
                <w:sdt>
                  <w:sdtPr>
                    <w:id w:val="16928198"/>
                    <w:tag w:val="goog_rdk_1525"/>
                  </w:sdtPr>
                  <w:sdtContent>
                    <w:del w:author="udhaya kumar" w:id="6" w:date="2026-09-24T06:40:29Z"/>
                  </w:sdtContent>
                </w:sdt>
              </w:ins>
              <w:sdt>
                <w:sdtPr>
                  <w:id w:val="-1790517726"/>
                  <w:tag w:val="goog_rdk_1526"/>
                </w:sdtPr>
                <w:sdtContent>
                  <w:ins w:author="Abinaya Saravanan" w:id="89" w:date="2026-09-23T05:19:35Z">
                    <w:del w:author="udhaya kumar" w:id="6" w:date="2026-09-24T06:40:29Z">
                      <w:r w:rsidDel="00000000" w:rsidR="00000000" w:rsidRPr="00000000">
                        <w:rPr>
                          <w:rtl w:val="0"/>
                          <w:rPrChange w:author="Abinaya Saravanan" w:id="90" w:date="2026-09-23T05:19:35Z">
                            <w:rPr>
                              <w:rFonts w:ascii="Cambria" w:cs="Cambria" w:eastAsia="Cambria" w:hAnsi="Cambria"/>
                              <w:b w:val="0"/>
                              <w:bCs w:val="0"/>
                              <w:color w:val="000000"/>
                              <w:sz w:val="22"/>
                              <w:szCs w:val="22"/>
                            </w:rPr>
                          </w:rPrChange>
                        </w:rPr>
                        <w:delText xml:space="preserve">    except Exception as e:</w:delText>
                      </w:r>
                    </w:del>
                  </w:ins>
                </w:sdtContent>
              </w:sdt>
              <w:ins w:author="Abinaya Saravanan" w:id="89" w:date="2026-09-23T05:19:35Z">
                <w:del w:author="udhaya kumar" w:id="6" w:date="2026-09-24T06:40:29Z"/>
              </w:ins>
            </w:sdtContent>
          </w:sdt>
        </w:p>
      </w:sdtContent>
    </w:sdt>
    <w:sdt>
      <w:sdtPr>
        <w:id w:val="-100785476"/>
        <w:tag w:val="goog_rdk_1531"/>
      </w:sdtPr>
      <w:sdtContent>
        <w:p w:rsidR="00000000" w:rsidDel="00000000" w:rsidP="00000000" w:rsidRDefault="00000000" w:rsidRPr="00000000" w14:paraId="0000015F">
          <w:pPr>
            <w:numPr>
              <w:ilvl w:val="1"/>
              <w:numId w:val="5"/>
            </w:numPr>
            <w:ind w:left="502" w:hanging="360"/>
            <w:rPr>
              <w:ins w:author="Abinaya Saravanan" w:id="89" w:date="2026-09-23T05:19:35Z"/>
              <w:del w:author="udhaya kumar" w:id="6" w:date="2026-09-24T06:40:29Z"/>
            </w:rPr>
          </w:pPr>
          <w:sdt>
            <w:sdtPr>
              <w:id w:val="1703211062"/>
              <w:tag w:val="goog_rdk_1528"/>
            </w:sdtPr>
            <w:sdtContent>
              <w:ins w:author="Abinaya Saravanan" w:id="89" w:date="2026-09-23T05:19:35Z">
                <w:sdt>
                  <w:sdtPr>
                    <w:id w:val="-934261430"/>
                    <w:tag w:val="goog_rdk_1529"/>
                  </w:sdtPr>
                  <w:sdtContent>
                    <w:del w:author="udhaya kumar" w:id="6" w:date="2026-09-24T06:40:29Z"/>
                  </w:sdtContent>
                </w:sdt>
              </w:ins>
              <w:sdt>
                <w:sdtPr>
                  <w:id w:val="-561131947"/>
                  <w:tag w:val="goog_rdk_1530"/>
                </w:sdtPr>
                <w:sdtContent>
                  <w:ins w:author="Abinaya Saravanan" w:id="89" w:date="2026-09-23T05:19:35Z">
                    <w:del w:author="udhaya kumar" w:id="6" w:date="2026-09-24T06:40:29Z">
                      <w:r w:rsidDel="00000000" w:rsidR="00000000" w:rsidRPr="00000000">
                        <w:rPr>
                          <w:rtl w:val="0"/>
                          <w:rPrChange w:author="Abinaya Saravanan" w:id="90" w:date="2026-09-23T05:19:35Z">
                            <w:rPr>
                              <w:rFonts w:ascii="Cambria" w:cs="Cambria" w:eastAsia="Cambria" w:hAnsi="Cambria"/>
                              <w:b w:val="0"/>
                              <w:bCs w:val="0"/>
                              <w:color w:val="000000"/>
                              <w:sz w:val="22"/>
                              <w:szCs w:val="22"/>
                            </w:rPr>
                          </w:rPrChange>
                        </w:rPr>
                        <w:delText xml:space="preserve">        return f"Error in Summary: {e}"</w:delText>
                      </w:r>
                    </w:del>
                  </w:ins>
                </w:sdtContent>
              </w:sdt>
              <w:ins w:author="Abinaya Saravanan" w:id="89" w:date="2026-09-23T05:19:35Z">
                <w:del w:author="udhaya kumar" w:id="6" w:date="2026-09-24T06:40:29Z"/>
              </w:ins>
            </w:sdtContent>
          </w:sdt>
        </w:p>
      </w:sdtContent>
    </w:sdt>
    <w:sdt>
      <w:sdtPr>
        <w:id w:val="-2010685644"/>
        <w:tag w:val="goog_rdk_1537"/>
      </w:sdtPr>
      <w:sdtContent>
        <w:p w:rsidR="00000000" w:rsidDel="00000000" w:rsidP="00000000" w:rsidRDefault="00000000" w:rsidRPr="00000000" w14:paraId="00000160">
          <w:pPr>
            <w:numPr>
              <w:ilvl w:val="1"/>
              <w:numId w:val="5"/>
            </w:numPr>
            <w:ind w:left="502" w:hanging="360"/>
            <w:rPr>
              <w:ins w:author="Rossi Rossi" w:id="69" w:date="2026-09-22T06:56:59Z"/>
              <w:del w:author="udhaya kumar" w:id="6" w:date="2026-09-24T06:40:29Z"/>
            </w:rPr>
            <w:pPrChange w:author="Abinaya Saravanan" w:id="0" w:date="2026-09-23T05:19:35Z">
              <w:pPr>
                <w:numPr>
                  <w:ilvl w:val="1"/>
                  <w:numId w:val="5"/>
                </w:numPr>
                <w:ind w:left="502" w:hanging="360"/>
              </w:pPr>
            </w:pPrChange>
          </w:pPr>
          <w:sdt>
            <w:sdtPr>
              <w:id w:val="-1985247131"/>
              <w:tag w:val="goog_rdk_1534"/>
            </w:sdtPr>
            <w:sdtContent>
              <w:ins w:author="Rossi Rossi" w:id="69" w:date="2026-09-22T06:56:59Z">
                <w:sdt>
                  <w:sdtPr>
                    <w:id w:val="-828745649"/>
                    <w:tag w:val="goog_rdk_1535"/>
                  </w:sdtPr>
                  <w:sdtContent>
                    <w:del w:author="udhaya kumar" w:id="6" w:date="2026-09-24T06:40:29Z"/>
                  </w:sdtContent>
                </w:sdt>
              </w:ins>
              <w:sdt>
                <w:sdtPr>
                  <w:id w:val="393069232"/>
                  <w:tag w:val="goog_rdk_1536"/>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17462484"/>
        <w:tag w:val="goog_rdk_1541"/>
      </w:sdtPr>
      <w:sdtContent>
        <w:p w:rsidR="00000000" w:rsidDel="00000000" w:rsidP="00000000" w:rsidRDefault="00000000" w:rsidRPr="00000000" w14:paraId="00000161">
          <w:pPr>
            <w:numPr>
              <w:ilvl w:val="1"/>
              <w:numId w:val="5"/>
            </w:numPr>
            <w:ind w:left="502" w:hanging="360"/>
            <w:rPr>
              <w:ins w:author="Rossi Rossi" w:id="69" w:date="2026-09-22T06:56:59Z"/>
              <w:del w:author="udhaya kumar" w:id="6" w:date="2026-09-24T06:40:29Z"/>
            </w:rPr>
          </w:pPr>
          <w:sdt>
            <w:sdtPr>
              <w:id w:val="-1787998211"/>
              <w:tag w:val="goog_rdk_1538"/>
            </w:sdtPr>
            <w:sdtContent>
              <w:ins w:author="Rossi Rossi" w:id="69" w:date="2026-09-22T06:56:59Z">
                <w:sdt>
                  <w:sdtPr>
                    <w:id w:val="1230436070"/>
                    <w:tag w:val="goog_rdk_1539"/>
                  </w:sdtPr>
                  <w:sdtContent>
                    <w:del w:author="udhaya kumar" w:id="6" w:date="2026-09-24T06:40:29Z"/>
                  </w:sdtContent>
                </w:sdt>
              </w:ins>
              <w:sdt>
                <w:sdtPr>
                  <w:id w:val="-668015420"/>
                  <w:tag w:val="goog_rdk_154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Apply request origin restrictions</w:delText>
                      </w:r>
                    </w:del>
                  </w:ins>
                </w:sdtContent>
              </w:sdt>
              <w:ins w:author="Rossi Rossi" w:id="69" w:date="2026-09-22T06:56:59Z">
                <w:del w:author="udhaya kumar" w:id="6" w:date="2026-09-24T06:40:29Z"/>
              </w:ins>
            </w:sdtContent>
          </w:sdt>
        </w:p>
      </w:sdtContent>
    </w:sdt>
    <w:sdt>
      <w:sdtPr>
        <w:id w:val="487785179"/>
        <w:tag w:val="goog_rdk_1545"/>
      </w:sdtPr>
      <w:sdtContent>
        <w:p w:rsidR="00000000" w:rsidDel="00000000" w:rsidP="00000000" w:rsidRDefault="00000000" w:rsidRPr="00000000" w14:paraId="00000162">
          <w:pPr>
            <w:numPr>
              <w:ilvl w:val="1"/>
              <w:numId w:val="5"/>
            </w:numPr>
            <w:ind w:left="502" w:hanging="360"/>
            <w:rPr>
              <w:ins w:author="Rossi Rossi" w:id="69" w:date="2026-09-22T06:56:59Z"/>
              <w:del w:author="udhaya kumar" w:id="6" w:date="2026-09-24T06:40:29Z"/>
            </w:rPr>
          </w:pPr>
          <w:sdt>
            <w:sdtPr>
              <w:id w:val="-399894609"/>
              <w:tag w:val="goog_rdk_1542"/>
            </w:sdtPr>
            <w:sdtContent>
              <w:ins w:author="Rossi Rossi" w:id="69" w:date="2026-09-22T06:56:59Z">
                <w:sdt>
                  <w:sdtPr>
                    <w:id w:val="-784675376"/>
                    <w:tag w:val="goog_rdk_1543"/>
                  </w:sdtPr>
                  <w:sdtContent>
                    <w:del w:author="udhaya kumar" w:id="6" w:date="2026-09-24T06:40:29Z"/>
                  </w:sdtContent>
                </w:sdt>
              </w:ins>
              <w:sdt>
                <w:sdtPr>
                  <w:id w:val="1914364490"/>
                  <w:tag w:val="goog_rdk_1544"/>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658767018"/>
        <w:tag w:val="goog_rdk_1549"/>
      </w:sdtPr>
      <w:sdtContent>
        <w:p w:rsidR="00000000" w:rsidDel="00000000" w:rsidP="00000000" w:rsidRDefault="00000000" w:rsidRPr="00000000" w14:paraId="00000163">
          <w:pPr>
            <w:numPr>
              <w:ilvl w:val="1"/>
              <w:numId w:val="5"/>
            </w:numPr>
            <w:ind w:left="502" w:hanging="360"/>
            <w:rPr>
              <w:ins w:author="Rossi Rossi" w:id="69" w:date="2026-09-22T06:56:59Z"/>
              <w:del w:author="udhaya kumar" w:id="6" w:date="2026-09-24T06:40:29Z"/>
            </w:rPr>
          </w:pPr>
          <w:sdt>
            <w:sdtPr>
              <w:id w:val="1865144630"/>
              <w:tag w:val="goog_rdk_1546"/>
            </w:sdtPr>
            <w:sdtContent>
              <w:ins w:author="Rossi Rossi" w:id="69" w:date="2026-09-22T06:56:59Z">
                <w:sdt>
                  <w:sdtPr>
                    <w:id w:val="-1040884914"/>
                    <w:tag w:val="goog_rdk_1547"/>
                  </w:sdtPr>
                  <w:sdtContent>
                    <w:del w:author="udhaya kumar" w:id="6" w:date="2026-09-24T06:40:29Z"/>
                  </w:sdtContent>
                </w:sdt>
              </w:ins>
              <w:sdt>
                <w:sdtPr>
                  <w:id w:val="2084984291"/>
                  <w:tag w:val="goog_rdk_154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Origin restrictions limit which IP addresses, websites, or applications can use</w:delText>
                      </w:r>
                    </w:del>
                  </w:ins>
                </w:sdtContent>
              </w:sdt>
              <w:ins w:author="Rossi Rossi" w:id="69" w:date="2026-09-22T06:56:59Z">
                <w:del w:author="udhaya kumar" w:id="6" w:date="2026-09-24T06:40:29Z"/>
              </w:ins>
            </w:sdtContent>
          </w:sdt>
        </w:p>
      </w:sdtContent>
    </w:sdt>
    <w:sdt>
      <w:sdtPr>
        <w:id w:val="-52781920"/>
        <w:tag w:val="goog_rdk_1553"/>
      </w:sdtPr>
      <w:sdtContent>
        <w:p w:rsidR="00000000" w:rsidDel="00000000" w:rsidP="00000000" w:rsidRDefault="00000000" w:rsidRPr="00000000" w14:paraId="00000164">
          <w:pPr>
            <w:numPr>
              <w:ilvl w:val="1"/>
              <w:numId w:val="5"/>
            </w:numPr>
            <w:ind w:left="502" w:hanging="360"/>
            <w:rPr>
              <w:ins w:author="Rossi Rossi" w:id="69" w:date="2026-09-22T06:56:59Z"/>
              <w:del w:author="udhaya kumar" w:id="6" w:date="2026-09-24T06:40:29Z"/>
            </w:rPr>
          </w:pPr>
          <w:sdt>
            <w:sdtPr>
              <w:id w:val="-2034951291"/>
              <w:tag w:val="goog_rdk_1550"/>
            </w:sdtPr>
            <w:sdtContent>
              <w:ins w:author="Rossi Rossi" w:id="69" w:date="2026-09-22T06:56:59Z">
                <w:sdt>
                  <w:sdtPr>
                    <w:id w:val="-1240474395"/>
                    <w:tag w:val="goog_rdk_1551"/>
                  </w:sdtPr>
                  <w:sdtContent>
                    <w:del w:author="udhaya kumar" w:id="6" w:date="2026-09-24T06:40:29Z"/>
                  </w:sdtContent>
                </w:sdt>
              </w:ins>
              <w:sdt>
                <w:sdtPr>
                  <w:id w:val="2007781305"/>
                  <w:tag w:val="goog_rdk_155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your key.</w:delText>
                      </w:r>
                    </w:del>
                  </w:ins>
                </w:sdtContent>
              </w:sdt>
              <w:ins w:author="Rossi Rossi" w:id="69" w:date="2026-09-22T06:56:59Z">
                <w:del w:author="udhaya kumar" w:id="6" w:date="2026-09-24T06:40:29Z"/>
              </w:ins>
            </w:sdtContent>
          </w:sdt>
        </w:p>
      </w:sdtContent>
    </w:sdt>
    <w:sdt>
      <w:sdtPr>
        <w:id w:val="-1600662344"/>
        <w:tag w:val="goog_rdk_1557"/>
      </w:sdtPr>
      <w:sdtContent>
        <w:p w:rsidR="00000000" w:rsidDel="00000000" w:rsidP="00000000" w:rsidRDefault="00000000" w:rsidRPr="00000000" w14:paraId="00000165">
          <w:pPr>
            <w:numPr>
              <w:ilvl w:val="1"/>
              <w:numId w:val="5"/>
            </w:numPr>
            <w:ind w:left="502" w:hanging="360"/>
            <w:rPr>
              <w:ins w:author="Rossi Rossi" w:id="69" w:date="2026-09-22T06:56:59Z"/>
              <w:del w:author="udhaya kumar" w:id="6" w:date="2026-09-24T06:40:29Z"/>
            </w:rPr>
          </w:pPr>
          <w:sdt>
            <w:sdtPr>
              <w:id w:val="-1121994458"/>
              <w:tag w:val="goog_rdk_1554"/>
            </w:sdtPr>
            <w:sdtContent>
              <w:ins w:author="Rossi Rossi" w:id="69" w:date="2026-09-22T06:56:59Z">
                <w:sdt>
                  <w:sdtPr>
                    <w:id w:val="1119190468"/>
                    <w:tag w:val="goog_rdk_1555"/>
                  </w:sdtPr>
                  <w:sdtContent>
                    <w:del w:author="udhaya kumar" w:id="6" w:date="2026-09-24T06:40:29Z"/>
                  </w:sdtContent>
                </w:sdt>
              </w:ins>
              <w:sdt>
                <w:sdtPr>
                  <w:id w:val="1519759474"/>
                  <w:tag w:val="goog_rdk_1556"/>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33527154"/>
        <w:tag w:val="goog_rdk_1561"/>
      </w:sdtPr>
      <w:sdtContent>
        <w:p w:rsidR="00000000" w:rsidDel="00000000" w:rsidP="00000000" w:rsidRDefault="00000000" w:rsidRPr="00000000" w14:paraId="00000166">
          <w:pPr>
            <w:numPr>
              <w:ilvl w:val="1"/>
              <w:numId w:val="5"/>
            </w:numPr>
            <w:ind w:left="502" w:hanging="360"/>
            <w:rPr>
              <w:ins w:author="Rossi Rossi" w:id="69" w:date="2026-09-22T06:56:59Z"/>
              <w:del w:author="udhaya kumar" w:id="6" w:date="2026-09-24T06:40:29Z"/>
            </w:rPr>
          </w:pPr>
          <w:sdt>
            <w:sdtPr>
              <w:id w:val="-1262212456"/>
              <w:tag w:val="goog_rdk_1558"/>
            </w:sdtPr>
            <w:sdtContent>
              <w:ins w:author="Rossi Rossi" w:id="69" w:date="2026-09-22T06:56:59Z">
                <w:sdt>
                  <w:sdtPr>
                    <w:id w:val="1091430438"/>
                    <w:tag w:val="goog_rdk_1559"/>
                  </w:sdtPr>
                  <w:sdtContent>
                    <w:del w:author="udhaya kumar" w:id="6" w:date="2026-09-24T06:40:29Z"/>
                  </w:sdtContent>
                </w:sdt>
              </w:ins>
              <w:sdt>
                <w:sdtPr>
                  <w:id w:val="-1126084569"/>
                  <w:tag w:val="goog_rdk_156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Go to the [Google Cloud Console Credentials page](https://console.cloud.google.com/apis/credentials).</w:delText>
                      </w:r>
                    </w:del>
                  </w:ins>
                </w:sdtContent>
              </w:sdt>
              <w:ins w:author="Rossi Rossi" w:id="69" w:date="2026-09-22T06:56:59Z">
                <w:del w:author="udhaya kumar" w:id="6" w:date="2026-09-24T06:40:29Z"/>
              </w:ins>
            </w:sdtContent>
          </w:sdt>
        </w:p>
      </w:sdtContent>
    </w:sdt>
    <w:sdt>
      <w:sdtPr>
        <w:id w:val="1966132491"/>
        <w:tag w:val="goog_rdk_1565"/>
      </w:sdtPr>
      <w:sdtContent>
        <w:p w:rsidR="00000000" w:rsidDel="00000000" w:rsidP="00000000" w:rsidRDefault="00000000" w:rsidRPr="00000000" w14:paraId="00000167">
          <w:pPr>
            <w:numPr>
              <w:ilvl w:val="1"/>
              <w:numId w:val="5"/>
            </w:numPr>
            <w:ind w:left="502" w:hanging="360"/>
            <w:rPr>
              <w:ins w:author="Rossi Rossi" w:id="69" w:date="2026-09-22T06:56:59Z"/>
              <w:del w:author="udhaya kumar" w:id="6" w:date="2026-09-24T06:40:29Z"/>
            </w:rPr>
          </w:pPr>
          <w:sdt>
            <w:sdtPr>
              <w:id w:val="-1493768021"/>
              <w:tag w:val="goog_rdk_1562"/>
            </w:sdtPr>
            <w:sdtContent>
              <w:ins w:author="Rossi Rossi" w:id="69" w:date="2026-09-22T06:56:59Z">
                <w:sdt>
                  <w:sdtPr>
                    <w:id w:val="-1636785556"/>
                    <w:tag w:val="goog_rdk_1563"/>
                  </w:sdtPr>
                  <w:sdtContent>
                    <w:del w:author="udhaya kumar" w:id="6" w:date="2026-09-24T06:40:29Z"/>
                  </w:sdtContent>
                </w:sdt>
              </w:ins>
              <w:sdt>
                <w:sdtPr>
                  <w:id w:val="591871564"/>
                  <w:tag w:val="goog_rdk_156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Select your project, and click the name of the API key you want to restrict.</w:delText>
                      </w:r>
                    </w:del>
                  </w:ins>
                </w:sdtContent>
              </w:sdt>
              <w:ins w:author="Rossi Rossi" w:id="69" w:date="2026-09-22T06:56:59Z">
                <w:del w:author="udhaya kumar" w:id="6" w:date="2026-09-24T06:40:29Z"/>
              </w:ins>
            </w:sdtContent>
          </w:sdt>
        </w:p>
      </w:sdtContent>
    </w:sdt>
    <w:sdt>
      <w:sdtPr>
        <w:id w:val="-270845941"/>
        <w:tag w:val="goog_rdk_1569"/>
      </w:sdtPr>
      <w:sdtContent>
        <w:p w:rsidR="00000000" w:rsidDel="00000000" w:rsidP="00000000" w:rsidRDefault="00000000" w:rsidRPr="00000000" w14:paraId="00000168">
          <w:pPr>
            <w:numPr>
              <w:ilvl w:val="1"/>
              <w:numId w:val="5"/>
            </w:numPr>
            <w:ind w:left="502" w:hanging="360"/>
            <w:rPr>
              <w:ins w:author="Rossi Rossi" w:id="69" w:date="2026-09-22T06:56:59Z"/>
              <w:del w:author="udhaya kumar" w:id="6" w:date="2026-09-24T06:40:29Z"/>
            </w:rPr>
          </w:pPr>
          <w:sdt>
            <w:sdtPr>
              <w:id w:val="447982668"/>
              <w:tag w:val="goog_rdk_1566"/>
            </w:sdtPr>
            <w:sdtContent>
              <w:ins w:author="Rossi Rossi" w:id="69" w:date="2026-09-22T06:56:59Z">
                <w:sdt>
                  <w:sdtPr>
                    <w:id w:val="1101785234"/>
                    <w:tag w:val="goog_rdk_1567"/>
                  </w:sdtPr>
                  <w:sdtContent>
                    <w:del w:author="udhaya kumar" w:id="6" w:date="2026-09-24T06:40:29Z"/>
                  </w:sdtContent>
                </w:sdt>
              </w:ins>
              <w:sdt>
                <w:sdtPr>
                  <w:id w:val="-1973443438"/>
                  <w:tag w:val="goog_rdk_156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Under **Application restrictions** , select **IP addresses** (or the appropriate restriction type for your environment).</w:delText>
                      </w:r>
                    </w:del>
                  </w:ins>
                </w:sdtContent>
              </w:sdt>
              <w:ins w:author="Rossi Rossi" w:id="69" w:date="2026-09-22T06:56:59Z">
                <w:del w:author="udhaya kumar" w:id="6" w:date="2026-09-24T06:40:29Z"/>
              </w:ins>
            </w:sdtContent>
          </w:sdt>
        </w:p>
      </w:sdtContent>
    </w:sdt>
    <w:sdt>
      <w:sdtPr>
        <w:id w:val="-951253183"/>
        <w:tag w:val="goog_rdk_1573"/>
      </w:sdtPr>
      <w:sdtContent>
        <w:p w:rsidR="00000000" w:rsidDel="00000000" w:rsidP="00000000" w:rsidRDefault="00000000" w:rsidRPr="00000000" w14:paraId="00000169">
          <w:pPr>
            <w:numPr>
              <w:ilvl w:val="1"/>
              <w:numId w:val="5"/>
            </w:numPr>
            <w:ind w:left="502" w:hanging="360"/>
            <w:rPr>
              <w:ins w:author="Rossi Rossi" w:id="69" w:date="2026-09-22T06:56:59Z"/>
              <w:del w:author="udhaya kumar" w:id="6" w:date="2026-09-24T06:40:29Z"/>
            </w:rPr>
          </w:pPr>
          <w:sdt>
            <w:sdtPr>
              <w:id w:val="-742089597"/>
              <w:tag w:val="goog_rdk_1570"/>
            </w:sdtPr>
            <w:sdtContent>
              <w:ins w:author="Rossi Rossi" w:id="69" w:date="2026-09-22T06:56:59Z">
                <w:sdt>
                  <w:sdtPr>
                    <w:id w:val="-1973818529"/>
                    <w:tag w:val="goog_rdk_1571"/>
                  </w:sdtPr>
                  <w:sdtContent>
                    <w:del w:author="udhaya kumar" w:id="6" w:date="2026-09-24T06:40:29Z"/>
                  </w:sdtContent>
                </w:sdt>
              </w:ins>
              <w:sdt>
                <w:sdtPr>
                  <w:id w:val="160439166"/>
                  <w:tag w:val="goog_rdk_157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Specify the allowed IP addresses or ranges, then click **Save**.</w:delText>
                      </w:r>
                    </w:del>
                  </w:ins>
                </w:sdtContent>
              </w:sdt>
              <w:ins w:author="Rossi Rossi" w:id="69" w:date="2026-09-22T06:56:59Z">
                <w:del w:author="udhaya kumar" w:id="6" w:date="2026-09-24T06:40:29Z"/>
              </w:ins>
            </w:sdtContent>
          </w:sdt>
        </w:p>
      </w:sdtContent>
    </w:sdt>
    <w:sdt>
      <w:sdtPr>
        <w:id w:val="-534210769"/>
        <w:tag w:val="goog_rdk_1579"/>
      </w:sdtPr>
      <w:sdtContent>
        <w:p w:rsidR="00000000" w:rsidDel="00000000" w:rsidP="00000000" w:rsidRDefault="00000000" w:rsidRPr="00000000" w14:paraId="0000016A">
          <w:pPr>
            <w:numPr>
              <w:ilvl w:val="1"/>
              <w:numId w:val="5"/>
            </w:numPr>
            <w:ind w:left="502" w:hanging="360"/>
            <w:rPr>
              <w:ins w:author="Abinaya Saravanan" w:id="91" w:date="2026-09-23T05:20:05Z"/>
              <w:del w:author="udhaya kumar" w:id="6" w:date="2026-09-24T06:40:29Z"/>
            </w:rPr>
          </w:pPr>
          <w:sdt>
            <w:sdtPr>
              <w:id w:val="-767002153"/>
              <w:tag w:val="goog_rdk_1576"/>
            </w:sdtPr>
            <w:sdtContent>
              <w:ins w:author="Abinaya Saravanan" w:id="91" w:date="2026-09-23T05:20:05Z">
                <w:sdt>
                  <w:sdtPr>
                    <w:id w:val="314993650"/>
                    <w:tag w:val="goog_rdk_1577"/>
                  </w:sdtPr>
                  <w:sdtContent>
                    <w:del w:author="udhaya kumar" w:id="6" w:date="2026-09-24T06:40:29Z"/>
                  </w:sdtContent>
                </w:sdt>
              </w:ins>
              <w:sdt>
                <w:sdtPr>
                  <w:id w:val="1797109487"/>
                  <w:tag w:val="goog_rdk_1578"/>
                </w:sdtPr>
                <w:sdtContent>
                  <w:ins w:author="Abinaya Saravanan" w:id="91" w:date="2026-09-23T05:20:05Z">
                    <w:del w:author="udhaya kumar" w:id="6" w:date="2026-09-24T06:40:29Z">
                      <w:r w:rsidDel="00000000" w:rsidR="00000000" w:rsidRPr="00000000">
                        <w:rPr>
                          <w:rtl w:val="0"/>
                          <w:rPrChange w:author="Abinaya Saravanan" w:id="92" w:date="2026-09-23T05:20:05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91" w:date="2026-09-23T05:20:05Z">
                <w:del w:author="udhaya kumar" w:id="6" w:date="2026-09-24T06:40:29Z"/>
              </w:ins>
            </w:sdtContent>
          </w:sdt>
        </w:p>
      </w:sdtContent>
    </w:sdt>
    <w:sdt>
      <w:sdtPr>
        <w:id w:val="-2096666764"/>
        <w:tag w:val="goog_rdk_1583"/>
      </w:sdtPr>
      <w:sdtContent>
        <w:p w:rsidR="00000000" w:rsidDel="00000000" w:rsidP="00000000" w:rsidRDefault="00000000" w:rsidRPr="00000000" w14:paraId="0000016B">
          <w:pPr>
            <w:numPr>
              <w:ilvl w:val="1"/>
              <w:numId w:val="5"/>
            </w:numPr>
            <w:ind w:left="502" w:hanging="360"/>
            <w:rPr>
              <w:ins w:author="Abinaya Saravanan" w:id="91" w:date="2026-09-23T05:20:05Z"/>
              <w:del w:author="udhaya kumar" w:id="6" w:date="2026-09-24T06:40:29Z"/>
            </w:rPr>
          </w:pPr>
          <w:sdt>
            <w:sdtPr>
              <w:id w:val="-1653969274"/>
              <w:tag w:val="goog_rdk_1580"/>
            </w:sdtPr>
            <w:sdtContent>
              <w:ins w:author="Abinaya Saravanan" w:id="91" w:date="2026-09-23T05:20:05Z">
                <w:sdt>
                  <w:sdtPr>
                    <w:id w:val="289291951"/>
                    <w:tag w:val="goog_rdk_1581"/>
                  </w:sdtPr>
                  <w:sdtContent>
                    <w:del w:author="udhaya kumar" w:id="6" w:date="2026-09-24T06:40:29Z"/>
                  </w:sdtContent>
                </w:sdt>
              </w:ins>
              <w:sdt>
                <w:sdtPr>
                  <w:id w:val="1639447642"/>
                  <w:tag w:val="goog_rdk_1582"/>
                </w:sdtPr>
                <w:sdtContent>
                  <w:ins w:author="Abinaya Saravanan" w:id="91" w:date="2026-09-23T05:20:05Z">
                    <w:del w:author="udhaya kumar" w:id="6" w:date="2026-09-24T06:40:29Z">
                      <w:r w:rsidDel="00000000" w:rsidR="00000000" w:rsidRPr="00000000">
                        <w:rPr>
                          <w:rtl w:val="0"/>
                        </w:rPr>
                      </w:r>
                    </w:del>
                  </w:ins>
                </w:sdtContent>
              </w:sdt>
              <w:ins w:author="Abinaya Saravanan" w:id="91" w:date="2026-09-23T05:20:05Z">
                <w:del w:author="udhaya kumar" w:id="6" w:date="2026-09-24T06:40:29Z"/>
              </w:ins>
            </w:sdtContent>
          </w:sdt>
        </w:p>
      </w:sdtContent>
    </w:sdt>
    <w:sdt>
      <w:sdtPr>
        <w:id w:val="1966263591"/>
        <w:tag w:val="goog_rdk_1587"/>
      </w:sdtPr>
      <w:sdtContent>
        <w:p w:rsidR="00000000" w:rsidDel="00000000" w:rsidP="00000000" w:rsidRDefault="00000000" w:rsidRPr="00000000" w14:paraId="0000016C">
          <w:pPr>
            <w:numPr>
              <w:ilvl w:val="1"/>
              <w:numId w:val="5"/>
            </w:numPr>
            <w:ind w:left="502" w:hanging="360"/>
            <w:rPr>
              <w:ins w:author="Abinaya Saravanan" w:id="91" w:date="2026-09-23T05:20:05Z"/>
              <w:del w:author="udhaya kumar" w:id="6" w:date="2026-09-24T06:40:29Z"/>
            </w:rPr>
          </w:pPr>
          <w:sdt>
            <w:sdtPr>
              <w:id w:val="-1080726546"/>
              <w:tag w:val="goog_rdk_1584"/>
            </w:sdtPr>
            <w:sdtContent>
              <w:ins w:author="Abinaya Saravanan" w:id="91" w:date="2026-09-23T05:20:05Z">
                <w:sdt>
                  <w:sdtPr>
                    <w:id w:val="-918204978"/>
                    <w:tag w:val="goog_rdk_1585"/>
                  </w:sdtPr>
                  <w:sdtContent>
                    <w:del w:author="udhaya kumar" w:id="6" w:date="2026-09-24T06:40:29Z"/>
                  </w:sdtContent>
                </w:sdt>
              </w:ins>
              <w:sdt>
                <w:sdtPr>
                  <w:id w:val="382080557"/>
                  <w:tag w:val="goog_rdk_1586"/>
                </w:sdtPr>
                <w:sdtContent>
                  <w:ins w:author="Abinaya Saravanan" w:id="91" w:date="2026-09-23T05:20:05Z">
                    <w:del w:author="udhaya kumar" w:id="6" w:date="2026-09-24T06:40:29Z">
                      <w:r w:rsidDel="00000000" w:rsidR="00000000" w:rsidRPr="00000000">
                        <w:rPr>
                          <w:rtl w:val="0"/>
                          <w:rPrChange w:author="Abinaya Saravanan" w:id="92" w:date="2026-09-23T05:20:05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91" w:date="2026-09-23T05:20:05Z">
                <w:del w:author="udhaya kumar" w:id="6" w:date="2026-09-24T06:40:29Z"/>
              </w:ins>
            </w:sdtContent>
          </w:sdt>
        </w:p>
      </w:sdtContent>
    </w:sdt>
    <w:sdt>
      <w:sdtPr>
        <w:id w:val="-884247534"/>
        <w:tag w:val="goog_rdk_1591"/>
      </w:sdtPr>
      <w:sdtContent>
        <w:p w:rsidR="00000000" w:rsidDel="00000000" w:rsidP="00000000" w:rsidRDefault="00000000" w:rsidRPr="00000000" w14:paraId="0000016D">
          <w:pPr>
            <w:numPr>
              <w:ilvl w:val="1"/>
              <w:numId w:val="5"/>
            </w:numPr>
            <w:ind w:left="502" w:hanging="360"/>
            <w:rPr>
              <w:ins w:author="Abinaya Saravanan" w:id="91" w:date="2026-09-23T05:20:05Z"/>
              <w:del w:author="udhaya kumar" w:id="6" w:date="2026-09-24T06:40:29Z"/>
            </w:rPr>
          </w:pPr>
          <w:sdt>
            <w:sdtPr>
              <w:id w:val="563786771"/>
              <w:tag w:val="goog_rdk_1588"/>
            </w:sdtPr>
            <w:sdtContent>
              <w:ins w:author="Abinaya Saravanan" w:id="91" w:date="2026-09-23T05:20:05Z">
                <w:sdt>
                  <w:sdtPr>
                    <w:id w:val="1109565218"/>
                    <w:tag w:val="goog_rdk_1589"/>
                  </w:sdtPr>
                  <w:sdtContent>
                    <w:del w:author="udhaya kumar" w:id="6" w:date="2026-09-24T06:40:29Z"/>
                  </w:sdtContent>
                </w:sdt>
              </w:ins>
              <w:sdt>
                <w:sdtPr>
                  <w:id w:val="-1395856688"/>
                  <w:tag w:val="goog_rdk_1590"/>
                </w:sdtPr>
                <w:sdtContent>
                  <w:ins w:author="Abinaya Saravanan" w:id="91" w:date="2026-09-23T05:20:05Z">
                    <w:del w:author="udhaya kumar" w:id="6" w:date="2026-09-24T06:40:29Z">
                      <w:r w:rsidDel="00000000" w:rsidR="00000000" w:rsidRPr="00000000">
                        <w:rPr>
                          <w:rtl w:val="0"/>
                          <w:rPrChange w:author="Abinaya Saravanan" w:id="92" w:date="2026-09-23T05:20:05Z">
                            <w:rPr>
                              <w:rFonts w:ascii="Cambria" w:cs="Cambria" w:eastAsia="Cambria" w:hAnsi="Cambria"/>
                              <w:b w:val="0"/>
                              <w:bCs w:val="0"/>
                              <w:color w:val="000000"/>
                              <w:sz w:val="22"/>
                              <w:szCs w:val="22"/>
                            </w:rPr>
                          </w:rPrChange>
                        </w:rPr>
                        <w:delText xml:space="preserve">    try:</w:delText>
                      </w:r>
                    </w:del>
                  </w:ins>
                </w:sdtContent>
              </w:sdt>
              <w:ins w:author="Abinaya Saravanan" w:id="91" w:date="2026-09-23T05:20:05Z">
                <w:del w:author="udhaya kumar" w:id="6" w:date="2026-09-24T06:40:29Z"/>
              </w:ins>
            </w:sdtContent>
          </w:sdt>
        </w:p>
      </w:sdtContent>
    </w:sdt>
    <w:sdt>
      <w:sdtPr>
        <w:id w:val="-1614873835"/>
        <w:tag w:val="goog_rdk_1595"/>
      </w:sdtPr>
      <w:sdtContent>
        <w:p w:rsidR="00000000" w:rsidDel="00000000" w:rsidP="00000000" w:rsidRDefault="00000000" w:rsidRPr="00000000" w14:paraId="0000016E">
          <w:pPr>
            <w:numPr>
              <w:ilvl w:val="1"/>
              <w:numId w:val="5"/>
            </w:numPr>
            <w:ind w:left="502" w:hanging="360"/>
            <w:rPr>
              <w:ins w:author="Abinaya Saravanan" w:id="91" w:date="2026-09-23T05:20:05Z"/>
              <w:del w:author="udhaya kumar" w:id="6" w:date="2026-09-24T06:40:29Z"/>
            </w:rPr>
          </w:pPr>
          <w:sdt>
            <w:sdtPr>
              <w:id w:val="-1932290800"/>
              <w:tag w:val="goog_rdk_1592"/>
            </w:sdtPr>
            <w:sdtContent>
              <w:ins w:author="Abinaya Saravanan" w:id="91" w:date="2026-09-23T05:20:05Z">
                <w:sdt>
                  <w:sdtPr>
                    <w:id w:val="-81476786"/>
                    <w:tag w:val="goog_rdk_1593"/>
                  </w:sdtPr>
                  <w:sdtContent>
                    <w:del w:author="udhaya kumar" w:id="6" w:date="2026-09-24T06:40:29Z"/>
                  </w:sdtContent>
                </w:sdt>
              </w:ins>
              <w:sdt>
                <w:sdtPr>
                  <w:id w:val="-1133645869"/>
                  <w:tag w:val="goog_rdk_1594"/>
                </w:sdtPr>
                <w:sdtContent>
                  <w:ins w:author="Abinaya Saravanan" w:id="91" w:date="2026-09-23T05:20:05Z">
                    <w:del w:author="udhaya kumar" w:id="6" w:date="2026-09-24T06:40:29Z">
                      <w:r w:rsidDel="00000000" w:rsidR="00000000" w:rsidRPr="00000000">
                        <w:rPr>
                          <w:rtl w:val="0"/>
                          <w:rPrChange w:author="Abinaya Saravanan" w:id="92" w:date="2026-09-23T05:20:05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91" w:date="2026-09-23T05:20:05Z">
                <w:del w:author="udhaya kumar" w:id="6" w:date="2026-09-24T06:40:29Z"/>
              </w:ins>
            </w:sdtContent>
          </w:sdt>
        </w:p>
      </w:sdtContent>
    </w:sdt>
    <w:sdt>
      <w:sdtPr>
        <w:id w:val="-1813983886"/>
        <w:tag w:val="goog_rdk_1599"/>
      </w:sdtPr>
      <w:sdtContent>
        <w:p w:rsidR="00000000" w:rsidDel="00000000" w:rsidP="00000000" w:rsidRDefault="00000000" w:rsidRPr="00000000" w14:paraId="0000016F">
          <w:pPr>
            <w:numPr>
              <w:ilvl w:val="1"/>
              <w:numId w:val="5"/>
            </w:numPr>
            <w:ind w:left="502" w:hanging="360"/>
            <w:rPr>
              <w:ins w:author="Abinaya Saravanan" w:id="91" w:date="2026-09-23T05:20:05Z"/>
              <w:del w:author="udhaya kumar" w:id="6" w:date="2026-09-24T06:40:29Z"/>
            </w:rPr>
          </w:pPr>
          <w:sdt>
            <w:sdtPr>
              <w:id w:val="2008421957"/>
              <w:tag w:val="goog_rdk_1596"/>
            </w:sdtPr>
            <w:sdtContent>
              <w:ins w:author="Abinaya Saravanan" w:id="91" w:date="2026-09-23T05:20:05Z">
                <w:sdt>
                  <w:sdtPr>
                    <w:id w:val="470602624"/>
                    <w:tag w:val="goog_rdk_1597"/>
                  </w:sdtPr>
                  <w:sdtContent>
                    <w:del w:author="udhaya kumar" w:id="6" w:date="2026-09-24T06:40:29Z"/>
                  </w:sdtContent>
                </w:sdt>
              </w:ins>
              <w:sdt>
                <w:sdtPr>
                  <w:id w:val="-894564865"/>
                  <w:tag w:val="goog_rdk_1598"/>
                </w:sdtPr>
                <w:sdtContent>
                  <w:ins w:author="Abinaya Saravanan" w:id="91" w:date="2026-09-23T05:20:05Z">
                    <w:del w:author="udhaya kumar" w:id="6" w:date="2026-09-24T06:40:29Z">
                      <w:r w:rsidDel="00000000" w:rsidR="00000000" w:rsidRPr="00000000">
                        <w:rPr>
                          <w:rtl w:val="0"/>
                          <w:rPrChange w:author="Abinaya Saravanan" w:id="92" w:date="2026-09-23T05:20:05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91" w:date="2026-09-23T05:20:05Z">
                <w:del w:author="udhaya kumar" w:id="6" w:date="2026-09-24T06:40:29Z"/>
              </w:ins>
            </w:sdtContent>
          </w:sdt>
        </w:p>
      </w:sdtContent>
    </w:sdt>
    <w:sdt>
      <w:sdtPr>
        <w:id w:val="873579465"/>
        <w:tag w:val="goog_rdk_1603"/>
      </w:sdtPr>
      <w:sdtContent>
        <w:p w:rsidR="00000000" w:rsidDel="00000000" w:rsidP="00000000" w:rsidRDefault="00000000" w:rsidRPr="00000000" w14:paraId="00000170">
          <w:pPr>
            <w:numPr>
              <w:ilvl w:val="1"/>
              <w:numId w:val="5"/>
            </w:numPr>
            <w:ind w:left="502" w:hanging="360"/>
            <w:rPr>
              <w:ins w:author="Abinaya Saravanan" w:id="91" w:date="2026-09-23T05:20:05Z"/>
              <w:del w:author="udhaya kumar" w:id="6" w:date="2026-09-24T06:40:29Z"/>
            </w:rPr>
          </w:pPr>
          <w:sdt>
            <w:sdtPr>
              <w:id w:val="1846718923"/>
              <w:tag w:val="goog_rdk_1600"/>
            </w:sdtPr>
            <w:sdtContent>
              <w:ins w:author="Abinaya Saravanan" w:id="91" w:date="2026-09-23T05:20:05Z">
                <w:sdt>
                  <w:sdtPr>
                    <w:id w:val="-1342788541"/>
                    <w:tag w:val="goog_rdk_1601"/>
                  </w:sdtPr>
                  <w:sdtContent>
                    <w:del w:author="udhaya kumar" w:id="6" w:date="2026-09-24T06:40:29Z"/>
                  </w:sdtContent>
                </w:sdt>
              </w:ins>
              <w:sdt>
                <w:sdtPr>
                  <w:id w:val="1225350168"/>
                  <w:tag w:val="goog_rdk_1602"/>
                </w:sdtPr>
                <w:sdtContent>
                  <w:ins w:author="Abinaya Saravanan" w:id="91" w:date="2026-09-23T05:20:05Z">
                    <w:del w:author="udhaya kumar" w:id="6" w:date="2026-09-24T06:40:29Z">
                      <w:r w:rsidDel="00000000" w:rsidR="00000000" w:rsidRPr="00000000">
                        <w:rPr>
                          <w:rtl w:val="0"/>
                          <w:rPrChange w:author="Abinaya Saravanan" w:id="92" w:date="2026-09-23T05:20:05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91" w:date="2026-09-23T05:20:05Z">
                <w:del w:author="udhaya kumar" w:id="6" w:date="2026-09-24T06:40:29Z"/>
              </w:ins>
            </w:sdtContent>
          </w:sdt>
        </w:p>
      </w:sdtContent>
    </w:sdt>
    <w:sdt>
      <w:sdtPr>
        <w:id w:val="818919841"/>
        <w:tag w:val="goog_rdk_1607"/>
      </w:sdtPr>
      <w:sdtContent>
        <w:p w:rsidR="00000000" w:rsidDel="00000000" w:rsidP="00000000" w:rsidRDefault="00000000" w:rsidRPr="00000000" w14:paraId="00000171">
          <w:pPr>
            <w:numPr>
              <w:ilvl w:val="1"/>
              <w:numId w:val="5"/>
            </w:numPr>
            <w:ind w:left="502" w:hanging="360"/>
            <w:rPr>
              <w:ins w:author="Abinaya Saravanan" w:id="91" w:date="2026-09-23T05:20:05Z"/>
              <w:del w:author="udhaya kumar" w:id="6" w:date="2026-09-24T06:40:29Z"/>
            </w:rPr>
          </w:pPr>
          <w:sdt>
            <w:sdtPr>
              <w:id w:val="-2044733516"/>
              <w:tag w:val="goog_rdk_1604"/>
            </w:sdtPr>
            <w:sdtContent>
              <w:ins w:author="Abinaya Saravanan" w:id="91" w:date="2026-09-23T05:20:05Z">
                <w:sdt>
                  <w:sdtPr>
                    <w:id w:val="1120801711"/>
                    <w:tag w:val="goog_rdk_1605"/>
                  </w:sdtPr>
                  <w:sdtContent>
                    <w:del w:author="udhaya kumar" w:id="6" w:date="2026-09-24T06:40:29Z"/>
                  </w:sdtContent>
                </w:sdt>
              </w:ins>
              <w:sdt>
                <w:sdtPr>
                  <w:id w:val="1517939434"/>
                  <w:tag w:val="goog_rdk_1606"/>
                </w:sdtPr>
                <w:sdtContent>
                  <w:ins w:author="Abinaya Saravanan" w:id="91" w:date="2026-09-23T05:20:05Z">
                    <w:del w:author="udhaya kumar" w:id="6" w:date="2026-09-24T06:40:29Z">
                      <w:r w:rsidDel="00000000" w:rsidR="00000000" w:rsidRPr="00000000">
                        <w:rPr>
                          <w:rtl w:val="0"/>
                          <w:rPrChange w:author="Abinaya Saravanan" w:id="92" w:date="2026-09-23T05:20:05Z">
                            <w:rPr>
                              <w:rFonts w:ascii="Cambria" w:cs="Cambria" w:eastAsia="Cambria" w:hAnsi="Cambria"/>
                              <w:b w:val="0"/>
                              <w:bCs w:val="0"/>
                              <w:color w:val="000000"/>
                              <w:sz w:val="22"/>
                              <w:szCs w:val="22"/>
                            </w:rPr>
                          </w:rPrChange>
                        </w:rPr>
                        <w:delText xml:space="preserve">        return response.text.strip()</w:delText>
                      </w:r>
                    </w:del>
                  </w:ins>
                </w:sdtContent>
              </w:sdt>
              <w:ins w:author="Abinaya Saravanan" w:id="91" w:date="2026-09-23T05:20:05Z">
                <w:del w:author="udhaya kumar" w:id="6" w:date="2026-09-24T06:40:29Z"/>
              </w:ins>
            </w:sdtContent>
          </w:sdt>
        </w:p>
      </w:sdtContent>
    </w:sdt>
    <w:sdt>
      <w:sdtPr>
        <w:id w:val="-889291826"/>
        <w:tag w:val="goog_rdk_1611"/>
      </w:sdtPr>
      <w:sdtContent>
        <w:p w:rsidR="00000000" w:rsidDel="00000000" w:rsidP="00000000" w:rsidRDefault="00000000" w:rsidRPr="00000000" w14:paraId="00000172">
          <w:pPr>
            <w:numPr>
              <w:ilvl w:val="1"/>
              <w:numId w:val="5"/>
            </w:numPr>
            <w:ind w:left="502" w:hanging="360"/>
            <w:rPr>
              <w:ins w:author="Abinaya Saravanan" w:id="91" w:date="2026-09-23T05:20:05Z"/>
              <w:del w:author="udhaya kumar" w:id="6" w:date="2026-09-24T06:40:29Z"/>
            </w:rPr>
          </w:pPr>
          <w:sdt>
            <w:sdtPr>
              <w:id w:val="270422295"/>
              <w:tag w:val="goog_rdk_1608"/>
            </w:sdtPr>
            <w:sdtContent>
              <w:ins w:author="Abinaya Saravanan" w:id="91" w:date="2026-09-23T05:20:05Z">
                <w:sdt>
                  <w:sdtPr>
                    <w:id w:val="403748183"/>
                    <w:tag w:val="goog_rdk_1609"/>
                  </w:sdtPr>
                  <w:sdtContent>
                    <w:del w:author="udhaya kumar" w:id="6" w:date="2026-09-24T06:40:29Z"/>
                  </w:sdtContent>
                </w:sdt>
              </w:ins>
              <w:sdt>
                <w:sdtPr>
                  <w:id w:val="-782218436"/>
                  <w:tag w:val="goog_rdk_1610"/>
                </w:sdtPr>
                <w:sdtContent>
                  <w:ins w:author="Abinaya Saravanan" w:id="91" w:date="2026-09-23T05:20:05Z">
                    <w:del w:author="udhaya kumar" w:id="6" w:date="2026-09-24T06:40:29Z">
                      <w:r w:rsidDel="00000000" w:rsidR="00000000" w:rsidRPr="00000000">
                        <w:rPr>
                          <w:rtl w:val="0"/>
                          <w:rPrChange w:author="Abinaya Saravanan" w:id="92" w:date="2026-09-23T05:20:05Z">
                            <w:rPr>
                              <w:rFonts w:ascii="Cambria" w:cs="Cambria" w:eastAsia="Cambria" w:hAnsi="Cambria"/>
                              <w:b w:val="0"/>
                              <w:bCs w:val="0"/>
                              <w:color w:val="000000"/>
                              <w:sz w:val="22"/>
                              <w:szCs w:val="22"/>
                            </w:rPr>
                          </w:rPrChange>
                        </w:rPr>
                        <w:delText xml:space="preserve">    except Exception as e:</w:delText>
                      </w:r>
                    </w:del>
                  </w:ins>
                </w:sdtContent>
              </w:sdt>
              <w:ins w:author="Abinaya Saravanan" w:id="91" w:date="2026-09-23T05:20:05Z">
                <w:del w:author="udhaya kumar" w:id="6" w:date="2026-09-24T06:40:29Z"/>
              </w:ins>
            </w:sdtContent>
          </w:sdt>
        </w:p>
      </w:sdtContent>
    </w:sdt>
    <w:sdt>
      <w:sdtPr>
        <w:id w:val="1220527715"/>
        <w:tag w:val="goog_rdk_1615"/>
      </w:sdtPr>
      <w:sdtContent>
        <w:p w:rsidR="00000000" w:rsidDel="00000000" w:rsidP="00000000" w:rsidRDefault="00000000" w:rsidRPr="00000000" w14:paraId="00000173">
          <w:pPr>
            <w:numPr>
              <w:ilvl w:val="1"/>
              <w:numId w:val="5"/>
            </w:numPr>
            <w:ind w:left="502" w:hanging="360"/>
            <w:rPr>
              <w:ins w:author="Abinaya Saravanan" w:id="91" w:date="2026-09-23T05:20:05Z"/>
              <w:del w:author="udhaya kumar" w:id="6" w:date="2026-09-24T06:40:29Z"/>
            </w:rPr>
          </w:pPr>
          <w:sdt>
            <w:sdtPr>
              <w:id w:val="-567030933"/>
              <w:tag w:val="goog_rdk_1612"/>
            </w:sdtPr>
            <w:sdtContent>
              <w:ins w:author="Abinaya Saravanan" w:id="91" w:date="2026-09-23T05:20:05Z">
                <w:sdt>
                  <w:sdtPr>
                    <w:id w:val="89727171"/>
                    <w:tag w:val="goog_rdk_1613"/>
                  </w:sdtPr>
                  <w:sdtContent>
                    <w:del w:author="udhaya kumar" w:id="6" w:date="2026-09-24T06:40:29Z"/>
                  </w:sdtContent>
                </w:sdt>
              </w:ins>
              <w:sdt>
                <w:sdtPr>
                  <w:id w:val="217381779"/>
                  <w:tag w:val="goog_rdk_1614"/>
                </w:sdtPr>
                <w:sdtContent>
                  <w:ins w:author="Abinaya Saravanan" w:id="91" w:date="2026-09-23T05:20:05Z">
                    <w:del w:author="udhaya kumar" w:id="6" w:date="2026-09-24T06:40:29Z">
                      <w:r w:rsidDel="00000000" w:rsidR="00000000" w:rsidRPr="00000000">
                        <w:rPr>
                          <w:rtl w:val="0"/>
                          <w:rPrChange w:author="Abinaya Saravanan" w:id="92" w:date="2026-09-23T05:20:05Z">
                            <w:rPr>
                              <w:rFonts w:ascii="Cambria" w:cs="Cambria" w:eastAsia="Cambria" w:hAnsi="Cambria"/>
                              <w:b w:val="0"/>
                              <w:bCs w:val="0"/>
                              <w:color w:val="000000"/>
                              <w:sz w:val="22"/>
                              <w:szCs w:val="22"/>
                            </w:rPr>
                          </w:rPrChange>
                        </w:rPr>
                        <w:delText xml:space="preserve">        return f"Error in Summary: {e}"</w:delText>
                      </w:r>
                    </w:del>
                  </w:ins>
                </w:sdtContent>
              </w:sdt>
              <w:ins w:author="Abinaya Saravanan" w:id="91" w:date="2026-09-23T05:20:05Z">
                <w:del w:author="udhaya kumar" w:id="6" w:date="2026-09-24T06:40:29Z"/>
              </w:ins>
            </w:sdtContent>
          </w:sdt>
        </w:p>
      </w:sdtContent>
    </w:sdt>
    <w:sdt>
      <w:sdtPr>
        <w:id w:val="1601088517"/>
        <w:tag w:val="goog_rdk_1621"/>
      </w:sdtPr>
      <w:sdtContent>
        <w:p w:rsidR="00000000" w:rsidDel="00000000" w:rsidP="00000000" w:rsidRDefault="00000000" w:rsidRPr="00000000" w14:paraId="00000174">
          <w:pPr>
            <w:numPr>
              <w:ilvl w:val="1"/>
              <w:numId w:val="5"/>
            </w:numPr>
            <w:ind w:left="502" w:hanging="360"/>
            <w:rPr>
              <w:ins w:author="Rossi Rossi" w:id="69" w:date="2026-09-22T06:56:59Z"/>
              <w:del w:author="udhaya kumar" w:id="6" w:date="2026-09-24T06:40:29Z"/>
            </w:rPr>
            <w:pPrChange w:author="Abinaya Saravanan" w:id="0" w:date="2026-09-23T05:20:05Z">
              <w:pPr>
                <w:numPr>
                  <w:ilvl w:val="1"/>
                  <w:numId w:val="5"/>
                </w:numPr>
                <w:ind w:left="502" w:hanging="360"/>
              </w:pPr>
            </w:pPrChange>
          </w:pPr>
          <w:sdt>
            <w:sdtPr>
              <w:id w:val="634019705"/>
              <w:tag w:val="goog_rdk_1618"/>
            </w:sdtPr>
            <w:sdtContent>
              <w:ins w:author="Rossi Rossi" w:id="69" w:date="2026-09-22T06:56:59Z">
                <w:sdt>
                  <w:sdtPr>
                    <w:id w:val="-966388495"/>
                    <w:tag w:val="goog_rdk_1619"/>
                  </w:sdtPr>
                  <w:sdtContent>
                    <w:del w:author="udhaya kumar" w:id="6" w:date="2026-09-24T06:40:29Z"/>
                  </w:sdtContent>
                </w:sdt>
              </w:ins>
              <w:sdt>
                <w:sdtPr>
                  <w:id w:val="-1411209019"/>
                  <w:tag w:val="goog_rdk_1620"/>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206608264"/>
        <w:tag w:val="goog_rdk_1625"/>
      </w:sdtPr>
      <w:sdtContent>
        <w:p w:rsidR="00000000" w:rsidDel="00000000" w:rsidP="00000000" w:rsidRDefault="00000000" w:rsidRPr="00000000" w14:paraId="00000175">
          <w:pPr>
            <w:numPr>
              <w:ilvl w:val="1"/>
              <w:numId w:val="5"/>
            </w:numPr>
            <w:ind w:left="502" w:hanging="360"/>
            <w:rPr>
              <w:ins w:author="Rossi Rossi" w:id="69" w:date="2026-09-22T06:56:59Z"/>
              <w:del w:author="udhaya kumar" w:id="6" w:date="2026-09-24T06:40:29Z"/>
            </w:rPr>
          </w:pPr>
          <w:sdt>
            <w:sdtPr>
              <w:id w:val="540409443"/>
              <w:tag w:val="goog_rdk_1622"/>
            </w:sdtPr>
            <w:sdtContent>
              <w:ins w:author="Rossi Rossi" w:id="69" w:date="2026-09-22T06:56:59Z">
                <w:sdt>
                  <w:sdtPr>
                    <w:id w:val="1859674709"/>
                    <w:tag w:val="goog_rdk_1623"/>
                  </w:sdtPr>
                  <w:sdtContent>
                    <w:del w:author="udhaya kumar" w:id="6" w:date="2026-09-24T06:40:29Z"/>
                  </w:sdtContent>
                </w:sdt>
              </w:ins>
              <w:sdt>
                <w:sdtPr>
                  <w:id w:val="1419086640"/>
                  <w:tag w:val="goog_rdk_162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Securing unrestricted standard API keys</w:delText>
                      </w:r>
                    </w:del>
                  </w:ins>
                </w:sdtContent>
              </w:sdt>
              <w:ins w:author="Rossi Rossi" w:id="69" w:date="2026-09-22T06:56:59Z">
                <w:del w:author="udhaya kumar" w:id="6" w:date="2026-09-24T06:40:29Z"/>
              </w:ins>
            </w:sdtContent>
          </w:sdt>
        </w:p>
      </w:sdtContent>
    </w:sdt>
    <w:sdt>
      <w:sdtPr>
        <w:id w:val="628181844"/>
        <w:tag w:val="goog_rdk_1629"/>
      </w:sdtPr>
      <w:sdtContent>
        <w:p w:rsidR="00000000" w:rsidDel="00000000" w:rsidP="00000000" w:rsidRDefault="00000000" w:rsidRPr="00000000" w14:paraId="00000176">
          <w:pPr>
            <w:numPr>
              <w:ilvl w:val="1"/>
              <w:numId w:val="5"/>
            </w:numPr>
            <w:ind w:left="502" w:hanging="360"/>
            <w:rPr>
              <w:ins w:author="Rossi Rossi" w:id="69" w:date="2026-09-22T06:56:59Z"/>
              <w:del w:author="udhaya kumar" w:id="6" w:date="2026-09-24T06:40:29Z"/>
            </w:rPr>
          </w:pPr>
          <w:sdt>
            <w:sdtPr>
              <w:id w:val="359782366"/>
              <w:tag w:val="goog_rdk_1626"/>
            </w:sdtPr>
            <w:sdtContent>
              <w:ins w:author="Rossi Rossi" w:id="69" w:date="2026-09-22T06:56:59Z">
                <w:sdt>
                  <w:sdtPr>
                    <w:id w:val="1416690849"/>
                    <w:tag w:val="goog_rdk_1627"/>
                  </w:sdtPr>
                  <w:sdtContent>
                    <w:del w:author="udhaya kumar" w:id="6" w:date="2026-09-24T06:40:29Z"/>
                  </w:sdtContent>
                </w:sdt>
              </w:ins>
              <w:sdt>
                <w:sdtPr>
                  <w:id w:val="-1943434636"/>
                  <w:tag w:val="goog_rdk_1628"/>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985435227"/>
        <w:tag w:val="goog_rdk_1633"/>
      </w:sdtPr>
      <w:sdtContent>
        <w:p w:rsidR="00000000" w:rsidDel="00000000" w:rsidP="00000000" w:rsidRDefault="00000000" w:rsidRPr="00000000" w14:paraId="00000177">
          <w:pPr>
            <w:numPr>
              <w:ilvl w:val="1"/>
              <w:numId w:val="5"/>
            </w:numPr>
            <w:ind w:left="502" w:hanging="360"/>
            <w:rPr>
              <w:ins w:author="Rossi Rossi" w:id="69" w:date="2026-09-22T06:56:59Z"/>
              <w:del w:author="udhaya kumar" w:id="6" w:date="2026-09-24T06:40:29Z"/>
            </w:rPr>
          </w:pPr>
          <w:sdt>
            <w:sdtPr>
              <w:id w:val="-1322463159"/>
              <w:tag w:val="goog_rdk_1630"/>
            </w:sdtPr>
            <w:sdtContent>
              <w:ins w:author="Rossi Rossi" w:id="69" w:date="2026-09-22T06:56:59Z">
                <w:sdt>
                  <w:sdtPr>
                    <w:id w:val="-1469682623"/>
                    <w:tag w:val="goog_rdk_1631"/>
                  </w:sdtPr>
                  <w:sdtContent>
                    <w:del w:author="udhaya kumar" w:id="6" w:date="2026-09-24T06:40:29Z"/>
                  </w:sdtContent>
                </w:sdt>
              </w:ins>
              <w:sdt>
                <w:sdtPr>
                  <w:id w:val="854876378"/>
                  <w:tag w:val="goog_rdk_163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To continue using the Gemini API, you must secure any unrestricted keys.</w:delText>
                      </w:r>
                    </w:del>
                  </w:ins>
                </w:sdtContent>
              </w:sdt>
              <w:ins w:author="Rossi Rossi" w:id="69" w:date="2026-09-22T06:56:59Z">
                <w:del w:author="udhaya kumar" w:id="6" w:date="2026-09-24T06:40:29Z"/>
              </w:ins>
            </w:sdtContent>
          </w:sdt>
        </w:p>
      </w:sdtContent>
    </w:sdt>
    <w:sdt>
      <w:sdtPr>
        <w:id w:val="-1220083882"/>
        <w:tag w:val="goog_rdk_1637"/>
      </w:sdtPr>
      <w:sdtContent>
        <w:p w:rsidR="00000000" w:rsidDel="00000000" w:rsidP="00000000" w:rsidRDefault="00000000" w:rsidRPr="00000000" w14:paraId="00000178">
          <w:pPr>
            <w:numPr>
              <w:ilvl w:val="1"/>
              <w:numId w:val="5"/>
            </w:numPr>
            <w:ind w:left="502" w:hanging="360"/>
            <w:rPr>
              <w:ins w:author="Rossi Rossi" w:id="69" w:date="2026-09-22T06:56:59Z"/>
              <w:del w:author="udhaya kumar" w:id="6" w:date="2026-09-24T06:40:29Z"/>
            </w:rPr>
          </w:pPr>
          <w:sdt>
            <w:sdtPr>
              <w:id w:val="1297320057"/>
              <w:tag w:val="goog_rdk_1634"/>
            </w:sdtPr>
            <w:sdtContent>
              <w:ins w:author="Rossi Rossi" w:id="69" w:date="2026-09-22T06:56:59Z">
                <w:sdt>
                  <w:sdtPr>
                    <w:id w:val="-286306144"/>
                    <w:tag w:val="goog_rdk_1635"/>
                  </w:sdtPr>
                  <w:sdtContent>
                    <w:del w:author="udhaya kumar" w:id="6" w:date="2026-09-24T06:40:29Z"/>
                  </w:sdtContent>
                </w:sdt>
              </w:ins>
              <w:sdt>
                <w:sdtPr>
                  <w:id w:val="-1958097830"/>
                  <w:tag w:val="goog_rdk_1636"/>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53983209"/>
        <w:tag w:val="goog_rdk_1641"/>
      </w:sdtPr>
      <w:sdtContent>
        <w:p w:rsidR="00000000" w:rsidDel="00000000" w:rsidP="00000000" w:rsidRDefault="00000000" w:rsidRPr="00000000" w14:paraId="00000179">
          <w:pPr>
            <w:numPr>
              <w:ilvl w:val="1"/>
              <w:numId w:val="5"/>
            </w:numPr>
            <w:ind w:left="502" w:hanging="360"/>
            <w:rPr>
              <w:ins w:author="Rossi Rossi" w:id="69" w:date="2026-09-22T06:56:59Z"/>
              <w:del w:author="udhaya kumar" w:id="6" w:date="2026-09-24T06:40:29Z"/>
            </w:rPr>
          </w:pPr>
          <w:sdt>
            <w:sdtPr>
              <w:id w:val="-111597852"/>
              <w:tag w:val="goog_rdk_1638"/>
            </w:sdtPr>
            <w:sdtContent>
              <w:ins w:author="Rossi Rossi" w:id="69" w:date="2026-09-22T06:56:59Z">
                <w:sdt>
                  <w:sdtPr>
                    <w:id w:val="-997706071"/>
                    <w:tag w:val="goog_rdk_1639"/>
                  </w:sdtPr>
                  <w:sdtContent>
                    <w:del w:author="udhaya kumar" w:id="6" w:date="2026-09-24T06:40:29Z"/>
                  </w:sdtContent>
                </w:sdt>
              </w:ins>
              <w:sdt>
                <w:sdtPr>
                  <w:id w:val="-2112432654"/>
                  <w:tag w:val="goog_rdk_164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Method A: Restrict the key to the Gemini API only (AI Studio)</w:delText>
                      </w:r>
                    </w:del>
                  </w:ins>
                </w:sdtContent>
              </w:sdt>
              <w:ins w:author="Rossi Rossi" w:id="69" w:date="2026-09-22T06:56:59Z">
                <w:del w:author="udhaya kumar" w:id="6" w:date="2026-09-24T06:40:29Z"/>
              </w:ins>
            </w:sdtContent>
          </w:sdt>
        </w:p>
      </w:sdtContent>
    </w:sdt>
    <w:sdt>
      <w:sdtPr>
        <w:id w:val="550133206"/>
        <w:tag w:val="goog_rdk_1647"/>
      </w:sdtPr>
      <w:sdtContent>
        <w:p w:rsidR="00000000" w:rsidDel="00000000" w:rsidP="00000000" w:rsidRDefault="00000000" w:rsidRPr="00000000" w14:paraId="0000017A">
          <w:pPr>
            <w:numPr>
              <w:ilvl w:val="1"/>
              <w:numId w:val="5"/>
            </w:numPr>
            <w:ind w:left="502" w:hanging="360"/>
            <w:rPr>
              <w:ins w:author="Abinaya Saravanan" w:id="93" w:date="2026-09-23T05:20:30Z"/>
              <w:del w:author="udhaya kumar" w:id="6" w:date="2026-09-24T06:40:29Z"/>
            </w:rPr>
          </w:pPr>
          <w:sdt>
            <w:sdtPr>
              <w:id w:val="1877123105"/>
              <w:tag w:val="goog_rdk_1644"/>
            </w:sdtPr>
            <w:sdtContent>
              <w:ins w:author="Abinaya Saravanan" w:id="93" w:date="2026-09-23T05:20:30Z">
                <w:sdt>
                  <w:sdtPr>
                    <w:id w:val="-449034369"/>
                    <w:tag w:val="goog_rdk_1645"/>
                  </w:sdtPr>
                  <w:sdtContent>
                    <w:del w:author="udhaya kumar" w:id="6" w:date="2026-09-24T06:40:29Z"/>
                  </w:sdtContent>
                </w:sdt>
              </w:ins>
              <w:sdt>
                <w:sdtPr>
                  <w:id w:val="-1628056554"/>
                  <w:tag w:val="goog_rdk_1646"/>
                </w:sdtPr>
                <w:sdtContent>
                  <w:ins w:author="Abinaya Saravanan" w:id="93" w:date="2026-09-23T05:20:30Z">
                    <w:del w:author="udhaya kumar" w:id="6" w:date="2026-09-24T06:40:29Z">
                      <w:r w:rsidDel="00000000" w:rsidR="00000000" w:rsidRPr="00000000">
                        <w:rPr>
                          <w:rtl w:val="0"/>
                          <w:rPrChange w:author="Abinaya Saravanan" w:id="94" w:date="2026-09-23T05:20:30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93" w:date="2026-09-23T05:20:30Z">
                <w:del w:author="udhaya kumar" w:id="6" w:date="2026-09-24T06:40:29Z"/>
              </w:ins>
            </w:sdtContent>
          </w:sdt>
        </w:p>
      </w:sdtContent>
    </w:sdt>
    <w:sdt>
      <w:sdtPr>
        <w:id w:val="-1797670925"/>
        <w:tag w:val="goog_rdk_1651"/>
      </w:sdtPr>
      <w:sdtContent>
        <w:p w:rsidR="00000000" w:rsidDel="00000000" w:rsidP="00000000" w:rsidRDefault="00000000" w:rsidRPr="00000000" w14:paraId="0000017B">
          <w:pPr>
            <w:numPr>
              <w:ilvl w:val="1"/>
              <w:numId w:val="5"/>
            </w:numPr>
            <w:ind w:left="502" w:hanging="360"/>
            <w:rPr>
              <w:ins w:author="Abinaya Saravanan" w:id="93" w:date="2026-09-23T05:20:30Z"/>
              <w:del w:author="udhaya kumar" w:id="6" w:date="2026-09-24T06:40:29Z"/>
            </w:rPr>
          </w:pPr>
          <w:sdt>
            <w:sdtPr>
              <w:id w:val="1320256824"/>
              <w:tag w:val="goog_rdk_1648"/>
            </w:sdtPr>
            <w:sdtContent>
              <w:ins w:author="Abinaya Saravanan" w:id="93" w:date="2026-09-23T05:20:30Z">
                <w:sdt>
                  <w:sdtPr>
                    <w:id w:val="112024696"/>
                    <w:tag w:val="goog_rdk_1649"/>
                  </w:sdtPr>
                  <w:sdtContent>
                    <w:del w:author="udhaya kumar" w:id="6" w:date="2026-09-24T06:40:29Z"/>
                  </w:sdtContent>
                </w:sdt>
              </w:ins>
              <w:sdt>
                <w:sdtPr>
                  <w:id w:val="-595087861"/>
                  <w:tag w:val="goog_rdk_1650"/>
                </w:sdtPr>
                <w:sdtContent>
                  <w:ins w:author="Abinaya Saravanan" w:id="93" w:date="2026-09-23T05:20:30Z">
                    <w:del w:author="udhaya kumar" w:id="6" w:date="2026-09-24T06:40:29Z">
                      <w:r w:rsidDel="00000000" w:rsidR="00000000" w:rsidRPr="00000000">
                        <w:rPr>
                          <w:rtl w:val="0"/>
                        </w:rPr>
                      </w:r>
                    </w:del>
                  </w:ins>
                </w:sdtContent>
              </w:sdt>
              <w:ins w:author="Abinaya Saravanan" w:id="93" w:date="2026-09-23T05:20:30Z">
                <w:del w:author="udhaya kumar" w:id="6" w:date="2026-09-24T06:40:29Z"/>
              </w:ins>
            </w:sdtContent>
          </w:sdt>
        </w:p>
      </w:sdtContent>
    </w:sdt>
    <w:sdt>
      <w:sdtPr>
        <w:id w:val="1947138453"/>
        <w:tag w:val="goog_rdk_1655"/>
      </w:sdtPr>
      <w:sdtContent>
        <w:p w:rsidR="00000000" w:rsidDel="00000000" w:rsidP="00000000" w:rsidRDefault="00000000" w:rsidRPr="00000000" w14:paraId="0000017C">
          <w:pPr>
            <w:numPr>
              <w:ilvl w:val="1"/>
              <w:numId w:val="5"/>
            </w:numPr>
            <w:ind w:left="502" w:hanging="360"/>
            <w:rPr>
              <w:ins w:author="Abinaya Saravanan" w:id="93" w:date="2026-09-23T05:20:30Z"/>
              <w:del w:author="udhaya kumar" w:id="6" w:date="2026-09-24T06:40:29Z"/>
            </w:rPr>
          </w:pPr>
          <w:sdt>
            <w:sdtPr>
              <w:id w:val="-1100115731"/>
              <w:tag w:val="goog_rdk_1652"/>
            </w:sdtPr>
            <w:sdtContent>
              <w:ins w:author="Abinaya Saravanan" w:id="93" w:date="2026-09-23T05:20:30Z">
                <w:sdt>
                  <w:sdtPr>
                    <w:id w:val="-1245702058"/>
                    <w:tag w:val="goog_rdk_1653"/>
                  </w:sdtPr>
                  <w:sdtContent>
                    <w:del w:author="udhaya kumar" w:id="6" w:date="2026-09-24T06:40:29Z"/>
                  </w:sdtContent>
                </w:sdt>
              </w:ins>
              <w:sdt>
                <w:sdtPr>
                  <w:id w:val="-128899500"/>
                  <w:tag w:val="goog_rdk_1654"/>
                </w:sdtPr>
                <w:sdtContent>
                  <w:ins w:author="Abinaya Saravanan" w:id="93" w:date="2026-09-23T05:20:30Z">
                    <w:del w:author="udhaya kumar" w:id="6" w:date="2026-09-24T06:40:29Z">
                      <w:r w:rsidDel="00000000" w:rsidR="00000000" w:rsidRPr="00000000">
                        <w:rPr>
                          <w:rtl w:val="0"/>
                          <w:rPrChange w:author="Abinaya Saravanan" w:id="94" w:date="2026-09-23T05:20:30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93" w:date="2026-09-23T05:20:30Z">
                <w:del w:author="udhaya kumar" w:id="6" w:date="2026-09-24T06:40:29Z"/>
              </w:ins>
            </w:sdtContent>
          </w:sdt>
        </w:p>
      </w:sdtContent>
    </w:sdt>
    <w:sdt>
      <w:sdtPr>
        <w:id w:val="-1870142374"/>
        <w:tag w:val="goog_rdk_1659"/>
      </w:sdtPr>
      <w:sdtContent>
        <w:p w:rsidR="00000000" w:rsidDel="00000000" w:rsidP="00000000" w:rsidRDefault="00000000" w:rsidRPr="00000000" w14:paraId="0000017D">
          <w:pPr>
            <w:numPr>
              <w:ilvl w:val="1"/>
              <w:numId w:val="5"/>
            </w:numPr>
            <w:ind w:left="502" w:hanging="360"/>
            <w:rPr>
              <w:ins w:author="Abinaya Saravanan" w:id="93" w:date="2026-09-23T05:20:30Z"/>
              <w:del w:author="udhaya kumar" w:id="6" w:date="2026-09-24T06:40:29Z"/>
            </w:rPr>
          </w:pPr>
          <w:sdt>
            <w:sdtPr>
              <w:id w:val="432644922"/>
              <w:tag w:val="goog_rdk_1656"/>
            </w:sdtPr>
            <w:sdtContent>
              <w:ins w:author="Abinaya Saravanan" w:id="93" w:date="2026-09-23T05:20:30Z">
                <w:sdt>
                  <w:sdtPr>
                    <w:id w:val="1056265575"/>
                    <w:tag w:val="goog_rdk_1657"/>
                  </w:sdtPr>
                  <w:sdtContent>
                    <w:del w:author="udhaya kumar" w:id="6" w:date="2026-09-24T06:40:29Z"/>
                  </w:sdtContent>
                </w:sdt>
              </w:ins>
              <w:sdt>
                <w:sdtPr>
                  <w:id w:val="-303479847"/>
                  <w:tag w:val="goog_rdk_1658"/>
                </w:sdtPr>
                <w:sdtContent>
                  <w:ins w:author="Abinaya Saravanan" w:id="93" w:date="2026-09-23T05:20:30Z">
                    <w:del w:author="udhaya kumar" w:id="6" w:date="2026-09-24T06:40:29Z">
                      <w:r w:rsidDel="00000000" w:rsidR="00000000" w:rsidRPr="00000000">
                        <w:rPr>
                          <w:rtl w:val="0"/>
                          <w:rPrChange w:author="Abinaya Saravanan" w:id="94" w:date="2026-09-23T05:20:30Z">
                            <w:rPr>
                              <w:rFonts w:ascii="Cambria" w:cs="Cambria" w:eastAsia="Cambria" w:hAnsi="Cambria"/>
                              <w:b w:val="0"/>
                              <w:bCs w:val="0"/>
                              <w:color w:val="000000"/>
                              <w:sz w:val="22"/>
                              <w:szCs w:val="22"/>
                            </w:rPr>
                          </w:rPrChange>
                        </w:rPr>
                        <w:delText xml:space="preserve">    try:</w:delText>
                      </w:r>
                    </w:del>
                  </w:ins>
                </w:sdtContent>
              </w:sdt>
              <w:ins w:author="Abinaya Saravanan" w:id="93" w:date="2026-09-23T05:20:30Z">
                <w:del w:author="udhaya kumar" w:id="6" w:date="2026-09-24T06:40:29Z"/>
              </w:ins>
            </w:sdtContent>
          </w:sdt>
        </w:p>
      </w:sdtContent>
    </w:sdt>
    <w:sdt>
      <w:sdtPr>
        <w:id w:val="-851859564"/>
        <w:tag w:val="goog_rdk_1663"/>
      </w:sdtPr>
      <w:sdtContent>
        <w:p w:rsidR="00000000" w:rsidDel="00000000" w:rsidP="00000000" w:rsidRDefault="00000000" w:rsidRPr="00000000" w14:paraId="0000017E">
          <w:pPr>
            <w:numPr>
              <w:ilvl w:val="1"/>
              <w:numId w:val="5"/>
            </w:numPr>
            <w:ind w:left="502" w:hanging="360"/>
            <w:rPr>
              <w:ins w:author="Abinaya Saravanan" w:id="93" w:date="2026-09-23T05:20:30Z"/>
              <w:del w:author="udhaya kumar" w:id="6" w:date="2026-09-24T06:40:29Z"/>
            </w:rPr>
          </w:pPr>
          <w:sdt>
            <w:sdtPr>
              <w:id w:val="693290652"/>
              <w:tag w:val="goog_rdk_1660"/>
            </w:sdtPr>
            <w:sdtContent>
              <w:ins w:author="Abinaya Saravanan" w:id="93" w:date="2026-09-23T05:20:30Z">
                <w:sdt>
                  <w:sdtPr>
                    <w:id w:val="2110569145"/>
                    <w:tag w:val="goog_rdk_1661"/>
                  </w:sdtPr>
                  <w:sdtContent>
                    <w:del w:author="udhaya kumar" w:id="6" w:date="2026-09-24T06:40:29Z"/>
                  </w:sdtContent>
                </w:sdt>
              </w:ins>
              <w:sdt>
                <w:sdtPr>
                  <w:id w:val="-1509817681"/>
                  <w:tag w:val="goog_rdk_1662"/>
                </w:sdtPr>
                <w:sdtContent>
                  <w:ins w:author="Abinaya Saravanan" w:id="93" w:date="2026-09-23T05:20:30Z">
                    <w:del w:author="udhaya kumar" w:id="6" w:date="2026-09-24T06:40:29Z">
                      <w:r w:rsidDel="00000000" w:rsidR="00000000" w:rsidRPr="00000000">
                        <w:rPr>
                          <w:rtl w:val="0"/>
                          <w:rPrChange w:author="Abinaya Saravanan" w:id="94" w:date="2026-09-23T05:20:30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93" w:date="2026-09-23T05:20:30Z">
                <w:del w:author="udhaya kumar" w:id="6" w:date="2026-09-24T06:40:29Z"/>
              </w:ins>
            </w:sdtContent>
          </w:sdt>
        </w:p>
      </w:sdtContent>
    </w:sdt>
    <w:sdt>
      <w:sdtPr>
        <w:id w:val="-558413024"/>
        <w:tag w:val="goog_rdk_1667"/>
      </w:sdtPr>
      <w:sdtContent>
        <w:p w:rsidR="00000000" w:rsidDel="00000000" w:rsidP="00000000" w:rsidRDefault="00000000" w:rsidRPr="00000000" w14:paraId="0000017F">
          <w:pPr>
            <w:numPr>
              <w:ilvl w:val="1"/>
              <w:numId w:val="5"/>
            </w:numPr>
            <w:ind w:left="502" w:hanging="360"/>
            <w:rPr>
              <w:ins w:author="Abinaya Saravanan" w:id="93" w:date="2026-09-23T05:20:30Z"/>
              <w:del w:author="udhaya kumar" w:id="6" w:date="2026-09-24T06:40:29Z"/>
            </w:rPr>
          </w:pPr>
          <w:sdt>
            <w:sdtPr>
              <w:id w:val="365791098"/>
              <w:tag w:val="goog_rdk_1664"/>
            </w:sdtPr>
            <w:sdtContent>
              <w:ins w:author="Abinaya Saravanan" w:id="93" w:date="2026-09-23T05:20:30Z">
                <w:sdt>
                  <w:sdtPr>
                    <w:id w:val="1928501997"/>
                    <w:tag w:val="goog_rdk_1665"/>
                  </w:sdtPr>
                  <w:sdtContent>
                    <w:del w:author="udhaya kumar" w:id="6" w:date="2026-09-24T06:40:29Z"/>
                  </w:sdtContent>
                </w:sdt>
              </w:ins>
              <w:sdt>
                <w:sdtPr>
                  <w:id w:val="1449962429"/>
                  <w:tag w:val="goog_rdk_1666"/>
                </w:sdtPr>
                <w:sdtContent>
                  <w:ins w:author="Abinaya Saravanan" w:id="93" w:date="2026-09-23T05:20:30Z">
                    <w:del w:author="udhaya kumar" w:id="6" w:date="2026-09-24T06:40:29Z">
                      <w:r w:rsidDel="00000000" w:rsidR="00000000" w:rsidRPr="00000000">
                        <w:rPr>
                          <w:rtl w:val="0"/>
                          <w:rPrChange w:author="Abinaya Saravanan" w:id="94" w:date="2026-09-23T05:20:30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93" w:date="2026-09-23T05:20:30Z">
                <w:del w:author="udhaya kumar" w:id="6" w:date="2026-09-24T06:40:29Z"/>
              </w:ins>
            </w:sdtContent>
          </w:sdt>
        </w:p>
      </w:sdtContent>
    </w:sdt>
    <w:sdt>
      <w:sdtPr>
        <w:id w:val="-1177932994"/>
        <w:tag w:val="goog_rdk_1671"/>
      </w:sdtPr>
      <w:sdtContent>
        <w:p w:rsidR="00000000" w:rsidDel="00000000" w:rsidP="00000000" w:rsidRDefault="00000000" w:rsidRPr="00000000" w14:paraId="00000180">
          <w:pPr>
            <w:numPr>
              <w:ilvl w:val="1"/>
              <w:numId w:val="5"/>
            </w:numPr>
            <w:ind w:left="502" w:hanging="360"/>
            <w:rPr>
              <w:ins w:author="Abinaya Saravanan" w:id="93" w:date="2026-09-23T05:20:30Z"/>
              <w:del w:author="udhaya kumar" w:id="6" w:date="2026-09-24T06:40:29Z"/>
            </w:rPr>
          </w:pPr>
          <w:sdt>
            <w:sdtPr>
              <w:id w:val="1179866708"/>
              <w:tag w:val="goog_rdk_1668"/>
            </w:sdtPr>
            <w:sdtContent>
              <w:ins w:author="Abinaya Saravanan" w:id="93" w:date="2026-09-23T05:20:30Z">
                <w:sdt>
                  <w:sdtPr>
                    <w:id w:val="-1532143311"/>
                    <w:tag w:val="goog_rdk_1669"/>
                  </w:sdtPr>
                  <w:sdtContent>
                    <w:del w:author="udhaya kumar" w:id="6" w:date="2026-09-24T06:40:29Z"/>
                  </w:sdtContent>
                </w:sdt>
              </w:ins>
              <w:sdt>
                <w:sdtPr>
                  <w:id w:val="-1452621707"/>
                  <w:tag w:val="goog_rdk_1670"/>
                </w:sdtPr>
                <w:sdtContent>
                  <w:ins w:author="Abinaya Saravanan" w:id="93" w:date="2026-09-23T05:20:30Z">
                    <w:del w:author="udhaya kumar" w:id="6" w:date="2026-09-24T06:40:29Z">
                      <w:r w:rsidDel="00000000" w:rsidR="00000000" w:rsidRPr="00000000">
                        <w:rPr>
                          <w:rtl w:val="0"/>
                          <w:rPrChange w:author="Abinaya Saravanan" w:id="94" w:date="2026-09-23T05:20:30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93" w:date="2026-09-23T05:20:30Z">
                <w:del w:author="udhaya kumar" w:id="6" w:date="2026-09-24T06:40:29Z"/>
              </w:ins>
            </w:sdtContent>
          </w:sdt>
        </w:p>
      </w:sdtContent>
    </w:sdt>
    <w:sdt>
      <w:sdtPr>
        <w:id w:val="282275103"/>
        <w:tag w:val="goog_rdk_1675"/>
      </w:sdtPr>
      <w:sdtContent>
        <w:p w:rsidR="00000000" w:rsidDel="00000000" w:rsidP="00000000" w:rsidRDefault="00000000" w:rsidRPr="00000000" w14:paraId="00000181">
          <w:pPr>
            <w:numPr>
              <w:ilvl w:val="1"/>
              <w:numId w:val="5"/>
            </w:numPr>
            <w:ind w:left="502" w:hanging="360"/>
            <w:rPr>
              <w:ins w:author="Abinaya Saravanan" w:id="93" w:date="2026-09-23T05:20:30Z"/>
              <w:del w:author="udhaya kumar" w:id="6" w:date="2026-09-24T06:40:29Z"/>
            </w:rPr>
          </w:pPr>
          <w:sdt>
            <w:sdtPr>
              <w:id w:val="371606789"/>
              <w:tag w:val="goog_rdk_1672"/>
            </w:sdtPr>
            <w:sdtContent>
              <w:ins w:author="Abinaya Saravanan" w:id="93" w:date="2026-09-23T05:20:30Z">
                <w:sdt>
                  <w:sdtPr>
                    <w:id w:val="814186797"/>
                    <w:tag w:val="goog_rdk_1673"/>
                  </w:sdtPr>
                  <w:sdtContent>
                    <w:del w:author="udhaya kumar" w:id="6" w:date="2026-09-24T06:40:29Z"/>
                  </w:sdtContent>
                </w:sdt>
              </w:ins>
              <w:sdt>
                <w:sdtPr>
                  <w:id w:val="-841318542"/>
                  <w:tag w:val="goog_rdk_1674"/>
                </w:sdtPr>
                <w:sdtContent>
                  <w:ins w:author="Abinaya Saravanan" w:id="93" w:date="2026-09-23T05:20:30Z">
                    <w:del w:author="udhaya kumar" w:id="6" w:date="2026-09-24T06:40:29Z">
                      <w:r w:rsidDel="00000000" w:rsidR="00000000" w:rsidRPr="00000000">
                        <w:rPr>
                          <w:rtl w:val="0"/>
                          <w:rPrChange w:author="Abinaya Saravanan" w:id="94" w:date="2026-09-23T05:20:30Z">
                            <w:rPr>
                              <w:rFonts w:ascii="Cambria" w:cs="Cambria" w:eastAsia="Cambria" w:hAnsi="Cambria"/>
                              <w:b w:val="0"/>
                              <w:bCs w:val="0"/>
                              <w:color w:val="000000"/>
                              <w:sz w:val="22"/>
                              <w:szCs w:val="22"/>
                            </w:rPr>
                          </w:rPrChange>
                        </w:rPr>
                        <w:delText xml:space="preserve">        return response.text.strip()</w:delText>
                      </w:r>
                    </w:del>
                  </w:ins>
                </w:sdtContent>
              </w:sdt>
              <w:ins w:author="Abinaya Saravanan" w:id="93" w:date="2026-09-23T05:20:30Z">
                <w:del w:author="udhaya kumar" w:id="6" w:date="2026-09-24T06:40:29Z"/>
              </w:ins>
            </w:sdtContent>
          </w:sdt>
        </w:p>
      </w:sdtContent>
    </w:sdt>
    <w:sdt>
      <w:sdtPr>
        <w:id w:val="2062260625"/>
        <w:tag w:val="goog_rdk_1679"/>
      </w:sdtPr>
      <w:sdtContent>
        <w:p w:rsidR="00000000" w:rsidDel="00000000" w:rsidP="00000000" w:rsidRDefault="00000000" w:rsidRPr="00000000" w14:paraId="00000182">
          <w:pPr>
            <w:numPr>
              <w:ilvl w:val="1"/>
              <w:numId w:val="5"/>
            </w:numPr>
            <w:ind w:left="502" w:hanging="360"/>
            <w:rPr>
              <w:ins w:author="Abinaya Saravanan" w:id="93" w:date="2026-09-23T05:20:30Z"/>
              <w:del w:author="udhaya kumar" w:id="6" w:date="2026-09-24T06:40:29Z"/>
            </w:rPr>
          </w:pPr>
          <w:sdt>
            <w:sdtPr>
              <w:id w:val="1243587824"/>
              <w:tag w:val="goog_rdk_1676"/>
            </w:sdtPr>
            <w:sdtContent>
              <w:ins w:author="Abinaya Saravanan" w:id="93" w:date="2026-09-23T05:20:30Z">
                <w:sdt>
                  <w:sdtPr>
                    <w:id w:val="409729995"/>
                    <w:tag w:val="goog_rdk_1677"/>
                  </w:sdtPr>
                  <w:sdtContent>
                    <w:del w:author="udhaya kumar" w:id="6" w:date="2026-09-24T06:40:29Z"/>
                  </w:sdtContent>
                </w:sdt>
              </w:ins>
              <w:sdt>
                <w:sdtPr>
                  <w:id w:val="-1235200918"/>
                  <w:tag w:val="goog_rdk_1678"/>
                </w:sdtPr>
                <w:sdtContent>
                  <w:ins w:author="Abinaya Saravanan" w:id="93" w:date="2026-09-23T05:20:30Z">
                    <w:del w:author="udhaya kumar" w:id="6" w:date="2026-09-24T06:40:29Z">
                      <w:r w:rsidDel="00000000" w:rsidR="00000000" w:rsidRPr="00000000">
                        <w:rPr>
                          <w:rtl w:val="0"/>
                          <w:rPrChange w:author="Abinaya Saravanan" w:id="94" w:date="2026-09-23T05:20:30Z">
                            <w:rPr>
                              <w:rFonts w:ascii="Cambria" w:cs="Cambria" w:eastAsia="Cambria" w:hAnsi="Cambria"/>
                              <w:b w:val="0"/>
                              <w:bCs w:val="0"/>
                              <w:color w:val="000000"/>
                              <w:sz w:val="22"/>
                              <w:szCs w:val="22"/>
                            </w:rPr>
                          </w:rPrChange>
                        </w:rPr>
                        <w:delText xml:space="preserve">    except Exception as e:</w:delText>
                      </w:r>
                    </w:del>
                  </w:ins>
                </w:sdtContent>
              </w:sdt>
              <w:ins w:author="Abinaya Saravanan" w:id="93" w:date="2026-09-23T05:20:30Z">
                <w:del w:author="udhaya kumar" w:id="6" w:date="2026-09-24T06:40:29Z"/>
              </w:ins>
            </w:sdtContent>
          </w:sdt>
        </w:p>
      </w:sdtContent>
    </w:sdt>
    <w:sdt>
      <w:sdtPr>
        <w:id w:val="768133836"/>
        <w:tag w:val="goog_rdk_1683"/>
      </w:sdtPr>
      <w:sdtContent>
        <w:p w:rsidR="00000000" w:rsidDel="00000000" w:rsidP="00000000" w:rsidRDefault="00000000" w:rsidRPr="00000000" w14:paraId="00000183">
          <w:pPr>
            <w:numPr>
              <w:ilvl w:val="1"/>
              <w:numId w:val="5"/>
            </w:numPr>
            <w:ind w:left="502" w:hanging="360"/>
            <w:rPr>
              <w:ins w:author="Abinaya Saravanan" w:id="93" w:date="2026-09-23T05:20:30Z"/>
              <w:del w:author="udhaya kumar" w:id="6" w:date="2026-09-24T06:40:29Z"/>
            </w:rPr>
          </w:pPr>
          <w:sdt>
            <w:sdtPr>
              <w:id w:val="-96971181"/>
              <w:tag w:val="goog_rdk_1680"/>
            </w:sdtPr>
            <w:sdtContent>
              <w:ins w:author="Abinaya Saravanan" w:id="93" w:date="2026-09-23T05:20:30Z">
                <w:sdt>
                  <w:sdtPr>
                    <w:id w:val="1194201051"/>
                    <w:tag w:val="goog_rdk_1681"/>
                  </w:sdtPr>
                  <w:sdtContent>
                    <w:del w:author="udhaya kumar" w:id="6" w:date="2026-09-24T06:40:29Z"/>
                  </w:sdtContent>
                </w:sdt>
              </w:ins>
              <w:sdt>
                <w:sdtPr>
                  <w:id w:val="-1582515931"/>
                  <w:tag w:val="goog_rdk_1682"/>
                </w:sdtPr>
                <w:sdtContent>
                  <w:ins w:author="Abinaya Saravanan" w:id="93" w:date="2026-09-23T05:20:30Z">
                    <w:del w:author="udhaya kumar" w:id="6" w:date="2026-09-24T06:40:29Z">
                      <w:r w:rsidDel="00000000" w:rsidR="00000000" w:rsidRPr="00000000">
                        <w:rPr>
                          <w:rtl w:val="0"/>
                          <w:rPrChange w:author="Abinaya Saravanan" w:id="94" w:date="2026-09-23T05:20:30Z">
                            <w:rPr>
                              <w:rFonts w:ascii="Cambria" w:cs="Cambria" w:eastAsia="Cambria" w:hAnsi="Cambria"/>
                              <w:b w:val="0"/>
                              <w:bCs w:val="0"/>
                              <w:color w:val="000000"/>
                              <w:sz w:val="22"/>
                              <w:szCs w:val="22"/>
                            </w:rPr>
                          </w:rPrChange>
                        </w:rPr>
                        <w:delText xml:space="preserve">        return f"Error in Summary: {e}"</w:delText>
                      </w:r>
                    </w:del>
                  </w:ins>
                </w:sdtContent>
              </w:sdt>
              <w:ins w:author="Abinaya Saravanan" w:id="93" w:date="2026-09-23T05:20:30Z">
                <w:del w:author="udhaya kumar" w:id="6" w:date="2026-09-24T06:40:29Z"/>
              </w:ins>
            </w:sdtContent>
          </w:sdt>
        </w:p>
      </w:sdtContent>
    </w:sdt>
    <w:sdt>
      <w:sdtPr>
        <w:id w:val="1848645178"/>
        <w:tag w:val="goog_rdk_1689"/>
      </w:sdtPr>
      <w:sdtContent>
        <w:p w:rsidR="00000000" w:rsidDel="00000000" w:rsidP="00000000" w:rsidRDefault="00000000" w:rsidRPr="00000000" w14:paraId="00000184">
          <w:pPr>
            <w:numPr>
              <w:ilvl w:val="1"/>
              <w:numId w:val="5"/>
            </w:numPr>
            <w:ind w:left="502" w:hanging="360"/>
            <w:rPr>
              <w:ins w:author="Rossi Rossi" w:id="69" w:date="2026-09-22T06:56:59Z"/>
              <w:del w:author="udhaya kumar" w:id="6" w:date="2026-09-24T06:40:29Z"/>
            </w:rPr>
            <w:pPrChange w:author="Abinaya Saravanan" w:id="0" w:date="2026-09-23T05:20:30Z">
              <w:pPr>
                <w:numPr>
                  <w:ilvl w:val="1"/>
                  <w:numId w:val="5"/>
                </w:numPr>
                <w:ind w:left="502" w:hanging="360"/>
              </w:pPr>
            </w:pPrChange>
          </w:pPr>
          <w:sdt>
            <w:sdtPr>
              <w:id w:val="766007848"/>
              <w:tag w:val="goog_rdk_1686"/>
            </w:sdtPr>
            <w:sdtContent>
              <w:ins w:author="Rossi Rossi" w:id="69" w:date="2026-09-22T06:56:59Z">
                <w:sdt>
                  <w:sdtPr>
                    <w:id w:val="-178143451"/>
                    <w:tag w:val="goog_rdk_1687"/>
                  </w:sdtPr>
                  <w:sdtContent>
                    <w:del w:author="udhaya kumar" w:id="6" w:date="2026-09-24T06:40:29Z"/>
                  </w:sdtContent>
                </w:sdt>
              </w:ins>
              <w:sdt>
                <w:sdtPr>
                  <w:id w:val="1089893653"/>
                  <w:tag w:val="goog_rdk_1688"/>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621468663"/>
        <w:tag w:val="goog_rdk_1693"/>
      </w:sdtPr>
      <w:sdtContent>
        <w:p w:rsidR="00000000" w:rsidDel="00000000" w:rsidP="00000000" w:rsidRDefault="00000000" w:rsidRPr="00000000" w14:paraId="00000185">
          <w:pPr>
            <w:numPr>
              <w:ilvl w:val="1"/>
              <w:numId w:val="5"/>
            </w:numPr>
            <w:ind w:left="502" w:hanging="360"/>
            <w:rPr>
              <w:ins w:author="Rossi Rossi" w:id="69" w:date="2026-09-22T06:56:59Z"/>
              <w:del w:author="udhaya kumar" w:id="6" w:date="2026-09-24T06:40:29Z"/>
            </w:rPr>
          </w:pPr>
          <w:sdt>
            <w:sdtPr>
              <w:id w:val="585532603"/>
              <w:tag w:val="goog_rdk_1690"/>
            </w:sdtPr>
            <w:sdtContent>
              <w:ins w:author="Rossi Rossi" w:id="69" w:date="2026-09-22T06:56:59Z">
                <w:sdt>
                  <w:sdtPr>
                    <w:id w:val="454567434"/>
                    <w:tag w:val="goog_rdk_1691"/>
                  </w:sdtPr>
                  <w:sdtContent>
                    <w:del w:author="udhaya kumar" w:id="6" w:date="2026-09-24T06:40:29Z"/>
                  </w:sdtContent>
                </w:sdt>
              </w:ins>
              <w:sdt>
                <w:sdtPr>
                  <w:id w:val="1537452289"/>
                  <w:tag w:val="goog_rdk_169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you only use the key for the Gemini API, secure it directly in AI Studio:</w:delText>
                      </w:r>
                    </w:del>
                  </w:ins>
                </w:sdtContent>
              </w:sdt>
              <w:ins w:author="Rossi Rossi" w:id="69" w:date="2026-09-22T06:56:59Z">
                <w:del w:author="udhaya kumar" w:id="6" w:date="2026-09-24T06:40:29Z"/>
              </w:ins>
            </w:sdtContent>
          </w:sdt>
        </w:p>
      </w:sdtContent>
    </w:sdt>
    <w:sdt>
      <w:sdtPr>
        <w:id w:val="1352192142"/>
        <w:tag w:val="goog_rdk_1697"/>
      </w:sdtPr>
      <w:sdtContent>
        <w:p w:rsidR="00000000" w:rsidDel="00000000" w:rsidP="00000000" w:rsidRDefault="00000000" w:rsidRPr="00000000" w14:paraId="00000186">
          <w:pPr>
            <w:numPr>
              <w:ilvl w:val="1"/>
              <w:numId w:val="5"/>
            </w:numPr>
            <w:ind w:left="502" w:hanging="360"/>
            <w:rPr>
              <w:ins w:author="Rossi Rossi" w:id="69" w:date="2026-09-22T06:56:59Z"/>
              <w:del w:author="udhaya kumar" w:id="6" w:date="2026-09-24T06:40:29Z"/>
            </w:rPr>
          </w:pPr>
          <w:sdt>
            <w:sdtPr>
              <w:id w:val="1367355001"/>
              <w:tag w:val="goog_rdk_1694"/>
            </w:sdtPr>
            <w:sdtContent>
              <w:ins w:author="Rossi Rossi" w:id="69" w:date="2026-09-22T06:56:59Z">
                <w:sdt>
                  <w:sdtPr>
                    <w:id w:val="-1461360209"/>
                    <w:tag w:val="goog_rdk_1695"/>
                  </w:sdtPr>
                  <w:sdtContent>
                    <w:del w:author="udhaya kumar" w:id="6" w:date="2026-09-24T06:40:29Z"/>
                  </w:sdtContent>
                </w:sdt>
              </w:ins>
              <w:sdt>
                <w:sdtPr>
                  <w:id w:val="1054066664"/>
                  <w:tag w:val="goog_rdk_1696"/>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49741082"/>
        <w:tag w:val="goog_rdk_1701"/>
      </w:sdtPr>
      <w:sdtContent>
        <w:p w:rsidR="00000000" w:rsidDel="00000000" w:rsidP="00000000" w:rsidRDefault="00000000" w:rsidRPr="00000000" w14:paraId="00000187">
          <w:pPr>
            <w:numPr>
              <w:ilvl w:val="1"/>
              <w:numId w:val="5"/>
            </w:numPr>
            <w:ind w:left="502" w:hanging="360"/>
            <w:rPr>
              <w:ins w:author="Rossi Rossi" w:id="69" w:date="2026-09-22T06:56:59Z"/>
              <w:del w:author="udhaya kumar" w:id="6" w:date="2026-09-24T06:40:29Z"/>
            </w:rPr>
          </w:pPr>
          <w:sdt>
            <w:sdtPr>
              <w:id w:val="212345058"/>
              <w:tag w:val="goog_rdk_1698"/>
            </w:sdtPr>
            <w:sdtContent>
              <w:ins w:author="Rossi Rossi" w:id="69" w:date="2026-09-22T06:56:59Z">
                <w:sdt>
                  <w:sdtPr>
                    <w:id w:val="-1298290452"/>
                    <w:tag w:val="goog_rdk_1699"/>
                  </w:sdtPr>
                  <w:sdtContent>
                    <w:del w:author="udhaya kumar" w:id="6" w:date="2026-09-24T06:40:29Z"/>
                  </w:sdtContent>
                </w:sdt>
              </w:ins>
              <w:sdt>
                <w:sdtPr>
                  <w:id w:val="913576878"/>
                  <w:tag w:val="goog_rdk_170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On the **API Keys** page in [Google AI Studio](https://aistudio.google.com/api-keys), locate keys marked with the **Unrestricted** label.</w:delText>
                      </w:r>
                    </w:del>
                  </w:ins>
                </w:sdtContent>
              </w:sdt>
              <w:ins w:author="Rossi Rossi" w:id="69" w:date="2026-09-22T06:56:59Z">
                <w:del w:author="udhaya kumar" w:id="6" w:date="2026-09-24T06:40:29Z"/>
              </w:ins>
            </w:sdtContent>
          </w:sdt>
        </w:p>
      </w:sdtContent>
    </w:sdt>
    <w:sdt>
      <w:sdtPr>
        <w:id w:val="344334225"/>
        <w:tag w:val="goog_rdk_1705"/>
      </w:sdtPr>
      <w:sdtContent>
        <w:p w:rsidR="00000000" w:rsidDel="00000000" w:rsidP="00000000" w:rsidRDefault="00000000" w:rsidRPr="00000000" w14:paraId="00000188">
          <w:pPr>
            <w:numPr>
              <w:ilvl w:val="1"/>
              <w:numId w:val="5"/>
            </w:numPr>
            <w:ind w:left="502" w:hanging="360"/>
            <w:rPr>
              <w:ins w:author="Rossi Rossi" w:id="69" w:date="2026-09-22T06:56:59Z"/>
              <w:del w:author="udhaya kumar" w:id="6" w:date="2026-09-24T06:40:29Z"/>
            </w:rPr>
          </w:pPr>
          <w:sdt>
            <w:sdtPr>
              <w:id w:val="1663243878"/>
              <w:tag w:val="goog_rdk_1702"/>
            </w:sdtPr>
            <w:sdtContent>
              <w:ins w:author="Rossi Rossi" w:id="69" w:date="2026-09-22T06:56:59Z">
                <w:sdt>
                  <w:sdtPr>
                    <w:id w:val="-1683399769"/>
                    <w:tag w:val="goog_rdk_1703"/>
                  </w:sdtPr>
                  <w:sdtContent>
                    <w:del w:author="udhaya kumar" w:id="6" w:date="2026-09-24T06:40:29Z"/>
                  </w:sdtContent>
                </w:sdt>
              </w:ins>
              <w:sdt>
                <w:sdtPr>
                  <w:id w:val="-2033319204"/>
                  <w:tag w:val="goog_rdk_170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Hover over the label and click **Add restrictions** in the dialog.</w:delText>
                      </w:r>
                    </w:del>
                  </w:ins>
                </w:sdtContent>
              </w:sdt>
              <w:ins w:author="Rossi Rossi" w:id="69" w:date="2026-09-22T06:56:59Z">
                <w:del w:author="udhaya kumar" w:id="6" w:date="2026-09-24T06:40:29Z"/>
              </w:ins>
            </w:sdtContent>
          </w:sdt>
        </w:p>
      </w:sdtContent>
    </w:sdt>
    <w:sdt>
      <w:sdtPr>
        <w:id w:val="955408207"/>
        <w:tag w:val="goog_rdk_1709"/>
      </w:sdtPr>
      <w:sdtContent>
        <w:p w:rsidR="00000000" w:rsidDel="00000000" w:rsidP="00000000" w:rsidRDefault="00000000" w:rsidRPr="00000000" w14:paraId="00000189">
          <w:pPr>
            <w:numPr>
              <w:ilvl w:val="1"/>
              <w:numId w:val="5"/>
            </w:numPr>
            <w:ind w:left="502" w:hanging="360"/>
            <w:rPr>
              <w:ins w:author="Rossi Rossi" w:id="69" w:date="2026-09-22T06:56:59Z"/>
              <w:del w:author="udhaya kumar" w:id="6" w:date="2026-09-24T06:40:29Z"/>
            </w:rPr>
          </w:pPr>
          <w:sdt>
            <w:sdtPr>
              <w:id w:val="1083494700"/>
              <w:tag w:val="goog_rdk_1706"/>
            </w:sdtPr>
            <w:sdtContent>
              <w:ins w:author="Rossi Rossi" w:id="69" w:date="2026-09-22T06:56:59Z">
                <w:sdt>
                  <w:sdtPr>
                    <w:id w:val="-1021971953"/>
                    <w:tag w:val="goog_rdk_1707"/>
                  </w:sdtPr>
                  <w:sdtContent>
                    <w:del w:author="udhaya kumar" w:id="6" w:date="2026-09-24T06:40:29Z"/>
                  </w:sdtContent>
                </w:sdt>
              </w:ins>
              <w:sdt>
                <w:sdtPr>
                  <w:id w:val="-634507969"/>
                  <w:tag w:val="goog_rdk_170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Select **Restrict to Gemini API only**.</w:delText>
                      </w:r>
                    </w:del>
                  </w:ins>
                </w:sdtContent>
              </w:sdt>
              <w:ins w:author="Rossi Rossi" w:id="69" w:date="2026-09-22T06:56:59Z">
                <w:del w:author="udhaya kumar" w:id="6" w:date="2026-09-24T06:40:29Z"/>
              </w:ins>
            </w:sdtContent>
          </w:sdt>
        </w:p>
      </w:sdtContent>
    </w:sdt>
    <w:sdt>
      <w:sdtPr>
        <w:id w:val="666848098"/>
        <w:tag w:val="goog_rdk_1713"/>
      </w:sdtPr>
      <w:sdtContent>
        <w:p w:rsidR="00000000" w:rsidDel="00000000" w:rsidP="00000000" w:rsidRDefault="00000000" w:rsidRPr="00000000" w14:paraId="0000018A">
          <w:pPr>
            <w:numPr>
              <w:ilvl w:val="1"/>
              <w:numId w:val="5"/>
            </w:numPr>
            <w:ind w:left="502" w:hanging="360"/>
            <w:rPr>
              <w:ins w:author="Rossi Rossi" w:id="69" w:date="2026-09-22T06:56:59Z"/>
              <w:del w:author="udhaya kumar" w:id="6" w:date="2026-09-24T06:40:29Z"/>
            </w:rPr>
          </w:pPr>
          <w:sdt>
            <w:sdtPr>
              <w:id w:val="1518697432"/>
              <w:tag w:val="goog_rdk_1710"/>
            </w:sdtPr>
            <w:sdtContent>
              <w:ins w:author="Rossi Rossi" w:id="69" w:date="2026-09-22T06:56:59Z">
                <w:sdt>
                  <w:sdtPr>
                    <w:id w:val="151952361"/>
                    <w:tag w:val="goog_rdk_1711"/>
                  </w:sdtPr>
                  <w:sdtContent>
                    <w:del w:author="udhaya kumar" w:id="6" w:date="2026-09-24T06:40:29Z"/>
                  </w:sdtContent>
                </w:sdt>
              </w:ins>
              <w:sdt>
                <w:sdtPr>
                  <w:id w:val="-1013463012"/>
                  <w:tag w:val="goog_rdk_171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Click **Restrict key** to confirm.</w:delText>
                      </w:r>
                    </w:del>
                  </w:ins>
                </w:sdtContent>
              </w:sdt>
              <w:ins w:author="Rossi Rossi" w:id="69" w:date="2026-09-22T06:56:59Z">
                <w:del w:author="udhaya kumar" w:id="6" w:date="2026-09-24T06:40:29Z"/>
              </w:ins>
            </w:sdtContent>
          </w:sdt>
        </w:p>
      </w:sdtContent>
    </w:sdt>
    <w:sdt>
      <w:sdtPr>
        <w:id w:val="-1927626052"/>
        <w:tag w:val="goog_rdk_1719"/>
      </w:sdtPr>
      <w:sdtContent>
        <w:p w:rsidR="00000000" w:rsidDel="00000000" w:rsidP="00000000" w:rsidRDefault="00000000" w:rsidRPr="00000000" w14:paraId="0000018B">
          <w:pPr>
            <w:numPr>
              <w:ilvl w:val="1"/>
              <w:numId w:val="5"/>
            </w:numPr>
            <w:ind w:left="502" w:hanging="360"/>
            <w:rPr>
              <w:ins w:author="Abinaya Saravanan" w:id="95" w:date="2026-09-23T05:20:57Z"/>
              <w:del w:author="udhaya kumar" w:id="6" w:date="2026-09-24T06:40:29Z"/>
            </w:rPr>
          </w:pPr>
          <w:sdt>
            <w:sdtPr>
              <w:id w:val="684915144"/>
              <w:tag w:val="goog_rdk_1716"/>
            </w:sdtPr>
            <w:sdtContent>
              <w:ins w:author="Abinaya Saravanan" w:id="95" w:date="2026-09-23T05:20:57Z">
                <w:sdt>
                  <w:sdtPr>
                    <w:id w:val="327840591"/>
                    <w:tag w:val="goog_rdk_1717"/>
                  </w:sdtPr>
                  <w:sdtContent>
                    <w:del w:author="udhaya kumar" w:id="6" w:date="2026-09-24T06:40:29Z"/>
                  </w:sdtContent>
                </w:sdt>
              </w:ins>
              <w:sdt>
                <w:sdtPr>
                  <w:id w:val="-1436559772"/>
                  <w:tag w:val="goog_rdk_1718"/>
                </w:sdtPr>
                <w:sdtContent>
                  <w:ins w:author="Abinaya Saravanan" w:id="95" w:date="2026-09-23T05:20:57Z">
                    <w:del w:author="udhaya kumar" w:id="6" w:date="2026-09-24T06:40:29Z">
                      <w:r w:rsidDel="00000000" w:rsidR="00000000" w:rsidRPr="00000000">
                        <w:rPr>
                          <w:rtl w:val="0"/>
                          <w:rPrChange w:author="Abinaya Saravanan" w:id="96" w:date="2026-09-23T05:20:57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95" w:date="2026-09-23T05:20:57Z">
                <w:del w:author="udhaya kumar" w:id="6" w:date="2026-09-24T06:40:29Z"/>
              </w:ins>
            </w:sdtContent>
          </w:sdt>
        </w:p>
      </w:sdtContent>
    </w:sdt>
    <w:sdt>
      <w:sdtPr>
        <w:id w:val="869550501"/>
        <w:tag w:val="goog_rdk_1723"/>
      </w:sdtPr>
      <w:sdtContent>
        <w:p w:rsidR="00000000" w:rsidDel="00000000" w:rsidP="00000000" w:rsidRDefault="00000000" w:rsidRPr="00000000" w14:paraId="0000018C">
          <w:pPr>
            <w:numPr>
              <w:ilvl w:val="1"/>
              <w:numId w:val="5"/>
            </w:numPr>
            <w:ind w:left="502" w:hanging="360"/>
            <w:rPr>
              <w:ins w:author="Abinaya Saravanan" w:id="95" w:date="2026-09-23T05:20:57Z"/>
              <w:del w:author="udhaya kumar" w:id="6" w:date="2026-09-24T06:40:29Z"/>
            </w:rPr>
          </w:pPr>
          <w:sdt>
            <w:sdtPr>
              <w:id w:val="311595318"/>
              <w:tag w:val="goog_rdk_1720"/>
            </w:sdtPr>
            <w:sdtContent>
              <w:ins w:author="Abinaya Saravanan" w:id="95" w:date="2026-09-23T05:20:57Z">
                <w:sdt>
                  <w:sdtPr>
                    <w:id w:val="-1805684980"/>
                    <w:tag w:val="goog_rdk_1721"/>
                  </w:sdtPr>
                  <w:sdtContent>
                    <w:del w:author="udhaya kumar" w:id="6" w:date="2026-09-24T06:40:29Z"/>
                  </w:sdtContent>
                </w:sdt>
              </w:ins>
              <w:sdt>
                <w:sdtPr>
                  <w:id w:val="-902587964"/>
                  <w:tag w:val="goog_rdk_1722"/>
                </w:sdtPr>
                <w:sdtContent>
                  <w:ins w:author="Abinaya Saravanan" w:id="95" w:date="2026-09-23T05:20:57Z">
                    <w:del w:author="udhaya kumar" w:id="6" w:date="2026-09-24T06:40:29Z">
                      <w:r w:rsidDel="00000000" w:rsidR="00000000" w:rsidRPr="00000000">
                        <w:rPr>
                          <w:rtl w:val="0"/>
                        </w:rPr>
                      </w:r>
                    </w:del>
                  </w:ins>
                </w:sdtContent>
              </w:sdt>
              <w:ins w:author="Abinaya Saravanan" w:id="95" w:date="2026-09-23T05:20:57Z">
                <w:del w:author="udhaya kumar" w:id="6" w:date="2026-09-24T06:40:29Z"/>
              </w:ins>
            </w:sdtContent>
          </w:sdt>
        </w:p>
      </w:sdtContent>
    </w:sdt>
    <w:sdt>
      <w:sdtPr>
        <w:id w:val="1337634610"/>
        <w:tag w:val="goog_rdk_1727"/>
      </w:sdtPr>
      <w:sdtContent>
        <w:p w:rsidR="00000000" w:rsidDel="00000000" w:rsidP="00000000" w:rsidRDefault="00000000" w:rsidRPr="00000000" w14:paraId="0000018D">
          <w:pPr>
            <w:numPr>
              <w:ilvl w:val="1"/>
              <w:numId w:val="5"/>
            </w:numPr>
            <w:ind w:left="502" w:hanging="360"/>
            <w:rPr>
              <w:ins w:author="Abinaya Saravanan" w:id="95" w:date="2026-09-23T05:20:57Z"/>
              <w:del w:author="udhaya kumar" w:id="6" w:date="2026-09-24T06:40:29Z"/>
            </w:rPr>
          </w:pPr>
          <w:sdt>
            <w:sdtPr>
              <w:id w:val="-158864289"/>
              <w:tag w:val="goog_rdk_1724"/>
            </w:sdtPr>
            <w:sdtContent>
              <w:ins w:author="Abinaya Saravanan" w:id="95" w:date="2026-09-23T05:20:57Z">
                <w:sdt>
                  <w:sdtPr>
                    <w:id w:val="-1704074740"/>
                    <w:tag w:val="goog_rdk_1725"/>
                  </w:sdtPr>
                  <w:sdtContent>
                    <w:del w:author="udhaya kumar" w:id="6" w:date="2026-09-24T06:40:29Z"/>
                  </w:sdtContent>
                </w:sdt>
              </w:ins>
              <w:sdt>
                <w:sdtPr>
                  <w:id w:val="1432086525"/>
                  <w:tag w:val="goog_rdk_1726"/>
                </w:sdtPr>
                <w:sdtContent>
                  <w:ins w:author="Abinaya Saravanan" w:id="95" w:date="2026-09-23T05:20:57Z">
                    <w:del w:author="udhaya kumar" w:id="6" w:date="2026-09-24T06:40:29Z">
                      <w:r w:rsidDel="00000000" w:rsidR="00000000" w:rsidRPr="00000000">
                        <w:rPr>
                          <w:rtl w:val="0"/>
                          <w:rPrChange w:author="Abinaya Saravanan" w:id="96" w:date="2026-09-23T05:20:57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95" w:date="2026-09-23T05:20:57Z">
                <w:del w:author="udhaya kumar" w:id="6" w:date="2026-09-24T06:40:29Z"/>
              </w:ins>
            </w:sdtContent>
          </w:sdt>
        </w:p>
      </w:sdtContent>
    </w:sdt>
    <w:sdt>
      <w:sdtPr>
        <w:id w:val="5607291"/>
        <w:tag w:val="goog_rdk_1731"/>
      </w:sdtPr>
      <w:sdtContent>
        <w:p w:rsidR="00000000" w:rsidDel="00000000" w:rsidP="00000000" w:rsidRDefault="00000000" w:rsidRPr="00000000" w14:paraId="0000018E">
          <w:pPr>
            <w:numPr>
              <w:ilvl w:val="1"/>
              <w:numId w:val="5"/>
            </w:numPr>
            <w:ind w:left="502" w:hanging="360"/>
            <w:rPr>
              <w:ins w:author="Abinaya Saravanan" w:id="95" w:date="2026-09-23T05:20:57Z"/>
              <w:del w:author="udhaya kumar" w:id="6" w:date="2026-09-24T06:40:29Z"/>
            </w:rPr>
          </w:pPr>
          <w:sdt>
            <w:sdtPr>
              <w:id w:val="1833049959"/>
              <w:tag w:val="goog_rdk_1728"/>
            </w:sdtPr>
            <w:sdtContent>
              <w:ins w:author="Abinaya Saravanan" w:id="95" w:date="2026-09-23T05:20:57Z">
                <w:sdt>
                  <w:sdtPr>
                    <w:id w:val="49496197"/>
                    <w:tag w:val="goog_rdk_1729"/>
                  </w:sdtPr>
                  <w:sdtContent>
                    <w:del w:author="udhaya kumar" w:id="6" w:date="2026-09-24T06:40:29Z"/>
                  </w:sdtContent>
                </w:sdt>
              </w:ins>
              <w:sdt>
                <w:sdtPr>
                  <w:id w:val="745869409"/>
                  <w:tag w:val="goog_rdk_1730"/>
                </w:sdtPr>
                <w:sdtContent>
                  <w:ins w:author="Abinaya Saravanan" w:id="95" w:date="2026-09-23T05:20:57Z">
                    <w:del w:author="udhaya kumar" w:id="6" w:date="2026-09-24T06:40:29Z">
                      <w:r w:rsidDel="00000000" w:rsidR="00000000" w:rsidRPr="00000000">
                        <w:rPr>
                          <w:rtl w:val="0"/>
                          <w:rPrChange w:author="Abinaya Saravanan" w:id="96" w:date="2026-09-23T05:20:57Z">
                            <w:rPr>
                              <w:rFonts w:ascii="Cambria" w:cs="Cambria" w:eastAsia="Cambria" w:hAnsi="Cambria"/>
                              <w:b w:val="0"/>
                              <w:bCs w:val="0"/>
                              <w:color w:val="000000"/>
                              <w:sz w:val="22"/>
                              <w:szCs w:val="22"/>
                            </w:rPr>
                          </w:rPrChange>
                        </w:rPr>
                        <w:delText xml:space="preserve">    try:</w:delText>
                      </w:r>
                    </w:del>
                  </w:ins>
                </w:sdtContent>
              </w:sdt>
              <w:ins w:author="Abinaya Saravanan" w:id="95" w:date="2026-09-23T05:20:57Z">
                <w:del w:author="udhaya kumar" w:id="6" w:date="2026-09-24T06:40:29Z"/>
              </w:ins>
            </w:sdtContent>
          </w:sdt>
        </w:p>
      </w:sdtContent>
    </w:sdt>
    <w:sdt>
      <w:sdtPr>
        <w:id w:val="-581251838"/>
        <w:tag w:val="goog_rdk_1735"/>
      </w:sdtPr>
      <w:sdtContent>
        <w:p w:rsidR="00000000" w:rsidDel="00000000" w:rsidP="00000000" w:rsidRDefault="00000000" w:rsidRPr="00000000" w14:paraId="0000018F">
          <w:pPr>
            <w:numPr>
              <w:ilvl w:val="1"/>
              <w:numId w:val="5"/>
            </w:numPr>
            <w:ind w:left="502" w:hanging="360"/>
            <w:rPr>
              <w:ins w:author="Abinaya Saravanan" w:id="95" w:date="2026-09-23T05:20:57Z"/>
              <w:del w:author="udhaya kumar" w:id="6" w:date="2026-09-24T06:40:29Z"/>
            </w:rPr>
          </w:pPr>
          <w:sdt>
            <w:sdtPr>
              <w:id w:val="-655909254"/>
              <w:tag w:val="goog_rdk_1732"/>
            </w:sdtPr>
            <w:sdtContent>
              <w:ins w:author="Abinaya Saravanan" w:id="95" w:date="2026-09-23T05:20:57Z">
                <w:sdt>
                  <w:sdtPr>
                    <w:id w:val="577048243"/>
                    <w:tag w:val="goog_rdk_1733"/>
                  </w:sdtPr>
                  <w:sdtContent>
                    <w:del w:author="udhaya kumar" w:id="6" w:date="2026-09-24T06:40:29Z"/>
                  </w:sdtContent>
                </w:sdt>
              </w:ins>
              <w:sdt>
                <w:sdtPr>
                  <w:id w:val="-388743915"/>
                  <w:tag w:val="goog_rdk_1734"/>
                </w:sdtPr>
                <w:sdtContent>
                  <w:ins w:author="Abinaya Saravanan" w:id="95" w:date="2026-09-23T05:20:57Z">
                    <w:del w:author="udhaya kumar" w:id="6" w:date="2026-09-24T06:40:29Z">
                      <w:r w:rsidDel="00000000" w:rsidR="00000000" w:rsidRPr="00000000">
                        <w:rPr>
                          <w:rtl w:val="0"/>
                          <w:rPrChange w:author="Abinaya Saravanan" w:id="96" w:date="2026-09-23T05:20:57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95" w:date="2026-09-23T05:20:57Z">
                <w:del w:author="udhaya kumar" w:id="6" w:date="2026-09-24T06:40:29Z"/>
              </w:ins>
            </w:sdtContent>
          </w:sdt>
        </w:p>
      </w:sdtContent>
    </w:sdt>
    <w:sdt>
      <w:sdtPr>
        <w:id w:val="-1357244861"/>
        <w:tag w:val="goog_rdk_1739"/>
      </w:sdtPr>
      <w:sdtContent>
        <w:p w:rsidR="00000000" w:rsidDel="00000000" w:rsidP="00000000" w:rsidRDefault="00000000" w:rsidRPr="00000000" w14:paraId="00000190">
          <w:pPr>
            <w:numPr>
              <w:ilvl w:val="1"/>
              <w:numId w:val="5"/>
            </w:numPr>
            <w:ind w:left="502" w:hanging="360"/>
            <w:rPr>
              <w:ins w:author="Abinaya Saravanan" w:id="95" w:date="2026-09-23T05:20:57Z"/>
              <w:del w:author="udhaya kumar" w:id="6" w:date="2026-09-24T06:40:29Z"/>
            </w:rPr>
          </w:pPr>
          <w:sdt>
            <w:sdtPr>
              <w:id w:val="-2106065066"/>
              <w:tag w:val="goog_rdk_1736"/>
            </w:sdtPr>
            <w:sdtContent>
              <w:ins w:author="Abinaya Saravanan" w:id="95" w:date="2026-09-23T05:20:57Z">
                <w:sdt>
                  <w:sdtPr>
                    <w:id w:val="-2039505028"/>
                    <w:tag w:val="goog_rdk_1737"/>
                  </w:sdtPr>
                  <w:sdtContent>
                    <w:del w:author="udhaya kumar" w:id="6" w:date="2026-09-24T06:40:29Z"/>
                  </w:sdtContent>
                </w:sdt>
              </w:ins>
              <w:sdt>
                <w:sdtPr>
                  <w:id w:val="1173688469"/>
                  <w:tag w:val="goog_rdk_1738"/>
                </w:sdtPr>
                <w:sdtContent>
                  <w:ins w:author="Abinaya Saravanan" w:id="95" w:date="2026-09-23T05:20:57Z">
                    <w:del w:author="udhaya kumar" w:id="6" w:date="2026-09-24T06:40:29Z">
                      <w:r w:rsidDel="00000000" w:rsidR="00000000" w:rsidRPr="00000000">
                        <w:rPr>
                          <w:rtl w:val="0"/>
                          <w:rPrChange w:author="Abinaya Saravanan" w:id="96" w:date="2026-09-23T05:20:57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95" w:date="2026-09-23T05:20:57Z">
                <w:del w:author="udhaya kumar" w:id="6" w:date="2026-09-24T06:40:29Z"/>
              </w:ins>
            </w:sdtContent>
          </w:sdt>
        </w:p>
      </w:sdtContent>
    </w:sdt>
    <w:sdt>
      <w:sdtPr>
        <w:id w:val="-1728386436"/>
        <w:tag w:val="goog_rdk_1743"/>
      </w:sdtPr>
      <w:sdtContent>
        <w:p w:rsidR="00000000" w:rsidDel="00000000" w:rsidP="00000000" w:rsidRDefault="00000000" w:rsidRPr="00000000" w14:paraId="00000191">
          <w:pPr>
            <w:numPr>
              <w:ilvl w:val="1"/>
              <w:numId w:val="5"/>
            </w:numPr>
            <w:ind w:left="502" w:hanging="360"/>
            <w:rPr>
              <w:ins w:author="Abinaya Saravanan" w:id="95" w:date="2026-09-23T05:20:57Z"/>
              <w:del w:author="udhaya kumar" w:id="6" w:date="2026-09-24T06:40:29Z"/>
            </w:rPr>
          </w:pPr>
          <w:sdt>
            <w:sdtPr>
              <w:id w:val="1703779004"/>
              <w:tag w:val="goog_rdk_1740"/>
            </w:sdtPr>
            <w:sdtContent>
              <w:ins w:author="Abinaya Saravanan" w:id="95" w:date="2026-09-23T05:20:57Z">
                <w:sdt>
                  <w:sdtPr>
                    <w:id w:val="1630162142"/>
                    <w:tag w:val="goog_rdk_1741"/>
                  </w:sdtPr>
                  <w:sdtContent>
                    <w:del w:author="udhaya kumar" w:id="6" w:date="2026-09-24T06:40:29Z"/>
                  </w:sdtContent>
                </w:sdt>
              </w:ins>
              <w:sdt>
                <w:sdtPr>
                  <w:id w:val="-526587420"/>
                  <w:tag w:val="goog_rdk_1742"/>
                </w:sdtPr>
                <w:sdtContent>
                  <w:ins w:author="Abinaya Saravanan" w:id="95" w:date="2026-09-23T05:20:57Z">
                    <w:del w:author="udhaya kumar" w:id="6" w:date="2026-09-24T06:40:29Z">
                      <w:r w:rsidDel="00000000" w:rsidR="00000000" w:rsidRPr="00000000">
                        <w:rPr>
                          <w:rtl w:val="0"/>
                          <w:rPrChange w:author="Abinaya Saravanan" w:id="96" w:date="2026-09-23T05:20:57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95" w:date="2026-09-23T05:20:57Z">
                <w:del w:author="udhaya kumar" w:id="6" w:date="2026-09-24T06:40:29Z"/>
              </w:ins>
            </w:sdtContent>
          </w:sdt>
        </w:p>
      </w:sdtContent>
    </w:sdt>
    <w:sdt>
      <w:sdtPr>
        <w:id w:val="-1587966414"/>
        <w:tag w:val="goog_rdk_1747"/>
      </w:sdtPr>
      <w:sdtContent>
        <w:p w:rsidR="00000000" w:rsidDel="00000000" w:rsidP="00000000" w:rsidRDefault="00000000" w:rsidRPr="00000000" w14:paraId="00000192">
          <w:pPr>
            <w:numPr>
              <w:ilvl w:val="1"/>
              <w:numId w:val="5"/>
            </w:numPr>
            <w:ind w:left="502" w:hanging="360"/>
            <w:rPr>
              <w:ins w:author="Abinaya Saravanan" w:id="95" w:date="2026-09-23T05:20:57Z"/>
              <w:del w:author="udhaya kumar" w:id="6" w:date="2026-09-24T06:40:29Z"/>
            </w:rPr>
          </w:pPr>
          <w:sdt>
            <w:sdtPr>
              <w:id w:val="1456281718"/>
              <w:tag w:val="goog_rdk_1744"/>
            </w:sdtPr>
            <w:sdtContent>
              <w:ins w:author="Abinaya Saravanan" w:id="95" w:date="2026-09-23T05:20:57Z">
                <w:sdt>
                  <w:sdtPr>
                    <w:id w:val="-1998841688"/>
                    <w:tag w:val="goog_rdk_1745"/>
                  </w:sdtPr>
                  <w:sdtContent>
                    <w:del w:author="udhaya kumar" w:id="6" w:date="2026-09-24T06:40:29Z"/>
                  </w:sdtContent>
                </w:sdt>
              </w:ins>
              <w:sdt>
                <w:sdtPr>
                  <w:id w:val="-516515561"/>
                  <w:tag w:val="goog_rdk_1746"/>
                </w:sdtPr>
                <w:sdtContent>
                  <w:ins w:author="Abinaya Saravanan" w:id="95" w:date="2026-09-23T05:20:57Z">
                    <w:del w:author="udhaya kumar" w:id="6" w:date="2026-09-24T06:40:29Z">
                      <w:r w:rsidDel="00000000" w:rsidR="00000000" w:rsidRPr="00000000">
                        <w:rPr>
                          <w:rtl w:val="0"/>
                          <w:rPrChange w:author="Abinaya Saravanan" w:id="96" w:date="2026-09-23T05:20:57Z">
                            <w:rPr>
                              <w:rFonts w:ascii="Cambria" w:cs="Cambria" w:eastAsia="Cambria" w:hAnsi="Cambria"/>
                              <w:b w:val="0"/>
                              <w:bCs w:val="0"/>
                              <w:color w:val="000000"/>
                              <w:sz w:val="22"/>
                              <w:szCs w:val="22"/>
                            </w:rPr>
                          </w:rPrChange>
                        </w:rPr>
                        <w:delText xml:space="preserve">        return response.text.strip()</w:delText>
                      </w:r>
                    </w:del>
                  </w:ins>
                </w:sdtContent>
              </w:sdt>
              <w:ins w:author="Abinaya Saravanan" w:id="95" w:date="2026-09-23T05:20:57Z">
                <w:del w:author="udhaya kumar" w:id="6" w:date="2026-09-24T06:40:29Z"/>
              </w:ins>
            </w:sdtContent>
          </w:sdt>
        </w:p>
      </w:sdtContent>
    </w:sdt>
    <w:sdt>
      <w:sdtPr>
        <w:id w:val="1478728700"/>
        <w:tag w:val="goog_rdk_1751"/>
      </w:sdtPr>
      <w:sdtContent>
        <w:p w:rsidR="00000000" w:rsidDel="00000000" w:rsidP="00000000" w:rsidRDefault="00000000" w:rsidRPr="00000000" w14:paraId="00000193">
          <w:pPr>
            <w:numPr>
              <w:ilvl w:val="1"/>
              <w:numId w:val="5"/>
            </w:numPr>
            <w:ind w:left="502" w:hanging="360"/>
            <w:rPr>
              <w:ins w:author="Abinaya Saravanan" w:id="95" w:date="2026-09-23T05:20:57Z"/>
              <w:del w:author="udhaya kumar" w:id="6" w:date="2026-09-24T06:40:29Z"/>
            </w:rPr>
          </w:pPr>
          <w:sdt>
            <w:sdtPr>
              <w:id w:val="-2087504435"/>
              <w:tag w:val="goog_rdk_1748"/>
            </w:sdtPr>
            <w:sdtContent>
              <w:ins w:author="Abinaya Saravanan" w:id="95" w:date="2026-09-23T05:20:57Z">
                <w:sdt>
                  <w:sdtPr>
                    <w:id w:val="-1736975535"/>
                    <w:tag w:val="goog_rdk_1749"/>
                  </w:sdtPr>
                  <w:sdtContent>
                    <w:del w:author="udhaya kumar" w:id="6" w:date="2026-09-24T06:40:29Z"/>
                  </w:sdtContent>
                </w:sdt>
              </w:ins>
              <w:sdt>
                <w:sdtPr>
                  <w:id w:val="355438250"/>
                  <w:tag w:val="goog_rdk_1750"/>
                </w:sdtPr>
                <w:sdtContent>
                  <w:ins w:author="Abinaya Saravanan" w:id="95" w:date="2026-09-23T05:20:57Z">
                    <w:del w:author="udhaya kumar" w:id="6" w:date="2026-09-24T06:40:29Z">
                      <w:r w:rsidDel="00000000" w:rsidR="00000000" w:rsidRPr="00000000">
                        <w:rPr>
                          <w:rtl w:val="0"/>
                          <w:rPrChange w:author="Abinaya Saravanan" w:id="96" w:date="2026-09-23T05:20:57Z">
                            <w:rPr>
                              <w:rFonts w:ascii="Cambria" w:cs="Cambria" w:eastAsia="Cambria" w:hAnsi="Cambria"/>
                              <w:b w:val="0"/>
                              <w:bCs w:val="0"/>
                              <w:color w:val="000000"/>
                              <w:sz w:val="22"/>
                              <w:szCs w:val="22"/>
                            </w:rPr>
                          </w:rPrChange>
                        </w:rPr>
                        <w:delText xml:space="preserve">    except Exception as e:</w:delText>
                      </w:r>
                    </w:del>
                  </w:ins>
                </w:sdtContent>
              </w:sdt>
              <w:ins w:author="Abinaya Saravanan" w:id="95" w:date="2026-09-23T05:20:57Z">
                <w:del w:author="udhaya kumar" w:id="6" w:date="2026-09-24T06:40:29Z"/>
              </w:ins>
            </w:sdtContent>
          </w:sdt>
        </w:p>
      </w:sdtContent>
    </w:sdt>
    <w:sdt>
      <w:sdtPr>
        <w:id w:val="-881518830"/>
        <w:tag w:val="goog_rdk_1755"/>
      </w:sdtPr>
      <w:sdtContent>
        <w:p w:rsidR="00000000" w:rsidDel="00000000" w:rsidP="00000000" w:rsidRDefault="00000000" w:rsidRPr="00000000" w14:paraId="00000194">
          <w:pPr>
            <w:numPr>
              <w:ilvl w:val="1"/>
              <w:numId w:val="5"/>
            </w:numPr>
            <w:ind w:left="502" w:hanging="360"/>
            <w:rPr>
              <w:ins w:author="Abinaya Saravanan" w:id="95" w:date="2026-09-23T05:20:57Z"/>
              <w:del w:author="udhaya kumar" w:id="6" w:date="2026-09-24T06:40:29Z"/>
            </w:rPr>
          </w:pPr>
          <w:sdt>
            <w:sdtPr>
              <w:id w:val="-499167418"/>
              <w:tag w:val="goog_rdk_1752"/>
            </w:sdtPr>
            <w:sdtContent>
              <w:ins w:author="Abinaya Saravanan" w:id="95" w:date="2026-09-23T05:20:57Z">
                <w:sdt>
                  <w:sdtPr>
                    <w:id w:val="2014279102"/>
                    <w:tag w:val="goog_rdk_1753"/>
                  </w:sdtPr>
                  <w:sdtContent>
                    <w:del w:author="udhaya kumar" w:id="6" w:date="2026-09-24T06:40:29Z"/>
                  </w:sdtContent>
                </w:sdt>
              </w:ins>
              <w:sdt>
                <w:sdtPr>
                  <w:id w:val="-1433283531"/>
                  <w:tag w:val="goog_rdk_1754"/>
                </w:sdtPr>
                <w:sdtContent>
                  <w:ins w:author="Abinaya Saravanan" w:id="95" w:date="2026-09-23T05:20:57Z">
                    <w:del w:author="udhaya kumar" w:id="6" w:date="2026-09-24T06:40:29Z">
                      <w:r w:rsidDel="00000000" w:rsidR="00000000" w:rsidRPr="00000000">
                        <w:rPr>
                          <w:rtl w:val="0"/>
                          <w:rPrChange w:author="Abinaya Saravanan" w:id="96" w:date="2026-09-23T05:20:57Z">
                            <w:rPr>
                              <w:rFonts w:ascii="Cambria" w:cs="Cambria" w:eastAsia="Cambria" w:hAnsi="Cambria"/>
                              <w:b w:val="0"/>
                              <w:bCs w:val="0"/>
                              <w:color w:val="000000"/>
                              <w:sz w:val="22"/>
                              <w:szCs w:val="22"/>
                            </w:rPr>
                          </w:rPrChange>
                        </w:rPr>
                        <w:delText xml:space="preserve">        return f"Error in Summary: {e}"</w:delText>
                      </w:r>
                    </w:del>
                  </w:ins>
                </w:sdtContent>
              </w:sdt>
              <w:ins w:author="Abinaya Saravanan" w:id="95" w:date="2026-09-23T05:20:57Z">
                <w:del w:author="udhaya kumar" w:id="6" w:date="2026-09-24T06:40:29Z"/>
              </w:ins>
            </w:sdtContent>
          </w:sdt>
        </w:p>
      </w:sdtContent>
    </w:sdt>
    <w:sdt>
      <w:sdtPr>
        <w:id w:val="-787052391"/>
        <w:tag w:val="goog_rdk_1761"/>
      </w:sdtPr>
      <w:sdtContent>
        <w:p w:rsidR="00000000" w:rsidDel="00000000" w:rsidP="00000000" w:rsidRDefault="00000000" w:rsidRPr="00000000" w14:paraId="00000195">
          <w:pPr>
            <w:numPr>
              <w:ilvl w:val="1"/>
              <w:numId w:val="5"/>
            </w:numPr>
            <w:ind w:left="502" w:hanging="360"/>
            <w:rPr>
              <w:ins w:author="Rossi Rossi" w:id="69" w:date="2026-09-22T06:56:59Z"/>
              <w:del w:author="udhaya kumar" w:id="6" w:date="2026-09-24T06:40:29Z"/>
            </w:rPr>
            <w:pPrChange w:author="Abinaya Saravanan" w:id="0" w:date="2026-09-23T05:20:57Z">
              <w:pPr>
                <w:numPr>
                  <w:ilvl w:val="1"/>
                  <w:numId w:val="5"/>
                </w:numPr>
                <w:ind w:left="502" w:hanging="360"/>
              </w:pPr>
            </w:pPrChange>
          </w:pPr>
          <w:sdt>
            <w:sdtPr>
              <w:id w:val="703879530"/>
              <w:tag w:val="goog_rdk_1758"/>
            </w:sdtPr>
            <w:sdtContent>
              <w:ins w:author="Rossi Rossi" w:id="69" w:date="2026-09-22T06:56:59Z">
                <w:sdt>
                  <w:sdtPr>
                    <w:id w:val="728079087"/>
                    <w:tag w:val="goog_rdk_1759"/>
                  </w:sdtPr>
                  <w:sdtContent>
                    <w:del w:author="udhaya kumar" w:id="6" w:date="2026-09-24T06:40:29Z"/>
                  </w:sdtContent>
                </w:sdt>
              </w:ins>
              <w:sdt>
                <w:sdtPr>
                  <w:id w:val="-1828775363"/>
                  <w:tag w:val="goog_rdk_1760"/>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07196915"/>
        <w:tag w:val="goog_rdk_1765"/>
      </w:sdtPr>
      <w:sdtContent>
        <w:p w:rsidR="00000000" w:rsidDel="00000000" w:rsidP="00000000" w:rsidRDefault="00000000" w:rsidRPr="00000000" w14:paraId="00000196">
          <w:pPr>
            <w:numPr>
              <w:ilvl w:val="1"/>
              <w:numId w:val="5"/>
            </w:numPr>
            <w:ind w:left="502" w:hanging="360"/>
            <w:rPr>
              <w:ins w:author="Rossi Rossi" w:id="69" w:date="2026-09-22T06:56:59Z"/>
              <w:del w:author="udhaya kumar" w:id="6" w:date="2026-09-24T06:40:29Z"/>
            </w:rPr>
          </w:pPr>
          <w:sdt>
            <w:sdtPr>
              <w:id w:val="-245014357"/>
              <w:tag w:val="goog_rdk_1762"/>
            </w:sdtPr>
            <w:sdtContent>
              <w:ins w:author="Rossi Rossi" w:id="69" w:date="2026-09-22T06:56:59Z">
                <w:sdt>
                  <w:sdtPr>
                    <w:id w:val="-896730663"/>
                    <w:tag w:val="goog_rdk_1763"/>
                  </w:sdtPr>
                  <w:sdtContent>
                    <w:del w:author="udhaya kumar" w:id="6" w:date="2026-09-24T06:40:29Z"/>
                  </w:sdtContent>
                </w:sdt>
              </w:ins>
              <w:sdt>
                <w:sdtPr>
                  <w:id w:val="473128829"/>
                  <w:tag w:val="goog_rdk_176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&gt; [!NOTE]</w:delText>
                      </w:r>
                    </w:del>
                  </w:ins>
                </w:sdtContent>
              </w:sdt>
              <w:ins w:author="Rossi Rossi" w:id="69" w:date="2026-09-22T06:56:59Z">
                <w:del w:author="udhaya kumar" w:id="6" w:date="2026-09-24T06:40:29Z"/>
              </w:ins>
            </w:sdtContent>
          </w:sdt>
        </w:p>
      </w:sdtContent>
    </w:sdt>
    <w:sdt>
      <w:sdtPr>
        <w:id w:val="-1571714261"/>
        <w:tag w:val="goog_rdk_1769"/>
      </w:sdtPr>
      <w:sdtContent>
        <w:p w:rsidR="00000000" w:rsidDel="00000000" w:rsidP="00000000" w:rsidRDefault="00000000" w:rsidRPr="00000000" w14:paraId="00000197">
          <w:pPr>
            <w:numPr>
              <w:ilvl w:val="1"/>
              <w:numId w:val="5"/>
            </w:numPr>
            <w:ind w:left="502" w:hanging="360"/>
            <w:rPr>
              <w:ins w:author="Rossi Rossi" w:id="69" w:date="2026-09-22T06:56:59Z"/>
              <w:del w:author="udhaya kumar" w:id="6" w:date="2026-09-24T06:40:29Z"/>
            </w:rPr>
          </w:pPr>
          <w:sdt>
            <w:sdtPr>
              <w:id w:val="-1486284679"/>
              <w:tag w:val="goog_rdk_1766"/>
            </w:sdtPr>
            <w:sdtContent>
              <w:ins w:author="Rossi Rossi" w:id="69" w:date="2026-09-22T06:56:59Z">
                <w:sdt>
                  <w:sdtPr>
                    <w:id w:val="596295524"/>
                    <w:tag w:val="goog_rdk_1767"/>
                  </w:sdtPr>
                  <w:sdtContent>
                    <w:del w:author="udhaya kumar" w:id="6" w:date="2026-09-24T06:40:29Z"/>
                  </w:sdtContent>
                </w:sdt>
              </w:ins>
              <w:sdt>
                <w:sdtPr>
                  <w:id w:val="626596967"/>
                  <w:tag w:val="goog_rdk_176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&gt; **Note:** To restrict an API key, you must have the `apikeys.keys.update` permission on the associated Google Cloud project. This permission is included in roles like **API Keys Admin** or **Editor**.</w:delText>
                      </w:r>
                    </w:del>
                  </w:ins>
                </w:sdtContent>
              </w:sdt>
              <w:ins w:author="Rossi Rossi" w:id="69" w:date="2026-09-22T06:56:59Z">
                <w:del w:author="udhaya kumar" w:id="6" w:date="2026-09-24T06:40:29Z"/>
              </w:ins>
            </w:sdtContent>
          </w:sdt>
        </w:p>
      </w:sdtContent>
    </w:sdt>
    <w:sdt>
      <w:sdtPr>
        <w:id w:val="-30686693"/>
        <w:tag w:val="goog_rdk_1773"/>
      </w:sdtPr>
      <w:sdtContent>
        <w:p w:rsidR="00000000" w:rsidDel="00000000" w:rsidP="00000000" w:rsidRDefault="00000000" w:rsidRPr="00000000" w14:paraId="00000198">
          <w:pPr>
            <w:numPr>
              <w:ilvl w:val="1"/>
              <w:numId w:val="5"/>
            </w:numPr>
            <w:ind w:left="502" w:hanging="360"/>
            <w:rPr>
              <w:ins w:author="Rossi Rossi" w:id="69" w:date="2026-09-22T06:56:59Z"/>
              <w:del w:author="udhaya kumar" w:id="6" w:date="2026-09-24T06:40:29Z"/>
            </w:rPr>
          </w:pPr>
          <w:sdt>
            <w:sdtPr>
              <w:id w:val="1003007049"/>
              <w:tag w:val="goog_rdk_1770"/>
            </w:sdtPr>
            <w:sdtContent>
              <w:ins w:author="Rossi Rossi" w:id="69" w:date="2026-09-22T06:56:59Z">
                <w:sdt>
                  <w:sdtPr>
                    <w:id w:val="614155954"/>
                    <w:tag w:val="goog_rdk_1771"/>
                  </w:sdtPr>
                  <w:sdtContent>
                    <w:del w:author="udhaya kumar" w:id="6" w:date="2026-09-24T06:40:29Z"/>
                  </w:sdtContent>
                </w:sdt>
              </w:ins>
              <w:sdt>
                <w:sdtPr>
                  <w:id w:val="-795137459"/>
                  <w:tag w:val="goog_rdk_1772"/>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36828632"/>
        <w:tag w:val="goog_rdk_1777"/>
      </w:sdtPr>
      <w:sdtContent>
        <w:p w:rsidR="00000000" w:rsidDel="00000000" w:rsidP="00000000" w:rsidRDefault="00000000" w:rsidRPr="00000000" w14:paraId="00000199">
          <w:pPr>
            <w:numPr>
              <w:ilvl w:val="1"/>
              <w:numId w:val="5"/>
            </w:numPr>
            <w:ind w:left="502" w:hanging="360"/>
            <w:rPr>
              <w:ins w:author="Rossi Rossi" w:id="69" w:date="2026-09-22T06:56:59Z"/>
              <w:del w:author="udhaya kumar" w:id="6" w:date="2026-09-24T06:40:29Z"/>
            </w:rPr>
          </w:pPr>
          <w:sdt>
            <w:sdtPr>
              <w:id w:val="-1124312362"/>
              <w:tag w:val="goog_rdk_1774"/>
            </w:sdtPr>
            <w:sdtContent>
              <w:ins w:author="Rossi Rossi" w:id="69" w:date="2026-09-22T06:56:59Z">
                <w:sdt>
                  <w:sdtPr>
                    <w:id w:val="-2124406685"/>
                    <w:tag w:val="goog_rdk_1775"/>
                  </w:sdtPr>
                  <w:sdtContent>
                    <w:del w:author="udhaya kumar" w:id="6" w:date="2026-09-24T06:40:29Z"/>
                  </w:sdtContent>
                </w:sdt>
              </w:ins>
              <w:sdt>
                <w:sdtPr>
                  <w:id w:val="190346509"/>
                  <w:tag w:val="goog_rdk_177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Method B: Restrict the key for other services (Google Cloud Console)</w:delText>
                      </w:r>
                    </w:del>
                  </w:ins>
                </w:sdtContent>
              </w:sdt>
              <w:ins w:author="Rossi Rossi" w:id="69" w:date="2026-09-22T06:56:59Z">
                <w:del w:author="udhaya kumar" w:id="6" w:date="2026-09-24T06:40:29Z"/>
              </w:ins>
            </w:sdtContent>
          </w:sdt>
        </w:p>
      </w:sdtContent>
    </w:sdt>
    <w:sdt>
      <w:sdtPr>
        <w:id w:val="702689315"/>
        <w:tag w:val="goog_rdk_1781"/>
      </w:sdtPr>
      <w:sdtContent>
        <w:p w:rsidR="00000000" w:rsidDel="00000000" w:rsidP="00000000" w:rsidRDefault="00000000" w:rsidRPr="00000000" w14:paraId="0000019A">
          <w:pPr>
            <w:numPr>
              <w:ilvl w:val="1"/>
              <w:numId w:val="5"/>
            </w:numPr>
            <w:ind w:left="502" w:hanging="360"/>
            <w:rPr>
              <w:ins w:author="Rossi Rossi" w:id="69" w:date="2026-09-22T06:56:59Z"/>
              <w:del w:author="udhaya kumar" w:id="6" w:date="2026-09-24T06:40:29Z"/>
            </w:rPr>
          </w:pPr>
          <w:sdt>
            <w:sdtPr>
              <w:id w:val="-1061856233"/>
              <w:tag w:val="goog_rdk_1778"/>
            </w:sdtPr>
            <w:sdtContent>
              <w:ins w:author="Rossi Rossi" w:id="69" w:date="2026-09-22T06:56:59Z">
                <w:sdt>
                  <w:sdtPr>
                    <w:id w:val="518691077"/>
                    <w:tag w:val="goog_rdk_1779"/>
                  </w:sdtPr>
                  <w:sdtContent>
                    <w:del w:author="udhaya kumar" w:id="6" w:date="2026-09-24T06:40:29Z"/>
                  </w:sdtContent>
                </w:sdt>
              </w:ins>
              <w:sdt>
                <w:sdtPr>
                  <w:id w:val="-466693779"/>
                  <w:tag w:val="goog_rdk_1780"/>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576494270"/>
        <w:tag w:val="goog_rdk_1785"/>
      </w:sdtPr>
      <w:sdtContent>
        <w:p w:rsidR="00000000" w:rsidDel="00000000" w:rsidP="00000000" w:rsidRDefault="00000000" w:rsidRPr="00000000" w14:paraId="0000019B">
          <w:pPr>
            <w:numPr>
              <w:ilvl w:val="1"/>
              <w:numId w:val="5"/>
            </w:numPr>
            <w:ind w:left="502" w:hanging="360"/>
            <w:rPr>
              <w:ins w:author="Rossi Rossi" w:id="69" w:date="2026-09-22T06:56:59Z"/>
              <w:del w:author="udhaya kumar" w:id="6" w:date="2026-09-24T06:40:29Z"/>
            </w:rPr>
          </w:pPr>
          <w:sdt>
            <w:sdtPr>
              <w:id w:val="1555210909"/>
              <w:tag w:val="goog_rdk_1782"/>
            </w:sdtPr>
            <w:sdtContent>
              <w:ins w:author="Rossi Rossi" w:id="69" w:date="2026-09-22T06:56:59Z">
                <w:sdt>
                  <w:sdtPr>
                    <w:id w:val="857019734"/>
                    <w:tag w:val="goog_rdk_1783"/>
                  </w:sdtPr>
                  <w:sdtContent>
                    <w:del w:author="udhaya kumar" w:id="6" w:date="2026-09-24T06:40:29Z"/>
                  </w:sdtContent>
                </w:sdt>
              </w:ins>
              <w:sdt>
                <w:sdtPr>
                  <w:id w:val="-658884724"/>
                  <w:tag w:val="goog_rdk_178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69" w:date="2026-09-22T06:56:59Z">
                <w:del w:author="udhaya kumar" w:id="6" w:date="2026-09-24T06:40:29Z"/>
              </w:ins>
            </w:sdtContent>
          </w:sdt>
        </w:p>
      </w:sdtContent>
    </w:sdt>
    <w:sdt>
      <w:sdtPr>
        <w:id w:val="1618713742"/>
        <w:tag w:val="goog_rdk_1789"/>
      </w:sdtPr>
      <w:sdtContent>
        <w:p w:rsidR="00000000" w:rsidDel="00000000" w:rsidP="00000000" w:rsidRDefault="00000000" w:rsidRPr="00000000" w14:paraId="0000019C">
          <w:pPr>
            <w:numPr>
              <w:ilvl w:val="1"/>
              <w:numId w:val="5"/>
            </w:numPr>
            <w:ind w:left="502" w:hanging="360"/>
            <w:rPr>
              <w:ins w:author="Rossi Rossi" w:id="69" w:date="2026-09-22T06:56:59Z"/>
              <w:del w:author="udhaya kumar" w:id="6" w:date="2026-09-24T06:40:29Z"/>
            </w:rPr>
          </w:pPr>
          <w:sdt>
            <w:sdtPr>
              <w:id w:val="-1092761869"/>
              <w:tag w:val="goog_rdk_1786"/>
            </w:sdtPr>
            <w:sdtContent>
              <w:ins w:author="Rossi Rossi" w:id="69" w:date="2026-09-22T06:56:59Z">
                <w:sdt>
                  <w:sdtPr>
                    <w:id w:val="-1576571232"/>
                    <w:tag w:val="goog_rdk_1787"/>
                  </w:sdtPr>
                  <w:sdtContent>
                    <w:del w:author="udhaya kumar" w:id="6" w:date="2026-09-24T06:40:29Z"/>
                  </w:sdtContent>
                </w:sdt>
              </w:ins>
              <w:sdt>
                <w:sdtPr>
                  <w:id w:val="688810114"/>
                  <w:tag w:val="goog_rdk_178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69" w:date="2026-09-22T06:56:59Z">
                <w:del w:author="udhaya kumar" w:id="6" w:date="2026-09-24T06:40:29Z"/>
              </w:ins>
            </w:sdtContent>
          </w:sdt>
        </w:p>
      </w:sdtContent>
    </w:sdt>
    <w:sdt>
      <w:sdtPr>
        <w:id w:val="1549261623"/>
        <w:tag w:val="goog_rdk_1793"/>
      </w:sdtPr>
      <w:sdtContent>
        <w:p w:rsidR="00000000" w:rsidDel="00000000" w:rsidP="00000000" w:rsidRDefault="00000000" w:rsidRPr="00000000" w14:paraId="0000019D">
          <w:pPr>
            <w:numPr>
              <w:ilvl w:val="1"/>
              <w:numId w:val="5"/>
            </w:numPr>
            <w:ind w:left="502" w:hanging="360"/>
            <w:rPr>
              <w:ins w:author="Rossi Rossi" w:id="69" w:date="2026-09-22T06:56:59Z"/>
              <w:del w:author="udhaya kumar" w:id="6" w:date="2026-09-24T06:40:29Z"/>
            </w:rPr>
          </w:pPr>
          <w:sdt>
            <w:sdtPr>
              <w:id w:val="-1326734015"/>
              <w:tag w:val="goog_rdk_1790"/>
            </w:sdtPr>
            <w:sdtContent>
              <w:ins w:author="Rossi Rossi" w:id="69" w:date="2026-09-22T06:56:59Z">
                <w:sdt>
                  <w:sdtPr>
                    <w:id w:val="-1312112379"/>
                    <w:tag w:val="goog_rdk_1791"/>
                  </w:sdtPr>
                  <w:sdtContent>
                    <w:del w:author="udhaya kumar" w:id="6" w:date="2026-09-24T06:40:29Z"/>
                  </w:sdtContent>
                </w:sdt>
              </w:ins>
              <w:sdt>
                <w:sdtPr>
                  <w:id w:val="1775454778"/>
                  <w:tag w:val="goog_rdk_179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these restrictions are applied.**</w:delText>
                      </w:r>
                    </w:del>
                  </w:ins>
                </w:sdtContent>
              </w:sdt>
              <w:ins w:author="Rossi Rossi" w:id="69" w:date="2026-09-22T06:56:59Z">
                <w:del w:author="udhaya kumar" w:id="6" w:date="2026-09-24T06:40:29Z"/>
              </w:ins>
            </w:sdtContent>
          </w:sdt>
        </w:p>
      </w:sdtContent>
    </w:sdt>
    <w:sdt>
      <w:sdtPr>
        <w:id w:val="995589701"/>
        <w:tag w:val="goog_rdk_1799"/>
      </w:sdtPr>
      <w:sdtContent>
        <w:p w:rsidR="00000000" w:rsidDel="00000000" w:rsidP="00000000" w:rsidRDefault="00000000" w:rsidRPr="00000000" w14:paraId="0000019E">
          <w:pPr>
            <w:numPr>
              <w:ilvl w:val="1"/>
              <w:numId w:val="5"/>
            </w:numPr>
            <w:ind w:left="502" w:hanging="360"/>
            <w:rPr>
              <w:ins w:author="Abinaya Saravanan" w:id="97" w:date="2026-09-23T05:21:37Z"/>
              <w:del w:author="udhaya kumar" w:id="6" w:date="2026-09-24T06:40:29Z"/>
            </w:rPr>
          </w:pPr>
          <w:sdt>
            <w:sdtPr>
              <w:id w:val="-1757771347"/>
              <w:tag w:val="goog_rdk_1796"/>
            </w:sdtPr>
            <w:sdtContent>
              <w:ins w:author="Abinaya Saravanan" w:id="97" w:date="2026-09-23T05:21:37Z">
                <w:sdt>
                  <w:sdtPr>
                    <w:id w:val="1189076426"/>
                    <w:tag w:val="goog_rdk_1797"/>
                  </w:sdtPr>
                  <w:sdtContent>
                    <w:del w:author="udhaya kumar" w:id="6" w:date="2026-09-24T06:40:29Z"/>
                  </w:sdtContent>
                </w:sdt>
              </w:ins>
              <w:sdt>
                <w:sdtPr>
                  <w:id w:val="-1094575734"/>
                  <w:tag w:val="goog_rdk_1798"/>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97" w:date="2026-09-23T05:21:37Z">
                <w:del w:author="udhaya kumar" w:id="6" w:date="2026-09-24T06:40:29Z"/>
              </w:ins>
            </w:sdtContent>
          </w:sdt>
        </w:p>
      </w:sdtContent>
    </w:sdt>
    <w:sdt>
      <w:sdtPr>
        <w:id w:val="398382620"/>
        <w:tag w:val="goog_rdk_1803"/>
      </w:sdtPr>
      <w:sdtContent>
        <w:p w:rsidR="00000000" w:rsidDel="00000000" w:rsidP="00000000" w:rsidRDefault="00000000" w:rsidRPr="00000000" w14:paraId="0000019F">
          <w:pPr>
            <w:numPr>
              <w:ilvl w:val="1"/>
              <w:numId w:val="5"/>
            </w:numPr>
            <w:ind w:left="502" w:hanging="360"/>
            <w:rPr>
              <w:ins w:author="Abinaya Saravanan" w:id="97" w:date="2026-09-23T05:21:37Z"/>
              <w:del w:author="udhaya kumar" w:id="6" w:date="2026-09-24T06:40:29Z"/>
            </w:rPr>
          </w:pPr>
          <w:sdt>
            <w:sdtPr>
              <w:id w:val="1191136710"/>
              <w:tag w:val="goog_rdk_1800"/>
            </w:sdtPr>
            <w:sdtContent>
              <w:ins w:author="Abinaya Saravanan" w:id="97" w:date="2026-09-23T05:21:37Z">
                <w:sdt>
                  <w:sdtPr>
                    <w:id w:val="-160393205"/>
                    <w:tag w:val="goog_rdk_1801"/>
                  </w:sdtPr>
                  <w:sdtContent>
                    <w:del w:author="udhaya kumar" w:id="6" w:date="2026-09-24T06:40:29Z"/>
                  </w:sdtContent>
                </w:sdt>
              </w:ins>
              <w:sdt>
                <w:sdtPr>
                  <w:id w:val="-945910852"/>
                  <w:tag w:val="goog_rdk_1802"/>
                </w:sdtPr>
                <w:sdtContent>
                  <w:ins w:author="Abinaya Saravanan" w:id="97" w:date="2026-09-23T05:21:37Z">
                    <w:del w:author="udhaya kumar" w:id="6" w:date="2026-09-24T06:40:29Z">
                      <w:r w:rsidDel="00000000" w:rsidR="00000000" w:rsidRPr="00000000">
                        <w:rPr>
                          <w:rtl w:val="0"/>
                        </w:rPr>
                      </w:r>
                    </w:del>
                  </w:ins>
                </w:sdtContent>
              </w:sdt>
              <w:ins w:author="Abinaya Saravanan" w:id="97" w:date="2026-09-23T05:21:37Z">
                <w:del w:author="udhaya kumar" w:id="6" w:date="2026-09-24T06:40:29Z"/>
              </w:ins>
            </w:sdtContent>
          </w:sdt>
        </w:p>
      </w:sdtContent>
    </w:sdt>
    <w:sdt>
      <w:sdtPr>
        <w:id w:val="1797053843"/>
        <w:tag w:val="goog_rdk_1807"/>
      </w:sdtPr>
      <w:sdtContent>
        <w:p w:rsidR="00000000" w:rsidDel="00000000" w:rsidP="00000000" w:rsidRDefault="00000000" w:rsidRPr="00000000" w14:paraId="000001A0">
          <w:pPr>
            <w:numPr>
              <w:ilvl w:val="1"/>
              <w:numId w:val="5"/>
            </w:numPr>
            <w:ind w:left="502" w:hanging="360"/>
            <w:rPr>
              <w:ins w:author="Abinaya Saravanan" w:id="97" w:date="2026-09-23T05:21:37Z"/>
              <w:del w:author="udhaya kumar" w:id="6" w:date="2026-09-24T06:40:29Z"/>
            </w:rPr>
          </w:pPr>
          <w:sdt>
            <w:sdtPr>
              <w:id w:val="-2037971763"/>
              <w:tag w:val="goog_rdk_1804"/>
            </w:sdtPr>
            <w:sdtContent>
              <w:ins w:author="Abinaya Saravanan" w:id="97" w:date="2026-09-23T05:21:37Z">
                <w:sdt>
                  <w:sdtPr>
                    <w:id w:val="1714660054"/>
                    <w:tag w:val="goog_rdk_1805"/>
                  </w:sdtPr>
                  <w:sdtContent>
                    <w:del w:author="udhaya kumar" w:id="6" w:date="2026-09-24T06:40:29Z"/>
                  </w:sdtContent>
                </w:sdt>
              </w:ins>
              <w:sdt>
                <w:sdtPr>
                  <w:id w:val="600707023"/>
                  <w:tag w:val="goog_rdk_1806"/>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97" w:date="2026-09-23T05:21:37Z">
                <w:del w:author="udhaya kumar" w:id="6" w:date="2026-09-24T06:40:29Z"/>
              </w:ins>
            </w:sdtContent>
          </w:sdt>
        </w:p>
      </w:sdtContent>
    </w:sdt>
    <w:sdt>
      <w:sdtPr>
        <w:id w:val="939726063"/>
        <w:tag w:val="goog_rdk_1811"/>
      </w:sdtPr>
      <w:sdtContent>
        <w:p w:rsidR="00000000" w:rsidDel="00000000" w:rsidP="00000000" w:rsidRDefault="00000000" w:rsidRPr="00000000" w14:paraId="000001A1">
          <w:pPr>
            <w:numPr>
              <w:ilvl w:val="1"/>
              <w:numId w:val="5"/>
            </w:numPr>
            <w:ind w:left="502" w:hanging="360"/>
            <w:rPr>
              <w:ins w:author="Abinaya Saravanan" w:id="97" w:date="2026-09-23T05:21:37Z"/>
              <w:del w:author="udhaya kumar" w:id="6" w:date="2026-09-24T06:40:29Z"/>
            </w:rPr>
          </w:pPr>
          <w:sdt>
            <w:sdtPr>
              <w:id w:val="-1068721605"/>
              <w:tag w:val="goog_rdk_1808"/>
            </w:sdtPr>
            <w:sdtContent>
              <w:ins w:author="Abinaya Saravanan" w:id="97" w:date="2026-09-23T05:21:37Z">
                <w:sdt>
                  <w:sdtPr>
                    <w:id w:val="934168317"/>
                    <w:tag w:val="goog_rdk_1809"/>
                  </w:sdtPr>
                  <w:sdtContent>
                    <w:del w:author="udhaya kumar" w:id="6" w:date="2026-09-24T06:40:29Z"/>
                  </w:sdtContent>
                </w:sdt>
              </w:ins>
              <w:sdt>
                <w:sdtPr>
                  <w:id w:val="-1852832488"/>
                  <w:tag w:val="goog_rdk_1810"/>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try:</w:delText>
                      </w:r>
                    </w:del>
                  </w:ins>
                </w:sdtContent>
              </w:sdt>
              <w:ins w:author="Abinaya Saravanan" w:id="97" w:date="2026-09-23T05:21:37Z">
                <w:del w:author="udhaya kumar" w:id="6" w:date="2026-09-24T06:40:29Z"/>
              </w:ins>
            </w:sdtContent>
          </w:sdt>
        </w:p>
      </w:sdtContent>
    </w:sdt>
    <w:sdt>
      <w:sdtPr>
        <w:id w:val="-1980353739"/>
        <w:tag w:val="goog_rdk_1815"/>
      </w:sdtPr>
      <w:sdtContent>
        <w:p w:rsidR="00000000" w:rsidDel="00000000" w:rsidP="00000000" w:rsidRDefault="00000000" w:rsidRPr="00000000" w14:paraId="000001A2">
          <w:pPr>
            <w:numPr>
              <w:ilvl w:val="1"/>
              <w:numId w:val="5"/>
            </w:numPr>
            <w:ind w:left="502" w:hanging="360"/>
            <w:rPr>
              <w:ins w:author="Abinaya Saravanan" w:id="97" w:date="2026-09-23T05:21:37Z"/>
              <w:del w:author="udhaya kumar" w:id="6" w:date="2026-09-24T06:40:29Z"/>
            </w:rPr>
          </w:pPr>
          <w:sdt>
            <w:sdtPr>
              <w:id w:val="1228776046"/>
              <w:tag w:val="goog_rdk_1812"/>
            </w:sdtPr>
            <w:sdtContent>
              <w:ins w:author="Abinaya Saravanan" w:id="97" w:date="2026-09-23T05:21:37Z">
                <w:sdt>
                  <w:sdtPr>
                    <w:id w:val="-757485914"/>
                    <w:tag w:val="goog_rdk_1813"/>
                  </w:sdtPr>
                  <w:sdtContent>
                    <w:del w:author="udhaya kumar" w:id="6" w:date="2026-09-24T06:40:29Z"/>
                  </w:sdtContent>
                </w:sdt>
              </w:ins>
              <w:sdt>
                <w:sdtPr>
                  <w:id w:val="1980323747"/>
                  <w:tag w:val="goog_rdk_1814"/>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97" w:date="2026-09-23T05:21:37Z">
                <w:del w:author="udhaya kumar" w:id="6" w:date="2026-09-24T06:40:29Z"/>
              </w:ins>
            </w:sdtContent>
          </w:sdt>
        </w:p>
      </w:sdtContent>
    </w:sdt>
    <w:sdt>
      <w:sdtPr>
        <w:id w:val="-487142814"/>
        <w:tag w:val="goog_rdk_1819"/>
      </w:sdtPr>
      <w:sdtContent>
        <w:p w:rsidR="00000000" w:rsidDel="00000000" w:rsidP="00000000" w:rsidRDefault="00000000" w:rsidRPr="00000000" w14:paraId="000001A3">
          <w:pPr>
            <w:numPr>
              <w:ilvl w:val="1"/>
              <w:numId w:val="5"/>
            </w:numPr>
            <w:ind w:left="502" w:hanging="360"/>
            <w:rPr>
              <w:ins w:author="Abinaya Saravanan" w:id="97" w:date="2026-09-23T05:21:37Z"/>
              <w:del w:author="udhaya kumar" w:id="6" w:date="2026-09-24T06:40:29Z"/>
            </w:rPr>
          </w:pPr>
          <w:sdt>
            <w:sdtPr>
              <w:id w:val="400245966"/>
              <w:tag w:val="goog_rdk_1816"/>
            </w:sdtPr>
            <w:sdtContent>
              <w:ins w:author="Abinaya Saravanan" w:id="97" w:date="2026-09-23T05:21:37Z">
                <w:sdt>
                  <w:sdtPr>
                    <w:id w:val="-732924141"/>
                    <w:tag w:val="goog_rdk_1817"/>
                  </w:sdtPr>
                  <w:sdtContent>
                    <w:del w:author="udhaya kumar" w:id="6" w:date="2026-09-24T06:40:29Z"/>
                  </w:sdtContent>
                </w:sdt>
              </w:ins>
              <w:sdt>
                <w:sdtPr>
                  <w:id w:val="1378987991"/>
                  <w:tag w:val="goog_rdk_1818"/>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97" w:date="2026-09-23T05:21:37Z">
                <w:del w:author="udhaya kumar" w:id="6" w:date="2026-09-24T06:40:29Z"/>
              </w:ins>
            </w:sdtContent>
          </w:sdt>
        </w:p>
      </w:sdtContent>
    </w:sdt>
    <w:sdt>
      <w:sdtPr>
        <w:id w:val="-444222681"/>
        <w:tag w:val="goog_rdk_1823"/>
      </w:sdtPr>
      <w:sdtContent>
        <w:p w:rsidR="00000000" w:rsidDel="00000000" w:rsidP="00000000" w:rsidRDefault="00000000" w:rsidRPr="00000000" w14:paraId="000001A4">
          <w:pPr>
            <w:numPr>
              <w:ilvl w:val="1"/>
              <w:numId w:val="5"/>
            </w:numPr>
            <w:ind w:left="502" w:hanging="360"/>
            <w:rPr>
              <w:ins w:author="Abinaya Saravanan" w:id="97" w:date="2026-09-23T05:21:37Z"/>
              <w:del w:author="udhaya kumar" w:id="6" w:date="2026-09-24T06:40:29Z"/>
            </w:rPr>
          </w:pPr>
          <w:sdt>
            <w:sdtPr>
              <w:id w:val="-1811483607"/>
              <w:tag w:val="goog_rdk_1820"/>
            </w:sdtPr>
            <w:sdtContent>
              <w:ins w:author="Abinaya Saravanan" w:id="97" w:date="2026-09-23T05:21:37Z">
                <w:sdt>
                  <w:sdtPr>
                    <w:id w:val="-403863043"/>
                    <w:tag w:val="goog_rdk_1821"/>
                  </w:sdtPr>
                  <w:sdtContent>
                    <w:del w:author="udhaya kumar" w:id="6" w:date="2026-09-24T06:40:29Z"/>
                  </w:sdtContent>
                </w:sdt>
              </w:ins>
              <w:sdt>
                <w:sdtPr>
                  <w:id w:val="1995763458"/>
                  <w:tag w:val="goog_rdk_1822"/>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97" w:date="2026-09-23T05:21:37Z">
                <w:del w:author="udhaya kumar" w:id="6" w:date="2026-09-24T06:40:29Z"/>
              </w:ins>
            </w:sdtContent>
          </w:sdt>
        </w:p>
      </w:sdtContent>
    </w:sdt>
    <w:sdt>
      <w:sdtPr>
        <w:id w:val="1206843318"/>
        <w:tag w:val="goog_rdk_1827"/>
      </w:sdtPr>
      <w:sdtContent>
        <w:p w:rsidR="00000000" w:rsidDel="00000000" w:rsidP="00000000" w:rsidRDefault="00000000" w:rsidRPr="00000000" w14:paraId="000001A5">
          <w:pPr>
            <w:numPr>
              <w:ilvl w:val="1"/>
              <w:numId w:val="5"/>
            </w:numPr>
            <w:ind w:left="502" w:hanging="360"/>
            <w:rPr>
              <w:ins w:author="Abinaya Saravanan" w:id="97" w:date="2026-09-23T05:21:37Z"/>
              <w:del w:author="udhaya kumar" w:id="6" w:date="2026-09-24T06:40:29Z"/>
            </w:rPr>
          </w:pPr>
          <w:sdt>
            <w:sdtPr>
              <w:id w:val="1671773251"/>
              <w:tag w:val="goog_rdk_1824"/>
            </w:sdtPr>
            <w:sdtContent>
              <w:ins w:author="Abinaya Saravanan" w:id="97" w:date="2026-09-23T05:21:37Z">
                <w:sdt>
                  <w:sdtPr>
                    <w:id w:val="-869439338"/>
                    <w:tag w:val="goog_rdk_1825"/>
                  </w:sdtPr>
                  <w:sdtContent>
                    <w:del w:author="udhaya kumar" w:id="6" w:date="2026-09-24T06:40:29Z"/>
                  </w:sdtContent>
                </w:sdt>
              </w:ins>
              <w:sdt>
                <w:sdtPr>
                  <w:id w:val="-510915937"/>
                  <w:tag w:val="goog_rdk_1826"/>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return response.text.strip()</w:delText>
                      </w:r>
                    </w:del>
                  </w:ins>
                </w:sdtContent>
              </w:sdt>
              <w:ins w:author="Abinaya Saravanan" w:id="97" w:date="2026-09-23T05:21:37Z">
                <w:del w:author="udhaya kumar" w:id="6" w:date="2026-09-24T06:40:29Z"/>
              </w:ins>
            </w:sdtContent>
          </w:sdt>
        </w:p>
      </w:sdtContent>
    </w:sdt>
    <w:sdt>
      <w:sdtPr>
        <w:id w:val="-815390476"/>
        <w:tag w:val="goog_rdk_1831"/>
      </w:sdtPr>
      <w:sdtContent>
        <w:p w:rsidR="00000000" w:rsidDel="00000000" w:rsidP="00000000" w:rsidRDefault="00000000" w:rsidRPr="00000000" w14:paraId="000001A6">
          <w:pPr>
            <w:numPr>
              <w:ilvl w:val="1"/>
              <w:numId w:val="5"/>
            </w:numPr>
            <w:ind w:left="502" w:hanging="360"/>
            <w:rPr>
              <w:ins w:author="Abinaya Saravanan" w:id="97" w:date="2026-09-23T05:21:37Z"/>
              <w:del w:author="udhaya kumar" w:id="6" w:date="2026-09-24T06:40:29Z"/>
            </w:rPr>
          </w:pPr>
          <w:sdt>
            <w:sdtPr>
              <w:id w:val="-571525213"/>
              <w:tag w:val="goog_rdk_1828"/>
            </w:sdtPr>
            <w:sdtContent>
              <w:ins w:author="Abinaya Saravanan" w:id="97" w:date="2026-09-23T05:21:37Z">
                <w:sdt>
                  <w:sdtPr>
                    <w:id w:val="496719461"/>
                    <w:tag w:val="goog_rdk_1829"/>
                  </w:sdtPr>
                  <w:sdtContent>
                    <w:del w:author="udhaya kumar" w:id="6" w:date="2026-09-24T06:40:29Z"/>
                  </w:sdtContent>
                </w:sdt>
              </w:ins>
              <w:sdt>
                <w:sdtPr>
                  <w:id w:val="-211645079"/>
                  <w:tag w:val="goog_rdk_1830"/>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except Exception as e:</w:delText>
                      </w:r>
                    </w:del>
                  </w:ins>
                </w:sdtContent>
              </w:sdt>
              <w:ins w:author="Abinaya Saravanan" w:id="97" w:date="2026-09-23T05:21:37Z">
                <w:del w:author="udhaya kumar" w:id="6" w:date="2026-09-24T06:40:29Z"/>
              </w:ins>
            </w:sdtContent>
          </w:sdt>
        </w:p>
      </w:sdtContent>
    </w:sdt>
    <w:sdt>
      <w:sdtPr>
        <w:id w:val="1263212746"/>
        <w:tag w:val="goog_rdk_1835"/>
      </w:sdtPr>
      <w:sdtContent>
        <w:p w:rsidR="00000000" w:rsidDel="00000000" w:rsidP="00000000" w:rsidRDefault="00000000" w:rsidRPr="00000000" w14:paraId="000001A7">
          <w:pPr>
            <w:numPr>
              <w:ilvl w:val="1"/>
              <w:numId w:val="5"/>
            </w:numPr>
            <w:ind w:left="502" w:hanging="360"/>
            <w:rPr>
              <w:ins w:author="Abinaya Saravanan" w:id="97" w:date="2026-09-23T05:21:37Z"/>
              <w:del w:author="udhaya kumar" w:id="6" w:date="2026-09-24T06:40:29Z"/>
            </w:rPr>
          </w:pPr>
          <w:sdt>
            <w:sdtPr>
              <w:id w:val="967143633"/>
              <w:tag w:val="goog_rdk_1832"/>
            </w:sdtPr>
            <w:sdtContent>
              <w:ins w:author="Abinaya Saravanan" w:id="97" w:date="2026-09-23T05:21:37Z">
                <w:sdt>
                  <w:sdtPr>
                    <w:id w:val="-1357378818"/>
                    <w:tag w:val="goog_rdk_1833"/>
                  </w:sdtPr>
                  <w:sdtContent>
                    <w:del w:author="udhaya kumar" w:id="6" w:date="2026-09-24T06:40:29Z"/>
                  </w:sdtContent>
                </w:sdt>
              </w:ins>
              <w:sdt>
                <w:sdtPr>
                  <w:id w:val="1184649196"/>
                  <w:tag w:val="goog_rdk_1834"/>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return f"Error in Summary: {e}"</w:delText>
                      </w:r>
                    </w:del>
                  </w:ins>
                </w:sdtContent>
              </w:sdt>
              <w:ins w:author="Abinaya Saravanan" w:id="97" w:date="2026-09-23T05:21:37Z">
                <w:del w:author="udhaya kumar" w:id="6" w:date="2026-09-24T06:40:29Z"/>
              </w:ins>
            </w:sdtContent>
          </w:sdt>
        </w:p>
      </w:sdtContent>
    </w:sdt>
    <w:sdt>
      <w:sdtPr>
        <w:id w:val="-1928918378"/>
        <w:tag w:val="goog_rdk_1839"/>
      </w:sdtPr>
      <w:sdtContent>
        <w:p w:rsidR="00000000" w:rsidDel="00000000" w:rsidP="00000000" w:rsidRDefault="00000000" w:rsidRPr="00000000" w14:paraId="000001A8">
          <w:pPr>
            <w:numPr>
              <w:ilvl w:val="1"/>
              <w:numId w:val="5"/>
            </w:numPr>
            <w:ind w:left="502" w:hanging="360"/>
            <w:rPr>
              <w:ins w:author="Abinaya Saravanan" w:id="97" w:date="2026-09-23T05:21:37Z"/>
              <w:del w:author="udhaya kumar" w:id="6" w:date="2026-09-24T06:40:29Z"/>
            </w:rPr>
          </w:pPr>
          <w:sdt>
            <w:sdtPr>
              <w:id w:val="966608439"/>
              <w:tag w:val="goog_rdk_1836"/>
            </w:sdtPr>
            <w:sdtContent>
              <w:ins w:author="Abinaya Saravanan" w:id="97" w:date="2026-09-23T05:21:37Z">
                <w:sdt>
                  <w:sdtPr>
                    <w:id w:val="-703079088"/>
                    <w:tag w:val="goog_rdk_1837"/>
                  </w:sdtPr>
                  <w:sdtContent>
                    <w:del w:author="udhaya kumar" w:id="6" w:date="2026-09-24T06:40:29Z"/>
                  </w:sdtContent>
                </w:sdt>
              </w:ins>
              <w:sdt>
                <w:sdtPr>
                  <w:id w:val="-1783026426"/>
                  <w:tag w:val="goog_rdk_1838"/>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97" w:date="2026-09-23T05:21:37Z">
                <w:del w:author="udhaya kumar" w:id="6" w:date="2026-09-24T06:40:29Z"/>
              </w:ins>
            </w:sdtContent>
          </w:sdt>
        </w:p>
      </w:sdtContent>
    </w:sdt>
    <w:sdt>
      <w:sdtPr>
        <w:id w:val="-711660826"/>
        <w:tag w:val="goog_rdk_1843"/>
      </w:sdtPr>
      <w:sdtContent>
        <w:p w:rsidR="00000000" w:rsidDel="00000000" w:rsidP="00000000" w:rsidRDefault="00000000" w:rsidRPr="00000000" w14:paraId="000001A9">
          <w:pPr>
            <w:numPr>
              <w:ilvl w:val="1"/>
              <w:numId w:val="5"/>
            </w:numPr>
            <w:ind w:left="502" w:hanging="360"/>
            <w:rPr>
              <w:ins w:author="Abinaya Saravanan" w:id="97" w:date="2026-09-23T05:21:37Z"/>
              <w:del w:author="udhaya kumar" w:id="6" w:date="2026-09-24T06:40:29Z"/>
            </w:rPr>
          </w:pPr>
          <w:sdt>
            <w:sdtPr>
              <w:id w:val="-1147924942"/>
              <w:tag w:val="goog_rdk_1840"/>
            </w:sdtPr>
            <w:sdtContent>
              <w:ins w:author="Abinaya Saravanan" w:id="97" w:date="2026-09-23T05:21:37Z">
                <w:sdt>
                  <w:sdtPr>
                    <w:id w:val="1465028725"/>
                    <w:tag w:val="goog_rdk_1841"/>
                  </w:sdtPr>
                  <w:sdtContent>
                    <w:del w:author="udhaya kumar" w:id="6" w:date="2026-09-24T06:40:29Z"/>
                  </w:sdtContent>
                </w:sdt>
              </w:ins>
              <w:sdt>
                <w:sdtPr>
                  <w:id w:val="-1171601377"/>
                  <w:tag w:val="goog_rdk_1842"/>
                </w:sdtPr>
                <w:sdtContent>
                  <w:ins w:author="Abinaya Saravanan" w:id="97" w:date="2026-09-23T05:21:37Z">
                    <w:del w:author="udhaya kumar" w:id="6" w:date="2026-09-24T06:40:29Z">
                      <w:r w:rsidDel="00000000" w:rsidR="00000000" w:rsidRPr="00000000">
                        <w:rPr>
                          <w:rtl w:val="0"/>
                        </w:rPr>
                      </w:r>
                    </w:del>
                  </w:ins>
                </w:sdtContent>
              </w:sdt>
              <w:ins w:author="Abinaya Saravanan" w:id="97" w:date="2026-09-23T05:21:37Z">
                <w:del w:author="udhaya kumar" w:id="6" w:date="2026-09-24T06:40:29Z"/>
              </w:ins>
            </w:sdtContent>
          </w:sdt>
        </w:p>
      </w:sdtContent>
    </w:sdt>
    <w:sdt>
      <w:sdtPr>
        <w:id w:val="-2126931802"/>
        <w:tag w:val="goog_rdk_1847"/>
      </w:sdtPr>
      <w:sdtContent>
        <w:p w:rsidR="00000000" w:rsidDel="00000000" w:rsidP="00000000" w:rsidRDefault="00000000" w:rsidRPr="00000000" w14:paraId="000001AA">
          <w:pPr>
            <w:numPr>
              <w:ilvl w:val="1"/>
              <w:numId w:val="5"/>
            </w:numPr>
            <w:ind w:left="502" w:hanging="360"/>
            <w:rPr>
              <w:ins w:author="Abinaya Saravanan" w:id="97" w:date="2026-09-23T05:21:37Z"/>
              <w:del w:author="udhaya kumar" w:id="6" w:date="2026-09-24T06:40:29Z"/>
            </w:rPr>
          </w:pPr>
          <w:sdt>
            <w:sdtPr>
              <w:id w:val="387028882"/>
              <w:tag w:val="goog_rdk_1844"/>
            </w:sdtPr>
            <w:sdtContent>
              <w:ins w:author="Abinaya Saravanan" w:id="97" w:date="2026-09-23T05:21:37Z">
                <w:sdt>
                  <w:sdtPr>
                    <w:id w:val="-620286783"/>
                    <w:tag w:val="goog_rdk_1845"/>
                  </w:sdtPr>
                  <w:sdtContent>
                    <w:del w:author="udhaya kumar" w:id="6" w:date="2026-09-24T06:40:29Z"/>
                  </w:sdtContent>
                </w:sdt>
              </w:ins>
              <w:sdt>
                <w:sdtPr>
                  <w:id w:val="1731372343"/>
                  <w:tag w:val="goog_rdk_1846"/>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97" w:date="2026-09-23T05:21:37Z">
                <w:del w:author="udhaya kumar" w:id="6" w:date="2026-09-24T06:40:29Z"/>
              </w:ins>
            </w:sdtContent>
          </w:sdt>
        </w:p>
      </w:sdtContent>
    </w:sdt>
    <w:sdt>
      <w:sdtPr>
        <w:id w:val="577486831"/>
        <w:tag w:val="goog_rdk_1851"/>
      </w:sdtPr>
      <w:sdtContent>
        <w:p w:rsidR="00000000" w:rsidDel="00000000" w:rsidP="00000000" w:rsidRDefault="00000000" w:rsidRPr="00000000" w14:paraId="000001AB">
          <w:pPr>
            <w:numPr>
              <w:ilvl w:val="1"/>
              <w:numId w:val="5"/>
            </w:numPr>
            <w:ind w:left="502" w:hanging="360"/>
            <w:rPr>
              <w:ins w:author="Abinaya Saravanan" w:id="97" w:date="2026-09-23T05:21:37Z"/>
              <w:del w:author="udhaya kumar" w:id="6" w:date="2026-09-24T06:40:29Z"/>
            </w:rPr>
          </w:pPr>
          <w:sdt>
            <w:sdtPr>
              <w:id w:val="833471619"/>
              <w:tag w:val="goog_rdk_1848"/>
            </w:sdtPr>
            <w:sdtContent>
              <w:ins w:author="Abinaya Saravanan" w:id="97" w:date="2026-09-23T05:21:37Z">
                <w:sdt>
                  <w:sdtPr>
                    <w:id w:val="-1104505349"/>
                    <w:tag w:val="goog_rdk_1849"/>
                  </w:sdtPr>
                  <w:sdtContent>
                    <w:del w:author="udhaya kumar" w:id="6" w:date="2026-09-24T06:40:29Z"/>
                  </w:sdtContent>
                </w:sdt>
              </w:ins>
              <w:sdt>
                <w:sdtPr>
                  <w:id w:val="72166114"/>
                  <w:tag w:val="goog_rdk_1850"/>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try:</w:delText>
                      </w:r>
                    </w:del>
                  </w:ins>
                </w:sdtContent>
              </w:sdt>
              <w:ins w:author="Abinaya Saravanan" w:id="97" w:date="2026-09-23T05:21:37Z">
                <w:del w:author="udhaya kumar" w:id="6" w:date="2026-09-24T06:40:29Z"/>
              </w:ins>
            </w:sdtContent>
          </w:sdt>
        </w:p>
      </w:sdtContent>
    </w:sdt>
    <w:sdt>
      <w:sdtPr>
        <w:id w:val="817097059"/>
        <w:tag w:val="goog_rdk_1855"/>
      </w:sdtPr>
      <w:sdtContent>
        <w:p w:rsidR="00000000" w:rsidDel="00000000" w:rsidP="00000000" w:rsidRDefault="00000000" w:rsidRPr="00000000" w14:paraId="000001AC">
          <w:pPr>
            <w:numPr>
              <w:ilvl w:val="1"/>
              <w:numId w:val="5"/>
            </w:numPr>
            <w:ind w:left="502" w:hanging="360"/>
            <w:rPr>
              <w:ins w:author="Abinaya Saravanan" w:id="97" w:date="2026-09-23T05:21:37Z"/>
              <w:del w:author="udhaya kumar" w:id="6" w:date="2026-09-24T06:40:29Z"/>
            </w:rPr>
          </w:pPr>
          <w:sdt>
            <w:sdtPr>
              <w:id w:val="-477932571"/>
              <w:tag w:val="goog_rdk_1852"/>
            </w:sdtPr>
            <w:sdtContent>
              <w:ins w:author="Abinaya Saravanan" w:id="97" w:date="2026-09-23T05:21:37Z">
                <w:sdt>
                  <w:sdtPr>
                    <w:id w:val="567788852"/>
                    <w:tag w:val="goog_rdk_1853"/>
                  </w:sdtPr>
                  <w:sdtContent>
                    <w:del w:author="udhaya kumar" w:id="6" w:date="2026-09-24T06:40:29Z"/>
                  </w:sdtContent>
                </w:sdt>
              </w:ins>
              <w:sdt>
                <w:sdtPr>
                  <w:id w:val="-116895354"/>
                  <w:tag w:val="goog_rdk_1854"/>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97" w:date="2026-09-23T05:21:37Z">
                <w:del w:author="udhaya kumar" w:id="6" w:date="2026-09-24T06:40:29Z"/>
              </w:ins>
            </w:sdtContent>
          </w:sdt>
        </w:p>
      </w:sdtContent>
    </w:sdt>
    <w:sdt>
      <w:sdtPr>
        <w:id w:val="-845060547"/>
        <w:tag w:val="goog_rdk_1859"/>
      </w:sdtPr>
      <w:sdtContent>
        <w:p w:rsidR="00000000" w:rsidDel="00000000" w:rsidP="00000000" w:rsidRDefault="00000000" w:rsidRPr="00000000" w14:paraId="000001AD">
          <w:pPr>
            <w:numPr>
              <w:ilvl w:val="1"/>
              <w:numId w:val="5"/>
            </w:numPr>
            <w:ind w:left="502" w:hanging="360"/>
            <w:rPr>
              <w:ins w:author="Abinaya Saravanan" w:id="97" w:date="2026-09-23T05:21:37Z"/>
              <w:del w:author="udhaya kumar" w:id="6" w:date="2026-09-24T06:40:29Z"/>
            </w:rPr>
          </w:pPr>
          <w:sdt>
            <w:sdtPr>
              <w:id w:val="373039892"/>
              <w:tag w:val="goog_rdk_1856"/>
            </w:sdtPr>
            <w:sdtContent>
              <w:ins w:author="Abinaya Saravanan" w:id="97" w:date="2026-09-23T05:21:37Z">
                <w:sdt>
                  <w:sdtPr>
                    <w:id w:val="-1704667404"/>
                    <w:tag w:val="goog_rdk_1857"/>
                  </w:sdtPr>
                  <w:sdtContent>
                    <w:del w:author="udhaya kumar" w:id="6" w:date="2026-09-24T06:40:29Z"/>
                  </w:sdtContent>
                </w:sdt>
              </w:ins>
              <w:sdt>
                <w:sdtPr>
                  <w:id w:val="-1146417156"/>
                  <w:tag w:val="goog_rdk_1858"/>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97" w:date="2026-09-23T05:21:37Z">
                <w:del w:author="udhaya kumar" w:id="6" w:date="2026-09-24T06:40:29Z"/>
              </w:ins>
            </w:sdtContent>
          </w:sdt>
        </w:p>
      </w:sdtContent>
    </w:sdt>
    <w:sdt>
      <w:sdtPr>
        <w:id w:val="1930493923"/>
        <w:tag w:val="goog_rdk_1863"/>
      </w:sdtPr>
      <w:sdtContent>
        <w:p w:rsidR="00000000" w:rsidDel="00000000" w:rsidP="00000000" w:rsidRDefault="00000000" w:rsidRPr="00000000" w14:paraId="000001AE">
          <w:pPr>
            <w:numPr>
              <w:ilvl w:val="1"/>
              <w:numId w:val="5"/>
            </w:numPr>
            <w:ind w:left="502" w:hanging="360"/>
            <w:rPr>
              <w:ins w:author="Abinaya Saravanan" w:id="97" w:date="2026-09-23T05:21:37Z"/>
              <w:del w:author="udhaya kumar" w:id="6" w:date="2026-09-24T06:40:29Z"/>
            </w:rPr>
          </w:pPr>
          <w:sdt>
            <w:sdtPr>
              <w:id w:val="-1691258020"/>
              <w:tag w:val="goog_rdk_1860"/>
            </w:sdtPr>
            <w:sdtContent>
              <w:ins w:author="Abinaya Saravanan" w:id="97" w:date="2026-09-23T05:21:37Z">
                <w:sdt>
                  <w:sdtPr>
                    <w:id w:val="1440241181"/>
                    <w:tag w:val="goog_rdk_1861"/>
                  </w:sdtPr>
                  <w:sdtContent>
                    <w:del w:author="udhaya kumar" w:id="6" w:date="2026-09-24T06:40:29Z"/>
                  </w:sdtContent>
                </w:sdt>
              </w:ins>
              <w:sdt>
                <w:sdtPr>
                  <w:id w:val="-255537431"/>
                  <w:tag w:val="goog_rdk_1862"/>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97" w:date="2026-09-23T05:21:37Z">
                <w:del w:author="udhaya kumar" w:id="6" w:date="2026-09-24T06:40:29Z"/>
              </w:ins>
            </w:sdtContent>
          </w:sdt>
        </w:p>
      </w:sdtContent>
    </w:sdt>
    <w:sdt>
      <w:sdtPr>
        <w:id w:val="422485240"/>
        <w:tag w:val="goog_rdk_1867"/>
      </w:sdtPr>
      <w:sdtContent>
        <w:p w:rsidR="00000000" w:rsidDel="00000000" w:rsidP="00000000" w:rsidRDefault="00000000" w:rsidRPr="00000000" w14:paraId="000001AF">
          <w:pPr>
            <w:numPr>
              <w:ilvl w:val="1"/>
              <w:numId w:val="5"/>
            </w:numPr>
            <w:ind w:left="502" w:hanging="360"/>
            <w:rPr>
              <w:ins w:author="Abinaya Saravanan" w:id="97" w:date="2026-09-23T05:21:37Z"/>
              <w:del w:author="udhaya kumar" w:id="6" w:date="2026-09-24T06:40:29Z"/>
            </w:rPr>
          </w:pPr>
          <w:sdt>
            <w:sdtPr>
              <w:id w:val="1037369451"/>
              <w:tag w:val="goog_rdk_1864"/>
            </w:sdtPr>
            <w:sdtContent>
              <w:ins w:author="Abinaya Saravanan" w:id="97" w:date="2026-09-23T05:21:37Z">
                <w:sdt>
                  <w:sdtPr>
                    <w:id w:val="-329354459"/>
                    <w:tag w:val="goog_rdk_1865"/>
                  </w:sdtPr>
                  <w:sdtContent>
                    <w:del w:author="udhaya kumar" w:id="6" w:date="2026-09-24T06:40:29Z"/>
                  </w:sdtContent>
                </w:sdt>
              </w:ins>
              <w:sdt>
                <w:sdtPr>
                  <w:id w:val="467300912"/>
                  <w:tag w:val="goog_rdk_1866"/>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return response.text.strip()</w:delText>
                      </w:r>
                    </w:del>
                  </w:ins>
                </w:sdtContent>
              </w:sdt>
              <w:ins w:author="Abinaya Saravanan" w:id="97" w:date="2026-09-23T05:21:37Z">
                <w:del w:author="udhaya kumar" w:id="6" w:date="2026-09-24T06:40:29Z"/>
              </w:ins>
            </w:sdtContent>
          </w:sdt>
        </w:p>
      </w:sdtContent>
    </w:sdt>
    <w:sdt>
      <w:sdtPr>
        <w:id w:val="705904943"/>
        <w:tag w:val="goog_rdk_1871"/>
      </w:sdtPr>
      <w:sdtContent>
        <w:p w:rsidR="00000000" w:rsidDel="00000000" w:rsidP="00000000" w:rsidRDefault="00000000" w:rsidRPr="00000000" w14:paraId="000001B0">
          <w:pPr>
            <w:numPr>
              <w:ilvl w:val="1"/>
              <w:numId w:val="5"/>
            </w:numPr>
            <w:ind w:left="502" w:hanging="360"/>
            <w:rPr>
              <w:ins w:author="Abinaya Saravanan" w:id="97" w:date="2026-09-23T05:21:37Z"/>
              <w:del w:author="udhaya kumar" w:id="6" w:date="2026-09-24T06:40:29Z"/>
            </w:rPr>
          </w:pPr>
          <w:sdt>
            <w:sdtPr>
              <w:id w:val="389935502"/>
              <w:tag w:val="goog_rdk_1868"/>
            </w:sdtPr>
            <w:sdtContent>
              <w:ins w:author="Abinaya Saravanan" w:id="97" w:date="2026-09-23T05:21:37Z">
                <w:sdt>
                  <w:sdtPr>
                    <w:id w:val="-418509445"/>
                    <w:tag w:val="goog_rdk_1869"/>
                  </w:sdtPr>
                  <w:sdtContent>
                    <w:del w:author="udhaya kumar" w:id="6" w:date="2026-09-24T06:40:29Z"/>
                  </w:sdtContent>
                </w:sdt>
              </w:ins>
              <w:sdt>
                <w:sdtPr>
                  <w:id w:val="-1926184555"/>
                  <w:tag w:val="goog_rdk_1870"/>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except Exception as e:</w:delText>
                      </w:r>
                    </w:del>
                  </w:ins>
                </w:sdtContent>
              </w:sdt>
              <w:ins w:author="Abinaya Saravanan" w:id="97" w:date="2026-09-23T05:21:37Z">
                <w:del w:author="udhaya kumar" w:id="6" w:date="2026-09-24T06:40:29Z"/>
              </w:ins>
            </w:sdtContent>
          </w:sdt>
        </w:p>
      </w:sdtContent>
    </w:sdt>
    <w:sdt>
      <w:sdtPr>
        <w:id w:val="2061834749"/>
        <w:tag w:val="goog_rdk_1875"/>
      </w:sdtPr>
      <w:sdtContent>
        <w:p w:rsidR="00000000" w:rsidDel="00000000" w:rsidP="00000000" w:rsidRDefault="00000000" w:rsidRPr="00000000" w14:paraId="000001B1">
          <w:pPr>
            <w:numPr>
              <w:ilvl w:val="1"/>
              <w:numId w:val="5"/>
            </w:numPr>
            <w:ind w:left="502" w:hanging="360"/>
            <w:rPr>
              <w:ins w:author="Abinaya Saravanan" w:id="97" w:date="2026-09-23T05:21:37Z"/>
              <w:del w:author="udhaya kumar" w:id="6" w:date="2026-09-24T06:40:29Z"/>
            </w:rPr>
          </w:pPr>
          <w:sdt>
            <w:sdtPr>
              <w:id w:val="-1433996087"/>
              <w:tag w:val="goog_rdk_1872"/>
            </w:sdtPr>
            <w:sdtContent>
              <w:ins w:author="Abinaya Saravanan" w:id="97" w:date="2026-09-23T05:21:37Z">
                <w:sdt>
                  <w:sdtPr>
                    <w:id w:val="-402013040"/>
                    <w:tag w:val="goog_rdk_1873"/>
                  </w:sdtPr>
                  <w:sdtContent>
                    <w:del w:author="udhaya kumar" w:id="6" w:date="2026-09-24T06:40:29Z"/>
                  </w:sdtContent>
                </w:sdt>
              </w:ins>
              <w:sdt>
                <w:sdtPr>
                  <w:id w:val="-295027000"/>
                  <w:tag w:val="goog_rdk_1874"/>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return f"Error in Summary: {e}"</w:delText>
                      </w:r>
                    </w:del>
                  </w:ins>
                </w:sdtContent>
              </w:sdt>
              <w:ins w:author="Abinaya Saravanan" w:id="97" w:date="2026-09-23T05:21:37Z">
                <w:del w:author="udhaya kumar" w:id="6" w:date="2026-09-24T06:40:29Z"/>
              </w:ins>
            </w:sdtContent>
          </w:sdt>
        </w:p>
      </w:sdtContent>
    </w:sdt>
    <w:sdt>
      <w:sdtPr>
        <w:id w:val="959414451"/>
        <w:tag w:val="goog_rdk_1879"/>
      </w:sdtPr>
      <w:sdtContent>
        <w:p w:rsidR="00000000" w:rsidDel="00000000" w:rsidP="00000000" w:rsidRDefault="00000000" w:rsidRPr="00000000" w14:paraId="000001B2">
          <w:pPr>
            <w:numPr>
              <w:ilvl w:val="1"/>
              <w:numId w:val="5"/>
            </w:numPr>
            <w:ind w:left="502" w:hanging="360"/>
            <w:rPr>
              <w:ins w:author="Abinaya Saravanan" w:id="97" w:date="2026-09-23T05:21:37Z"/>
              <w:del w:author="udhaya kumar" w:id="6" w:date="2026-09-24T06:40:29Z"/>
            </w:rPr>
          </w:pPr>
          <w:sdt>
            <w:sdtPr>
              <w:id w:val="803802506"/>
              <w:tag w:val="goog_rdk_1876"/>
            </w:sdtPr>
            <w:sdtContent>
              <w:ins w:author="Abinaya Saravanan" w:id="97" w:date="2026-09-23T05:21:37Z">
                <w:sdt>
                  <w:sdtPr>
                    <w:id w:val="-183405830"/>
                    <w:tag w:val="goog_rdk_1877"/>
                  </w:sdtPr>
                  <w:sdtContent>
                    <w:del w:author="udhaya kumar" w:id="6" w:date="2026-09-24T06:40:29Z"/>
                  </w:sdtContent>
                </w:sdt>
              </w:ins>
              <w:sdt>
                <w:sdtPr>
                  <w:id w:val="-1416580791"/>
                  <w:tag w:val="goog_rdk_1878"/>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97" w:date="2026-09-23T05:21:37Z">
                <w:del w:author="udhaya kumar" w:id="6" w:date="2026-09-24T06:40:29Z"/>
              </w:ins>
            </w:sdtContent>
          </w:sdt>
        </w:p>
      </w:sdtContent>
    </w:sdt>
    <w:sdt>
      <w:sdtPr>
        <w:id w:val="-318431561"/>
        <w:tag w:val="goog_rdk_1883"/>
      </w:sdtPr>
      <w:sdtContent>
        <w:p w:rsidR="00000000" w:rsidDel="00000000" w:rsidP="00000000" w:rsidRDefault="00000000" w:rsidRPr="00000000" w14:paraId="000001B3">
          <w:pPr>
            <w:numPr>
              <w:ilvl w:val="1"/>
              <w:numId w:val="5"/>
            </w:numPr>
            <w:ind w:left="502" w:hanging="360"/>
            <w:rPr>
              <w:ins w:author="Abinaya Saravanan" w:id="97" w:date="2026-09-23T05:21:37Z"/>
              <w:del w:author="udhaya kumar" w:id="6" w:date="2026-09-24T06:40:29Z"/>
            </w:rPr>
          </w:pPr>
          <w:sdt>
            <w:sdtPr>
              <w:id w:val="-1838619776"/>
              <w:tag w:val="goog_rdk_1880"/>
            </w:sdtPr>
            <w:sdtContent>
              <w:ins w:author="Abinaya Saravanan" w:id="97" w:date="2026-09-23T05:21:37Z">
                <w:sdt>
                  <w:sdtPr>
                    <w:id w:val="-785595122"/>
                    <w:tag w:val="goog_rdk_1881"/>
                  </w:sdtPr>
                  <w:sdtContent>
                    <w:del w:author="udhaya kumar" w:id="6" w:date="2026-09-24T06:40:29Z"/>
                  </w:sdtContent>
                </w:sdt>
              </w:ins>
              <w:sdt>
                <w:sdtPr>
                  <w:id w:val="1618016636"/>
                  <w:tag w:val="goog_rdk_1882"/>
                </w:sdtPr>
                <w:sdtContent>
                  <w:ins w:author="Abinaya Saravanan" w:id="97" w:date="2026-09-23T05:21:37Z">
                    <w:del w:author="udhaya kumar" w:id="6" w:date="2026-09-24T06:40:29Z">
                      <w:r w:rsidDel="00000000" w:rsidR="00000000" w:rsidRPr="00000000">
                        <w:rPr>
                          <w:rtl w:val="0"/>
                        </w:rPr>
                      </w:r>
                    </w:del>
                  </w:ins>
                </w:sdtContent>
              </w:sdt>
              <w:ins w:author="Abinaya Saravanan" w:id="97" w:date="2026-09-23T05:21:37Z">
                <w:del w:author="udhaya kumar" w:id="6" w:date="2026-09-24T06:40:29Z"/>
              </w:ins>
            </w:sdtContent>
          </w:sdt>
        </w:p>
      </w:sdtContent>
    </w:sdt>
    <w:sdt>
      <w:sdtPr>
        <w:id w:val="799449001"/>
        <w:tag w:val="goog_rdk_1887"/>
      </w:sdtPr>
      <w:sdtContent>
        <w:p w:rsidR="00000000" w:rsidDel="00000000" w:rsidP="00000000" w:rsidRDefault="00000000" w:rsidRPr="00000000" w14:paraId="000001B4">
          <w:pPr>
            <w:numPr>
              <w:ilvl w:val="1"/>
              <w:numId w:val="5"/>
            </w:numPr>
            <w:ind w:left="502" w:hanging="360"/>
            <w:rPr>
              <w:ins w:author="Abinaya Saravanan" w:id="97" w:date="2026-09-23T05:21:37Z"/>
              <w:del w:author="udhaya kumar" w:id="6" w:date="2026-09-24T06:40:29Z"/>
            </w:rPr>
          </w:pPr>
          <w:sdt>
            <w:sdtPr>
              <w:id w:val="-1312645939"/>
              <w:tag w:val="goog_rdk_1884"/>
            </w:sdtPr>
            <w:sdtContent>
              <w:ins w:author="Abinaya Saravanan" w:id="97" w:date="2026-09-23T05:21:37Z">
                <w:sdt>
                  <w:sdtPr>
                    <w:id w:val="1568134959"/>
                    <w:tag w:val="goog_rdk_1885"/>
                  </w:sdtPr>
                  <w:sdtContent>
                    <w:del w:author="udhaya kumar" w:id="6" w:date="2026-09-24T06:40:29Z"/>
                  </w:sdtContent>
                </w:sdt>
              </w:ins>
              <w:sdt>
                <w:sdtPr>
                  <w:id w:val="-550899394"/>
                  <w:tag w:val="goog_rdk_1886"/>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97" w:date="2026-09-23T05:21:37Z">
                <w:del w:author="udhaya kumar" w:id="6" w:date="2026-09-24T06:40:29Z"/>
              </w:ins>
            </w:sdtContent>
          </w:sdt>
        </w:p>
      </w:sdtContent>
    </w:sdt>
    <w:sdt>
      <w:sdtPr>
        <w:id w:val="-1055089003"/>
        <w:tag w:val="goog_rdk_1891"/>
      </w:sdtPr>
      <w:sdtContent>
        <w:p w:rsidR="00000000" w:rsidDel="00000000" w:rsidP="00000000" w:rsidRDefault="00000000" w:rsidRPr="00000000" w14:paraId="000001B5">
          <w:pPr>
            <w:numPr>
              <w:ilvl w:val="1"/>
              <w:numId w:val="5"/>
            </w:numPr>
            <w:ind w:left="502" w:hanging="360"/>
            <w:rPr>
              <w:ins w:author="Abinaya Saravanan" w:id="97" w:date="2026-09-23T05:21:37Z"/>
              <w:del w:author="udhaya kumar" w:id="6" w:date="2026-09-24T06:40:29Z"/>
            </w:rPr>
          </w:pPr>
          <w:sdt>
            <w:sdtPr>
              <w:id w:val="876778400"/>
              <w:tag w:val="goog_rdk_1888"/>
            </w:sdtPr>
            <w:sdtContent>
              <w:ins w:author="Abinaya Saravanan" w:id="97" w:date="2026-09-23T05:21:37Z">
                <w:sdt>
                  <w:sdtPr>
                    <w:id w:val="1518797583"/>
                    <w:tag w:val="goog_rdk_1889"/>
                  </w:sdtPr>
                  <w:sdtContent>
                    <w:del w:author="udhaya kumar" w:id="6" w:date="2026-09-24T06:40:29Z"/>
                  </w:sdtContent>
                </w:sdt>
              </w:ins>
              <w:sdt>
                <w:sdtPr>
                  <w:id w:val="-1800049818"/>
                  <w:tag w:val="goog_rdk_1890"/>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try:</w:delText>
                      </w:r>
                    </w:del>
                  </w:ins>
                </w:sdtContent>
              </w:sdt>
              <w:ins w:author="Abinaya Saravanan" w:id="97" w:date="2026-09-23T05:21:37Z">
                <w:del w:author="udhaya kumar" w:id="6" w:date="2026-09-24T06:40:29Z"/>
              </w:ins>
            </w:sdtContent>
          </w:sdt>
        </w:p>
      </w:sdtContent>
    </w:sdt>
    <w:sdt>
      <w:sdtPr>
        <w:id w:val="666089721"/>
        <w:tag w:val="goog_rdk_1895"/>
      </w:sdtPr>
      <w:sdtContent>
        <w:p w:rsidR="00000000" w:rsidDel="00000000" w:rsidP="00000000" w:rsidRDefault="00000000" w:rsidRPr="00000000" w14:paraId="000001B6">
          <w:pPr>
            <w:numPr>
              <w:ilvl w:val="1"/>
              <w:numId w:val="5"/>
            </w:numPr>
            <w:ind w:left="502" w:hanging="360"/>
            <w:rPr>
              <w:ins w:author="Abinaya Saravanan" w:id="97" w:date="2026-09-23T05:21:37Z"/>
              <w:del w:author="udhaya kumar" w:id="6" w:date="2026-09-24T06:40:29Z"/>
            </w:rPr>
          </w:pPr>
          <w:sdt>
            <w:sdtPr>
              <w:id w:val="-1566086221"/>
              <w:tag w:val="goog_rdk_1892"/>
            </w:sdtPr>
            <w:sdtContent>
              <w:ins w:author="Abinaya Saravanan" w:id="97" w:date="2026-09-23T05:21:37Z">
                <w:sdt>
                  <w:sdtPr>
                    <w:id w:val="2106544029"/>
                    <w:tag w:val="goog_rdk_1893"/>
                  </w:sdtPr>
                  <w:sdtContent>
                    <w:del w:author="udhaya kumar" w:id="6" w:date="2026-09-24T06:40:29Z"/>
                  </w:sdtContent>
                </w:sdt>
              </w:ins>
              <w:sdt>
                <w:sdtPr>
                  <w:id w:val="1329895801"/>
                  <w:tag w:val="goog_rdk_1894"/>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97" w:date="2026-09-23T05:21:37Z">
                <w:del w:author="udhaya kumar" w:id="6" w:date="2026-09-24T06:40:29Z"/>
              </w:ins>
            </w:sdtContent>
          </w:sdt>
        </w:p>
      </w:sdtContent>
    </w:sdt>
    <w:sdt>
      <w:sdtPr>
        <w:id w:val="-791284863"/>
        <w:tag w:val="goog_rdk_1899"/>
      </w:sdtPr>
      <w:sdtContent>
        <w:p w:rsidR="00000000" w:rsidDel="00000000" w:rsidP="00000000" w:rsidRDefault="00000000" w:rsidRPr="00000000" w14:paraId="000001B7">
          <w:pPr>
            <w:numPr>
              <w:ilvl w:val="1"/>
              <w:numId w:val="5"/>
            </w:numPr>
            <w:ind w:left="502" w:hanging="360"/>
            <w:rPr>
              <w:ins w:author="Abinaya Saravanan" w:id="97" w:date="2026-09-23T05:21:37Z"/>
              <w:del w:author="udhaya kumar" w:id="6" w:date="2026-09-24T06:40:29Z"/>
            </w:rPr>
          </w:pPr>
          <w:sdt>
            <w:sdtPr>
              <w:id w:val="1061444305"/>
              <w:tag w:val="goog_rdk_1896"/>
            </w:sdtPr>
            <w:sdtContent>
              <w:ins w:author="Abinaya Saravanan" w:id="97" w:date="2026-09-23T05:21:37Z">
                <w:sdt>
                  <w:sdtPr>
                    <w:id w:val="-322623648"/>
                    <w:tag w:val="goog_rdk_1897"/>
                  </w:sdtPr>
                  <w:sdtContent>
                    <w:del w:author="udhaya kumar" w:id="6" w:date="2026-09-24T06:40:29Z"/>
                  </w:sdtContent>
                </w:sdt>
              </w:ins>
              <w:sdt>
                <w:sdtPr>
                  <w:id w:val="1355245179"/>
                  <w:tag w:val="goog_rdk_1898"/>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97" w:date="2026-09-23T05:21:37Z">
                <w:del w:author="udhaya kumar" w:id="6" w:date="2026-09-24T06:40:29Z"/>
              </w:ins>
            </w:sdtContent>
          </w:sdt>
        </w:p>
      </w:sdtContent>
    </w:sdt>
    <w:sdt>
      <w:sdtPr>
        <w:id w:val="-980099269"/>
        <w:tag w:val="goog_rdk_1903"/>
      </w:sdtPr>
      <w:sdtContent>
        <w:p w:rsidR="00000000" w:rsidDel="00000000" w:rsidP="00000000" w:rsidRDefault="00000000" w:rsidRPr="00000000" w14:paraId="000001B8">
          <w:pPr>
            <w:numPr>
              <w:ilvl w:val="1"/>
              <w:numId w:val="5"/>
            </w:numPr>
            <w:ind w:left="502" w:hanging="360"/>
            <w:rPr>
              <w:ins w:author="Abinaya Saravanan" w:id="97" w:date="2026-09-23T05:21:37Z"/>
              <w:del w:author="udhaya kumar" w:id="6" w:date="2026-09-24T06:40:29Z"/>
            </w:rPr>
          </w:pPr>
          <w:sdt>
            <w:sdtPr>
              <w:id w:val="1772138139"/>
              <w:tag w:val="goog_rdk_1900"/>
            </w:sdtPr>
            <w:sdtContent>
              <w:ins w:author="Abinaya Saravanan" w:id="97" w:date="2026-09-23T05:21:37Z">
                <w:sdt>
                  <w:sdtPr>
                    <w:id w:val="-680311170"/>
                    <w:tag w:val="goog_rdk_1901"/>
                  </w:sdtPr>
                  <w:sdtContent>
                    <w:del w:author="udhaya kumar" w:id="6" w:date="2026-09-24T06:40:29Z"/>
                  </w:sdtContent>
                </w:sdt>
              </w:ins>
              <w:sdt>
                <w:sdtPr>
                  <w:id w:val="1243648495"/>
                  <w:tag w:val="goog_rdk_1902"/>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97" w:date="2026-09-23T05:21:37Z">
                <w:del w:author="udhaya kumar" w:id="6" w:date="2026-09-24T06:40:29Z"/>
              </w:ins>
            </w:sdtContent>
          </w:sdt>
        </w:p>
      </w:sdtContent>
    </w:sdt>
    <w:sdt>
      <w:sdtPr>
        <w:id w:val="-593746787"/>
        <w:tag w:val="goog_rdk_1907"/>
      </w:sdtPr>
      <w:sdtContent>
        <w:p w:rsidR="00000000" w:rsidDel="00000000" w:rsidP="00000000" w:rsidRDefault="00000000" w:rsidRPr="00000000" w14:paraId="000001B9">
          <w:pPr>
            <w:numPr>
              <w:ilvl w:val="1"/>
              <w:numId w:val="5"/>
            </w:numPr>
            <w:ind w:left="502" w:hanging="360"/>
            <w:rPr>
              <w:ins w:author="Abinaya Saravanan" w:id="97" w:date="2026-09-23T05:21:37Z"/>
              <w:del w:author="udhaya kumar" w:id="6" w:date="2026-09-24T06:40:29Z"/>
            </w:rPr>
          </w:pPr>
          <w:sdt>
            <w:sdtPr>
              <w:id w:val="-721168892"/>
              <w:tag w:val="goog_rdk_1904"/>
            </w:sdtPr>
            <w:sdtContent>
              <w:ins w:author="Abinaya Saravanan" w:id="97" w:date="2026-09-23T05:21:37Z">
                <w:sdt>
                  <w:sdtPr>
                    <w:id w:val="-429388985"/>
                    <w:tag w:val="goog_rdk_1905"/>
                  </w:sdtPr>
                  <w:sdtContent>
                    <w:del w:author="udhaya kumar" w:id="6" w:date="2026-09-24T06:40:29Z"/>
                  </w:sdtContent>
                </w:sdt>
              </w:ins>
              <w:sdt>
                <w:sdtPr>
                  <w:id w:val="1235129921"/>
                  <w:tag w:val="goog_rdk_1906"/>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return response.text.strip()</w:delText>
                      </w:r>
                    </w:del>
                  </w:ins>
                </w:sdtContent>
              </w:sdt>
              <w:ins w:author="Abinaya Saravanan" w:id="97" w:date="2026-09-23T05:21:37Z">
                <w:del w:author="udhaya kumar" w:id="6" w:date="2026-09-24T06:40:29Z"/>
              </w:ins>
            </w:sdtContent>
          </w:sdt>
        </w:p>
      </w:sdtContent>
    </w:sdt>
    <w:sdt>
      <w:sdtPr>
        <w:id w:val="24406715"/>
        <w:tag w:val="goog_rdk_1911"/>
      </w:sdtPr>
      <w:sdtContent>
        <w:p w:rsidR="00000000" w:rsidDel="00000000" w:rsidP="00000000" w:rsidRDefault="00000000" w:rsidRPr="00000000" w14:paraId="000001BA">
          <w:pPr>
            <w:numPr>
              <w:ilvl w:val="1"/>
              <w:numId w:val="5"/>
            </w:numPr>
            <w:ind w:left="502" w:hanging="360"/>
            <w:rPr>
              <w:ins w:author="Abinaya Saravanan" w:id="97" w:date="2026-09-23T05:21:37Z"/>
              <w:del w:author="udhaya kumar" w:id="6" w:date="2026-09-24T06:40:29Z"/>
            </w:rPr>
          </w:pPr>
          <w:sdt>
            <w:sdtPr>
              <w:id w:val="452691100"/>
              <w:tag w:val="goog_rdk_1908"/>
            </w:sdtPr>
            <w:sdtContent>
              <w:ins w:author="Abinaya Saravanan" w:id="97" w:date="2026-09-23T05:21:37Z">
                <w:sdt>
                  <w:sdtPr>
                    <w:id w:val="-1027631789"/>
                    <w:tag w:val="goog_rdk_1909"/>
                  </w:sdtPr>
                  <w:sdtContent>
                    <w:del w:author="udhaya kumar" w:id="6" w:date="2026-09-24T06:40:29Z"/>
                  </w:sdtContent>
                </w:sdt>
              </w:ins>
              <w:sdt>
                <w:sdtPr>
                  <w:id w:val="-845960663"/>
                  <w:tag w:val="goog_rdk_1910"/>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except Exception as e:</w:delText>
                      </w:r>
                    </w:del>
                  </w:ins>
                </w:sdtContent>
              </w:sdt>
              <w:ins w:author="Abinaya Saravanan" w:id="97" w:date="2026-09-23T05:21:37Z">
                <w:del w:author="udhaya kumar" w:id="6" w:date="2026-09-24T06:40:29Z"/>
              </w:ins>
            </w:sdtContent>
          </w:sdt>
        </w:p>
      </w:sdtContent>
    </w:sdt>
    <w:sdt>
      <w:sdtPr>
        <w:id w:val="-1271219536"/>
        <w:tag w:val="goog_rdk_1915"/>
      </w:sdtPr>
      <w:sdtContent>
        <w:p w:rsidR="00000000" w:rsidDel="00000000" w:rsidP="00000000" w:rsidRDefault="00000000" w:rsidRPr="00000000" w14:paraId="000001BB">
          <w:pPr>
            <w:numPr>
              <w:ilvl w:val="1"/>
              <w:numId w:val="5"/>
            </w:numPr>
            <w:ind w:left="502" w:hanging="360"/>
            <w:rPr>
              <w:ins w:author="Abinaya Saravanan" w:id="97" w:date="2026-09-23T05:21:37Z"/>
              <w:del w:author="udhaya kumar" w:id="6" w:date="2026-09-24T06:40:29Z"/>
            </w:rPr>
          </w:pPr>
          <w:sdt>
            <w:sdtPr>
              <w:id w:val="-2026655117"/>
              <w:tag w:val="goog_rdk_1912"/>
            </w:sdtPr>
            <w:sdtContent>
              <w:ins w:author="Abinaya Saravanan" w:id="97" w:date="2026-09-23T05:21:37Z">
                <w:sdt>
                  <w:sdtPr>
                    <w:id w:val="1778736497"/>
                    <w:tag w:val="goog_rdk_1913"/>
                  </w:sdtPr>
                  <w:sdtContent>
                    <w:del w:author="udhaya kumar" w:id="6" w:date="2026-09-24T06:40:29Z"/>
                  </w:sdtContent>
                </w:sdt>
              </w:ins>
              <w:sdt>
                <w:sdtPr>
                  <w:id w:val="1385521619"/>
                  <w:tag w:val="goog_rdk_1914"/>
                </w:sdtPr>
                <w:sdtContent>
                  <w:ins w:author="Abinaya Saravanan" w:id="97" w:date="2026-09-23T05:21:37Z">
                    <w:del w:author="udhaya kumar" w:id="6" w:date="2026-09-24T06:40:29Z">
                      <w:r w:rsidDel="00000000" w:rsidR="00000000" w:rsidRPr="00000000">
                        <w:rPr>
                          <w:rtl w:val="0"/>
                          <w:rPrChange w:author="Abinaya Saravanan" w:id="98" w:date="2026-09-23T05:21:37Z">
                            <w:rPr>
                              <w:rFonts w:ascii="Cambria" w:cs="Cambria" w:eastAsia="Cambria" w:hAnsi="Cambria"/>
                              <w:b w:val="0"/>
                              <w:bCs w:val="0"/>
                              <w:color w:val="000000"/>
                              <w:sz w:val="22"/>
                              <w:szCs w:val="22"/>
                            </w:rPr>
                          </w:rPrChange>
                        </w:rPr>
                        <w:delText xml:space="preserve">        return f"Error in Summary: {e}"</w:delText>
                      </w:r>
                    </w:del>
                  </w:ins>
                </w:sdtContent>
              </w:sdt>
              <w:ins w:author="Abinaya Saravanan" w:id="97" w:date="2026-09-23T05:21:37Z">
                <w:del w:author="udhaya kumar" w:id="6" w:date="2026-09-24T06:40:29Z"/>
              </w:ins>
            </w:sdtContent>
          </w:sdt>
        </w:p>
      </w:sdtContent>
    </w:sdt>
    <w:sdt>
      <w:sdtPr>
        <w:id w:val="-1400383739"/>
        <w:tag w:val="goog_rdk_1921"/>
      </w:sdtPr>
      <w:sdtContent>
        <w:p w:rsidR="00000000" w:rsidDel="00000000" w:rsidP="00000000" w:rsidRDefault="00000000" w:rsidRPr="00000000" w14:paraId="000001BC">
          <w:pPr>
            <w:numPr>
              <w:ilvl w:val="1"/>
              <w:numId w:val="5"/>
            </w:numPr>
            <w:ind w:left="502" w:hanging="360"/>
            <w:rPr>
              <w:ins w:author="Rossi Rossi" w:id="69" w:date="2026-09-22T06:56:59Z"/>
              <w:del w:author="udhaya kumar" w:id="6" w:date="2026-09-24T06:40:29Z"/>
            </w:rPr>
            <w:pPrChange w:author="Abinaya Saravanan" w:id="0" w:date="2026-09-23T05:21:37Z">
              <w:pPr>
                <w:numPr>
                  <w:ilvl w:val="1"/>
                  <w:numId w:val="5"/>
                </w:numPr>
                <w:ind w:left="502" w:hanging="360"/>
              </w:pPr>
            </w:pPrChange>
          </w:pPr>
          <w:sdt>
            <w:sdtPr>
              <w:id w:val="-1337539462"/>
              <w:tag w:val="goog_rdk_1918"/>
            </w:sdtPr>
            <w:sdtContent>
              <w:ins w:author="Rossi Rossi" w:id="69" w:date="2026-09-22T06:56:59Z">
                <w:sdt>
                  <w:sdtPr>
                    <w:id w:val="1963105270"/>
                    <w:tag w:val="goog_rdk_1919"/>
                  </w:sdtPr>
                  <w:sdtContent>
                    <w:del w:author="udhaya kumar" w:id="6" w:date="2026-09-24T06:40:29Z"/>
                  </w:sdtContent>
                </w:sdt>
              </w:ins>
              <w:sdt>
                <w:sdtPr>
                  <w:id w:val="286458061"/>
                  <w:tag w:val="goog_rdk_1920"/>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83090489"/>
        <w:tag w:val="goog_rdk_1925"/>
      </w:sdtPr>
      <w:sdtContent>
        <w:p w:rsidR="00000000" w:rsidDel="00000000" w:rsidP="00000000" w:rsidRDefault="00000000" w:rsidRPr="00000000" w14:paraId="000001BD">
          <w:pPr>
            <w:numPr>
              <w:ilvl w:val="1"/>
              <w:numId w:val="5"/>
            </w:numPr>
            <w:ind w:left="502" w:hanging="360"/>
            <w:rPr>
              <w:ins w:author="Rossi Rossi" w:id="69" w:date="2026-09-22T06:56:59Z"/>
              <w:del w:author="udhaya kumar" w:id="6" w:date="2026-09-24T06:40:29Z"/>
            </w:rPr>
          </w:pPr>
          <w:sdt>
            <w:sdtPr>
              <w:id w:val="131455912"/>
              <w:tag w:val="goog_rdk_1922"/>
            </w:sdtPr>
            <w:sdtContent>
              <w:ins w:author="Rossi Rossi" w:id="69" w:date="2026-09-22T06:56:59Z">
                <w:sdt>
                  <w:sdtPr>
                    <w:id w:val="928380792"/>
                    <w:tag w:val="goog_rdk_1923"/>
                  </w:sdtPr>
                  <w:sdtContent>
                    <w:del w:author="udhaya kumar" w:id="6" w:date="2026-09-24T06:40:29Z"/>
                  </w:sdtContent>
                </w:sdt>
              </w:ins>
              <w:sdt>
                <w:sdtPr>
                  <w:id w:val="1657610962"/>
                  <w:tag w:val="goog_rdk_192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69" w:date="2026-09-22T06:56:59Z">
                <w:del w:author="udhaya kumar" w:id="6" w:date="2026-09-24T06:40:29Z"/>
              </w:ins>
            </w:sdtContent>
          </w:sdt>
        </w:p>
      </w:sdtContent>
    </w:sdt>
    <w:sdt>
      <w:sdtPr>
        <w:id w:val="-380304751"/>
        <w:tag w:val="goog_rdk_1929"/>
      </w:sdtPr>
      <w:sdtContent>
        <w:p w:rsidR="00000000" w:rsidDel="00000000" w:rsidP="00000000" w:rsidRDefault="00000000" w:rsidRPr="00000000" w14:paraId="000001BE">
          <w:pPr>
            <w:numPr>
              <w:ilvl w:val="1"/>
              <w:numId w:val="5"/>
            </w:numPr>
            <w:ind w:left="502" w:hanging="360"/>
            <w:rPr>
              <w:ins w:author="Rossi Rossi" w:id="69" w:date="2026-09-22T06:56:59Z"/>
              <w:del w:author="udhaya kumar" w:id="6" w:date="2026-09-24T06:40:29Z"/>
            </w:rPr>
          </w:pPr>
          <w:sdt>
            <w:sdtPr>
              <w:id w:val="-1731719896"/>
              <w:tag w:val="goog_rdk_1926"/>
            </w:sdtPr>
            <w:sdtContent>
              <w:ins w:author="Rossi Rossi" w:id="69" w:date="2026-09-22T06:56:59Z">
                <w:sdt>
                  <w:sdtPr>
                    <w:id w:val="652077433"/>
                    <w:tag w:val="goog_rdk_1927"/>
                  </w:sdtPr>
                  <w:sdtContent>
                    <w:del w:author="udhaya kumar" w:id="6" w:date="2026-09-24T06:40:29Z"/>
                  </w:sdtContent>
                </w:sdt>
              </w:ins>
              <w:sdt>
                <w:sdtPr>
                  <w:id w:val="1405419405"/>
                  <w:tag w:val="goog_rdk_192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69" w:date="2026-09-22T06:56:59Z">
                <w:del w:author="udhaya kumar" w:id="6" w:date="2026-09-24T06:40:29Z"/>
              </w:ins>
            </w:sdtContent>
          </w:sdt>
        </w:p>
      </w:sdtContent>
    </w:sdt>
    <w:sdt>
      <w:sdtPr>
        <w:id w:val="-724246665"/>
        <w:tag w:val="goog_rdk_1933"/>
      </w:sdtPr>
      <w:sdtContent>
        <w:p w:rsidR="00000000" w:rsidDel="00000000" w:rsidP="00000000" w:rsidRDefault="00000000" w:rsidRPr="00000000" w14:paraId="000001BF">
          <w:pPr>
            <w:numPr>
              <w:ilvl w:val="1"/>
              <w:numId w:val="5"/>
            </w:numPr>
            <w:ind w:left="502" w:hanging="360"/>
            <w:rPr>
              <w:ins w:author="Rossi Rossi" w:id="69" w:date="2026-09-22T06:56:59Z"/>
              <w:del w:author="udhaya kumar" w:id="6" w:date="2026-09-24T06:40:29Z"/>
            </w:rPr>
          </w:pPr>
          <w:sdt>
            <w:sdtPr>
              <w:id w:val="2072954243"/>
              <w:tag w:val="goog_rdk_1930"/>
            </w:sdtPr>
            <w:sdtContent>
              <w:ins w:author="Rossi Rossi" w:id="69" w:date="2026-09-22T06:56:59Z">
                <w:sdt>
                  <w:sdtPr>
                    <w:id w:val="1843294436"/>
                    <w:tag w:val="goog_rdk_1931"/>
                  </w:sdtPr>
                  <w:sdtContent>
                    <w:del w:author="udhaya kumar" w:id="6" w:date="2026-09-24T06:40:29Z"/>
                  </w:sdtContent>
                </w:sdt>
              </w:ins>
              <w:sdt>
                <w:sdtPr>
                  <w:id w:val="786626030"/>
                  <w:tag w:val="goog_rdk_193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69" w:date="2026-09-22T06:56:59Z">
                <w:del w:author="udhaya kumar" w:id="6" w:date="2026-09-24T06:40:29Z"/>
              </w:ins>
            </w:sdtContent>
          </w:sdt>
        </w:p>
      </w:sdtContent>
    </w:sdt>
    <w:sdt>
      <w:sdtPr>
        <w:id w:val="-488097178"/>
        <w:tag w:val="goog_rdk_1939"/>
      </w:sdtPr>
      <w:sdtContent>
        <w:p w:rsidR="00000000" w:rsidDel="00000000" w:rsidP="00000000" w:rsidRDefault="00000000" w:rsidRPr="00000000" w14:paraId="000001C0">
          <w:pPr>
            <w:numPr>
              <w:ilvl w:val="1"/>
              <w:numId w:val="5"/>
            </w:numPr>
            <w:ind w:left="502" w:hanging="360"/>
            <w:rPr>
              <w:ins w:author="Rossi Rossi" w:id="69" w:date="2026-09-22T06:56:59Z"/>
              <w:del w:author="udhaya kumar" w:id="6" w:date="2026-09-24T06:40:29Z"/>
            </w:rPr>
          </w:pPr>
          <w:sdt>
            <w:sdtPr>
              <w:id w:val="-1981266180"/>
              <w:tag w:val="goog_rdk_1934"/>
            </w:sdtPr>
            <w:sdtContent>
              <w:ins w:author="Rossi Rossi" w:id="69" w:date="2026-09-22T06:56:59Z">
                <w:sdt>
                  <w:sdtPr>
                    <w:id w:val="-1362718479"/>
                    <w:tag w:val="goog_rdk_1935"/>
                  </w:sdtPr>
                  <w:sdtContent>
                    <w:del w:author="udhaya kumar" w:id="6" w:date="2026-09-24T06:40:29Z"/>
                  </w:sdtContent>
                </w:sdt>
              </w:ins>
              <w:sdt>
                <w:sdtPr>
                  <w:id w:val="301078170"/>
                  <w:tag w:val="goog_rdk_193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Language API*</w:delText>
                      </w:r>
                    </w:del>
                  </w:ins>
                </w:sdtContent>
              </w:sdt>
              <w:ins w:author="Rossi Rossi" w:id="69" w:date="2026-09-22T06:56:59Z">
                <w:del w:author="udhaya kumar" w:id="6" w:date="2026-09-24T06:40:29Z">
                  <w:sdt>
                    <w:sdtPr>
                      <w:id w:val="-2041313573"/>
                      <w:tag w:val="goog_rdk_1937"/>
                    </w:sdtPr>
                    <w:sdtContent>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w:delText>
                      </w:r>
                    </w:sdtContent>
                  </w:sdt>
                  <w:sdt>
                    <w:sdtPr>
                      <w:id w:val="-1653236334"/>
                      <w:tag w:val="goog_rdk_1938"/>
                    </w:sdtPr>
                    <w:sdtContent>
                      <w:r w:rsidDel="00000000" w:rsidR="00000000" w:rsidRPr="00000000">
                        <w:rPr>
                          <w:rtl w:val="0"/>
                        </w:rPr>
                      </w:r>
                    </w:sdtContent>
                  </w:sdt>
                </w:del>
              </w:ins>
            </w:sdtContent>
          </w:sdt>
        </w:p>
      </w:sdtContent>
    </w:sdt>
    <w:sdt>
      <w:sdtPr>
        <w:id w:val="1967524750"/>
        <w:tag w:val="goog_rdk_1943"/>
      </w:sdtPr>
      <w:sdtContent>
        <w:p w:rsidR="00000000" w:rsidDel="00000000" w:rsidP="00000000" w:rsidRDefault="00000000" w:rsidRPr="00000000" w14:paraId="000001C1">
          <w:pPr>
            <w:numPr>
              <w:ilvl w:val="1"/>
              <w:numId w:val="5"/>
            </w:numPr>
            <w:ind w:left="502" w:hanging="360"/>
            <w:rPr>
              <w:ins w:author="Rossi Rossi" w:id="69" w:date="2026-09-22T06:56:59Z"/>
              <w:del w:author="udhaya kumar" w:id="6" w:date="2026-09-24T06:40:29Z"/>
            </w:rPr>
          </w:pPr>
          <w:sdt>
            <w:sdtPr>
              <w:id w:val="180225597"/>
              <w:tag w:val="goog_rdk_1940"/>
            </w:sdtPr>
            <w:sdtContent>
              <w:ins w:author="Rossi Rossi" w:id="69" w:date="2026-09-22T06:56:59Z">
                <w:sdt>
                  <w:sdtPr>
                    <w:id w:val="-1208217101"/>
                    <w:tag w:val="goog_rdk_1941"/>
                  </w:sdtPr>
                  <w:sdtContent>
                    <w:del w:author="udhaya kumar" w:id="6" w:date="2026-09-24T06:40:29Z"/>
                  </w:sdtContent>
                </w:sdt>
              </w:ins>
              <w:sdt>
                <w:sdtPr>
                  <w:id w:val="1704960316"/>
                  <w:tag w:val="goog_rdk_194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Click **Save**. Create a separate, restricted key in AI Studio to continue using the Gemini API.</w:delText>
                      </w:r>
                    </w:del>
                  </w:ins>
                </w:sdtContent>
              </w:sdt>
              <w:ins w:author="Rossi Rossi" w:id="69" w:date="2026-09-22T06:56:59Z">
                <w:del w:author="udhaya kumar" w:id="6" w:date="2026-09-24T06:40:29Z"/>
              </w:ins>
            </w:sdtContent>
          </w:sdt>
        </w:p>
      </w:sdtContent>
    </w:sdt>
    <w:sdt>
      <w:sdtPr>
        <w:id w:val="-1771943563"/>
        <w:tag w:val="goog_rdk_1947"/>
      </w:sdtPr>
      <w:sdtContent>
        <w:p w:rsidR="00000000" w:rsidDel="00000000" w:rsidP="00000000" w:rsidRDefault="00000000" w:rsidRPr="00000000" w14:paraId="000001C2">
          <w:pPr>
            <w:numPr>
              <w:ilvl w:val="1"/>
              <w:numId w:val="5"/>
            </w:numPr>
            <w:ind w:left="502" w:hanging="360"/>
            <w:rPr>
              <w:ins w:author="Rossi Rossi" w:id="69" w:date="2026-09-22T06:56:59Z"/>
              <w:del w:author="udhaya kumar" w:id="6" w:date="2026-09-24T06:40:29Z"/>
            </w:rPr>
          </w:pPr>
          <w:sdt>
            <w:sdtPr>
              <w:id w:val="-1956997240"/>
              <w:tag w:val="goog_rdk_1944"/>
            </w:sdtPr>
            <w:sdtContent>
              <w:ins w:author="Rossi Rossi" w:id="69" w:date="2026-09-22T06:56:59Z">
                <w:sdt>
                  <w:sdtPr>
                    <w:id w:val="1783044445"/>
                    <w:tag w:val="goog_rdk_1945"/>
                  </w:sdtPr>
                  <w:sdtContent>
                    <w:del w:author="udhaya kumar" w:id="6" w:date="2026-09-24T06:40:29Z"/>
                  </w:sdtContent>
                </w:sdt>
              </w:ins>
              <w:sdt>
                <w:sdtPr>
                  <w:id w:val="-1234491785"/>
                  <w:tag w:val="goog_rdk_1946"/>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34030279"/>
        <w:tag w:val="goog_rdk_1951"/>
      </w:sdtPr>
      <w:sdtContent>
        <w:p w:rsidR="00000000" w:rsidDel="00000000" w:rsidP="00000000" w:rsidRDefault="00000000" w:rsidRPr="00000000" w14:paraId="000001C3">
          <w:pPr>
            <w:numPr>
              <w:ilvl w:val="1"/>
              <w:numId w:val="5"/>
            </w:numPr>
            <w:ind w:left="502" w:hanging="360"/>
            <w:rPr>
              <w:ins w:author="Rossi Rossi" w:id="69" w:date="2026-09-22T06:56:59Z"/>
              <w:del w:author="udhaya kumar" w:id="6" w:date="2026-09-24T06:40:29Z"/>
            </w:rPr>
          </w:pPr>
          <w:sdt>
            <w:sdtPr>
              <w:id w:val="-1537445527"/>
              <w:tag w:val="goog_rdk_1948"/>
            </w:sdtPr>
            <w:sdtContent>
              <w:ins w:author="Rossi Rossi" w:id="69" w:date="2026-09-22T06:56:59Z">
                <w:sdt>
                  <w:sdtPr>
                    <w:id w:val="-2921767"/>
                    <w:tag w:val="goog_rdk_1949"/>
                  </w:sdtPr>
                  <w:sdtContent>
                    <w:del w:author="udhaya kumar" w:id="6" w:date="2026-09-24T06:40:29Z"/>
                  </w:sdtContent>
                </w:sdt>
              </w:ins>
              <w:sdt>
                <w:sdtPr>
                  <w:id w:val="1287746797"/>
                  <w:tag w:val="goog_rdk_195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Blocked dormant keys</w:delText>
                      </w:r>
                    </w:del>
                  </w:ins>
                </w:sdtContent>
              </w:sdt>
              <w:ins w:author="Rossi Rossi" w:id="69" w:date="2026-09-22T06:56:59Z">
                <w:del w:author="udhaya kumar" w:id="6" w:date="2026-09-24T06:40:29Z"/>
              </w:ins>
            </w:sdtContent>
          </w:sdt>
        </w:p>
      </w:sdtContent>
    </w:sdt>
    <w:sdt>
      <w:sdtPr>
        <w:id w:val="-1318215562"/>
        <w:tag w:val="goog_rdk_1955"/>
      </w:sdtPr>
      <w:sdtContent>
        <w:p w:rsidR="00000000" w:rsidDel="00000000" w:rsidP="00000000" w:rsidRDefault="00000000" w:rsidRPr="00000000" w14:paraId="000001C4">
          <w:pPr>
            <w:numPr>
              <w:ilvl w:val="1"/>
              <w:numId w:val="5"/>
            </w:numPr>
            <w:ind w:left="502" w:hanging="360"/>
            <w:rPr>
              <w:ins w:author="Rossi Rossi" w:id="69" w:date="2026-09-22T06:56:59Z"/>
              <w:del w:author="udhaya kumar" w:id="6" w:date="2026-09-24T06:40:29Z"/>
            </w:rPr>
          </w:pPr>
          <w:sdt>
            <w:sdtPr>
              <w:id w:val="-957856191"/>
              <w:tag w:val="goog_rdk_1952"/>
            </w:sdtPr>
            <w:sdtContent>
              <w:ins w:author="Rossi Rossi" w:id="69" w:date="2026-09-22T06:56:59Z">
                <w:sdt>
                  <w:sdtPr>
                    <w:id w:val="363155704"/>
                    <w:tag w:val="goog_rdk_1953"/>
                  </w:sdtPr>
                  <w:sdtContent>
                    <w:del w:author="udhaya kumar" w:id="6" w:date="2026-09-24T06:40:29Z"/>
                  </w:sdtContent>
                </w:sdt>
              </w:ins>
              <w:sdt>
                <w:sdtPr>
                  <w:id w:val="-874684733"/>
                  <w:tag w:val="goog_rdk_1954"/>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873872292"/>
        <w:tag w:val="goog_rdk_1959"/>
      </w:sdtPr>
      <w:sdtContent>
        <w:p w:rsidR="00000000" w:rsidDel="00000000" w:rsidP="00000000" w:rsidRDefault="00000000" w:rsidRPr="00000000" w14:paraId="000001C5">
          <w:pPr>
            <w:numPr>
              <w:ilvl w:val="1"/>
              <w:numId w:val="5"/>
            </w:numPr>
            <w:ind w:left="502" w:hanging="360"/>
            <w:rPr>
              <w:ins w:author="Rossi Rossi" w:id="69" w:date="2026-09-22T06:56:59Z"/>
              <w:del w:author="udhaya kumar" w:id="6" w:date="2026-09-24T06:40:29Z"/>
            </w:rPr>
          </w:pPr>
          <w:sdt>
            <w:sdtPr>
              <w:id w:val="1296592357"/>
              <w:tag w:val="goog_rdk_1956"/>
            </w:sdtPr>
            <w:sdtContent>
              <w:ins w:author="Rossi Rossi" w:id="69" w:date="2026-09-22T06:56:59Z">
                <w:sdt>
                  <w:sdtPr>
                    <w:id w:val="-1459879101"/>
                    <w:tag w:val="goog_rdk_1957"/>
                  </w:sdtPr>
                  <w:sdtContent>
                    <w:del w:author="udhaya kumar" w:id="6" w:date="2026-09-24T06:40:29Z"/>
                  </w:sdtContent>
                </w:sdt>
              </w:ins>
              <w:sdt>
                <w:sdtPr>
                  <w:id w:val="1334443689"/>
                  <w:tag w:val="goog_rdk_195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Starting May 7, 2026, the Gemini API blocks unrestricted API keys that have</w:delText>
                      </w:r>
                    </w:del>
                  </w:ins>
                </w:sdtContent>
              </w:sdt>
              <w:ins w:author="Rossi Rossi" w:id="69" w:date="2026-09-22T06:56:59Z">
                <w:del w:author="udhaya kumar" w:id="6" w:date="2026-09-24T06:40:29Z"/>
              </w:ins>
            </w:sdtContent>
          </w:sdt>
        </w:p>
      </w:sdtContent>
    </w:sdt>
    <w:sdt>
      <w:sdtPr>
        <w:id w:val="564145430"/>
        <w:tag w:val="goog_rdk_1963"/>
      </w:sdtPr>
      <w:sdtContent>
        <w:p w:rsidR="00000000" w:rsidDel="00000000" w:rsidP="00000000" w:rsidRDefault="00000000" w:rsidRPr="00000000" w14:paraId="000001C6">
          <w:pPr>
            <w:numPr>
              <w:ilvl w:val="1"/>
              <w:numId w:val="5"/>
            </w:numPr>
            <w:ind w:left="502" w:hanging="360"/>
            <w:rPr>
              <w:ins w:author="Rossi Rossi" w:id="69" w:date="2026-09-22T06:56:59Z"/>
              <w:del w:author="udhaya kumar" w:id="6" w:date="2026-09-24T06:40:29Z"/>
            </w:rPr>
          </w:pPr>
          <w:sdt>
            <w:sdtPr>
              <w:id w:val="1064233474"/>
              <w:tag w:val="goog_rdk_1960"/>
            </w:sdtPr>
            <w:sdtContent>
              <w:ins w:author="Rossi Rossi" w:id="69" w:date="2026-09-22T06:56:59Z">
                <w:sdt>
                  <w:sdtPr>
                    <w:id w:val="-1520861134"/>
                    <w:tag w:val="goog_rdk_1961"/>
                  </w:sdtPr>
                  <w:sdtContent>
                    <w:del w:author="udhaya kumar" w:id="6" w:date="2026-09-24T06:40:29Z"/>
                  </w:sdtContent>
                </w:sdt>
              </w:ins>
              <w:sdt>
                <w:sdtPr>
                  <w:id w:val="272654632"/>
                  <w:tag w:val="goog_rdk_196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been dormant for an extended period. These keys show a **Blocked** tag in AI</w:delText>
                      </w:r>
                    </w:del>
                  </w:ins>
                </w:sdtContent>
              </w:sdt>
              <w:ins w:author="Rossi Rossi" w:id="69" w:date="2026-09-22T06:56:59Z">
                <w:del w:author="udhaya kumar" w:id="6" w:date="2026-09-24T06:40:29Z"/>
              </w:ins>
            </w:sdtContent>
          </w:sdt>
        </w:p>
      </w:sdtContent>
    </w:sdt>
    <w:sdt>
      <w:sdtPr>
        <w:id w:val="-1605038852"/>
        <w:tag w:val="goog_rdk_1967"/>
      </w:sdtPr>
      <w:sdtContent>
        <w:p w:rsidR="00000000" w:rsidDel="00000000" w:rsidP="00000000" w:rsidRDefault="00000000" w:rsidRPr="00000000" w14:paraId="000001C7">
          <w:pPr>
            <w:numPr>
              <w:ilvl w:val="1"/>
              <w:numId w:val="5"/>
            </w:numPr>
            <w:ind w:left="502" w:hanging="360"/>
            <w:rPr>
              <w:ins w:author="Rossi Rossi" w:id="69" w:date="2026-09-22T06:56:59Z"/>
              <w:del w:author="udhaya kumar" w:id="6" w:date="2026-09-24T06:40:29Z"/>
            </w:rPr>
          </w:pPr>
          <w:sdt>
            <w:sdtPr>
              <w:id w:val="1437344891"/>
              <w:tag w:val="goog_rdk_1964"/>
            </w:sdtPr>
            <w:sdtContent>
              <w:ins w:author="Rossi Rossi" w:id="69" w:date="2026-09-22T06:56:59Z">
                <w:sdt>
                  <w:sdtPr>
                    <w:id w:val="492598139"/>
                    <w:tag w:val="goog_rdk_1965"/>
                  </w:sdtPr>
                  <w:sdtContent>
                    <w:del w:author="udhaya kumar" w:id="6" w:date="2026-09-24T06:40:29Z"/>
                  </w:sdtContent>
                </w:sdt>
              </w:ins>
              <w:sdt>
                <w:sdtPr>
                  <w:id w:val="606416599"/>
                  <w:tag w:val="goog_rdk_196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Studio. You must generate a new key or use an existing restricted key to</w:delText>
                      </w:r>
                    </w:del>
                  </w:ins>
                </w:sdtContent>
              </w:sdt>
              <w:ins w:author="Rossi Rossi" w:id="69" w:date="2026-09-22T06:56:59Z">
                <w:del w:author="udhaya kumar" w:id="6" w:date="2026-09-24T06:40:29Z"/>
              </w:ins>
            </w:sdtContent>
          </w:sdt>
        </w:p>
      </w:sdtContent>
    </w:sdt>
    <w:sdt>
      <w:sdtPr>
        <w:id w:val="-736873147"/>
        <w:tag w:val="goog_rdk_1971"/>
      </w:sdtPr>
      <w:sdtContent>
        <w:p w:rsidR="00000000" w:rsidDel="00000000" w:rsidP="00000000" w:rsidRDefault="00000000" w:rsidRPr="00000000" w14:paraId="000001C8">
          <w:pPr>
            <w:numPr>
              <w:ilvl w:val="1"/>
              <w:numId w:val="5"/>
            </w:numPr>
            <w:ind w:left="502" w:hanging="360"/>
            <w:rPr>
              <w:ins w:author="Rossi Rossi" w:id="69" w:date="2026-09-22T06:56:59Z"/>
              <w:del w:author="udhaya kumar" w:id="6" w:date="2026-09-24T06:40:29Z"/>
            </w:rPr>
          </w:pPr>
          <w:sdt>
            <w:sdtPr>
              <w:id w:val="120647580"/>
              <w:tag w:val="goog_rdk_1968"/>
            </w:sdtPr>
            <w:sdtContent>
              <w:ins w:author="Rossi Rossi" w:id="69" w:date="2026-09-22T06:56:59Z">
                <w:sdt>
                  <w:sdtPr>
                    <w:id w:val="-492593534"/>
                    <w:tag w:val="goog_rdk_1969"/>
                  </w:sdtPr>
                  <w:sdtContent>
                    <w:del w:author="udhaya kumar" w:id="6" w:date="2026-09-24T06:40:29Z"/>
                  </w:sdtContent>
                </w:sdt>
              </w:ins>
              <w:sdt>
                <w:sdtPr>
                  <w:id w:val="-237397146"/>
                  <w:tag w:val="goog_rdk_197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continue.</w:delText>
                      </w:r>
                    </w:del>
                  </w:ins>
                </w:sdtContent>
              </w:sdt>
              <w:ins w:author="Rossi Rossi" w:id="69" w:date="2026-09-22T06:56:59Z">
                <w:del w:author="udhaya kumar" w:id="6" w:date="2026-09-24T06:40:29Z"/>
              </w:ins>
            </w:sdtContent>
          </w:sdt>
        </w:p>
      </w:sdtContent>
    </w:sdt>
    <w:sdt>
      <w:sdtPr>
        <w:id w:val="-1331983694"/>
        <w:tag w:val="goog_rdk_1975"/>
      </w:sdtPr>
      <w:sdtContent>
        <w:p w:rsidR="00000000" w:rsidDel="00000000" w:rsidP="00000000" w:rsidRDefault="00000000" w:rsidRPr="00000000" w14:paraId="000001C9">
          <w:pPr>
            <w:numPr>
              <w:ilvl w:val="1"/>
              <w:numId w:val="5"/>
            </w:numPr>
            <w:ind w:left="502" w:hanging="360"/>
            <w:rPr>
              <w:ins w:author="Rossi Rossi" w:id="69" w:date="2026-09-22T06:56:59Z"/>
              <w:del w:author="udhaya kumar" w:id="6" w:date="2026-09-24T06:40:29Z"/>
            </w:rPr>
          </w:pPr>
          <w:sdt>
            <w:sdtPr>
              <w:id w:val="-269706852"/>
              <w:tag w:val="goog_rdk_1972"/>
            </w:sdtPr>
            <w:sdtContent>
              <w:ins w:author="Rossi Rossi" w:id="69" w:date="2026-09-22T06:56:59Z">
                <w:sdt>
                  <w:sdtPr>
                    <w:id w:val="-1558811760"/>
                    <w:tag w:val="goog_rdk_1973"/>
                  </w:sdtPr>
                  <w:sdtContent>
                    <w:del w:author="udhaya kumar" w:id="6" w:date="2026-09-24T06:40:29Z"/>
                  </w:sdtContent>
                </w:sdt>
              </w:ins>
              <w:sdt>
                <w:sdtPr>
                  <w:id w:val="628173686"/>
                  <w:tag w:val="goog_rdk_1974"/>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3540648"/>
        <w:tag w:val="goog_rdk_1979"/>
      </w:sdtPr>
      <w:sdtContent>
        <w:p w:rsidR="00000000" w:rsidDel="00000000" w:rsidP="00000000" w:rsidRDefault="00000000" w:rsidRPr="00000000" w14:paraId="000001CA">
          <w:pPr>
            <w:numPr>
              <w:ilvl w:val="1"/>
              <w:numId w:val="5"/>
            </w:numPr>
            <w:ind w:left="502" w:hanging="360"/>
            <w:rPr>
              <w:ins w:author="Rossi Rossi" w:id="69" w:date="2026-09-22T06:56:59Z"/>
              <w:del w:author="udhaya kumar" w:id="6" w:date="2026-09-24T06:40:29Z"/>
            </w:rPr>
          </w:pPr>
          <w:sdt>
            <w:sdtPr>
              <w:id w:val="1245583812"/>
              <w:tag w:val="goog_rdk_1976"/>
            </w:sdtPr>
            <w:sdtContent>
              <w:ins w:author="Rossi Rossi" w:id="69" w:date="2026-09-22T06:56:59Z">
                <w:sdt>
                  <w:sdtPr>
                    <w:id w:val="-18967523"/>
                    <w:tag w:val="goog_rdk_1977"/>
                  </w:sdtPr>
                  <w:sdtContent>
                    <w:del w:author="udhaya kumar" w:id="6" w:date="2026-09-24T06:40:29Z"/>
                  </w:sdtContent>
                </w:sdt>
              </w:ins>
              <w:sdt>
                <w:sdtPr>
                  <w:id w:val="-387442578"/>
                  <w:tag w:val="goog_rdk_197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Migrate to an auth key</w:delText>
                      </w:r>
                    </w:del>
                  </w:ins>
                </w:sdtContent>
              </w:sdt>
              <w:ins w:author="Rossi Rossi" w:id="69" w:date="2026-09-22T06:56:59Z">
                <w:del w:author="udhaya kumar" w:id="6" w:date="2026-09-24T06:40:29Z"/>
              </w:ins>
            </w:sdtContent>
          </w:sdt>
        </w:p>
      </w:sdtContent>
    </w:sdt>
    <w:sdt>
      <w:sdtPr>
        <w:id w:val="-1716344278"/>
        <w:tag w:val="goog_rdk_1983"/>
      </w:sdtPr>
      <w:sdtContent>
        <w:p w:rsidR="00000000" w:rsidDel="00000000" w:rsidP="00000000" w:rsidRDefault="00000000" w:rsidRPr="00000000" w14:paraId="000001CB">
          <w:pPr>
            <w:numPr>
              <w:ilvl w:val="1"/>
              <w:numId w:val="5"/>
            </w:numPr>
            <w:ind w:left="502" w:hanging="360"/>
            <w:rPr>
              <w:ins w:author="Rossi Rossi" w:id="69" w:date="2026-09-22T06:56:59Z"/>
              <w:del w:author="udhaya kumar" w:id="6" w:date="2026-09-24T06:40:29Z"/>
            </w:rPr>
          </w:pPr>
          <w:sdt>
            <w:sdtPr>
              <w:id w:val="-385767489"/>
              <w:tag w:val="goog_rdk_1980"/>
            </w:sdtPr>
            <w:sdtContent>
              <w:ins w:author="Rossi Rossi" w:id="69" w:date="2026-09-22T06:56:59Z">
                <w:sdt>
                  <w:sdtPr>
                    <w:id w:val="-128251008"/>
                    <w:tag w:val="goog_rdk_1981"/>
                  </w:sdtPr>
                  <w:sdtContent>
                    <w:del w:author="udhaya kumar" w:id="6" w:date="2026-09-24T06:40:29Z"/>
                  </w:sdtContent>
                </w:sdt>
              </w:ins>
              <w:sdt>
                <w:sdtPr>
                  <w:id w:val="-1737727484"/>
                  <w:tag w:val="goog_rdk_1982"/>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61316497"/>
        <w:tag w:val="goog_rdk_1987"/>
      </w:sdtPr>
      <w:sdtContent>
        <w:p w:rsidR="00000000" w:rsidDel="00000000" w:rsidP="00000000" w:rsidRDefault="00000000" w:rsidRPr="00000000" w14:paraId="000001CC">
          <w:pPr>
            <w:numPr>
              <w:ilvl w:val="1"/>
              <w:numId w:val="5"/>
            </w:numPr>
            <w:ind w:left="502" w:hanging="360"/>
            <w:rPr>
              <w:ins w:author="Rossi Rossi" w:id="69" w:date="2026-09-22T06:56:59Z"/>
              <w:del w:author="udhaya kumar" w:id="6" w:date="2026-09-24T06:40:29Z"/>
            </w:rPr>
          </w:pPr>
          <w:sdt>
            <w:sdtPr>
              <w:id w:val="-1509800884"/>
              <w:tag w:val="goog_rdk_1984"/>
            </w:sdtPr>
            <w:sdtContent>
              <w:ins w:author="Rossi Rossi" w:id="69" w:date="2026-09-22T06:56:59Z">
                <w:sdt>
                  <w:sdtPr>
                    <w:id w:val="-1600350267"/>
                    <w:tag w:val="goog_rdk_1985"/>
                  </w:sdtPr>
                  <w:sdtContent>
                    <w:del w:author="udhaya kumar" w:id="6" w:date="2026-09-24T06:40:29Z"/>
                  </w:sdtContent>
                </w:sdt>
              </w:ins>
              <w:sdt>
                <w:sdtPr>
                  <w:id w:val="65919219"/>
                  <w:tag w:val="goog_rdk_198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Follow these steps to create a new auth API key and update your applications:</w:delText>
                      </w:r>
                    </w:del>
                  </w:ins>
                </w:sdtContent>
              </w:sdt>
              <w:ins w:author="Rossi Rossi" w:id="69" w:date="2026-09-22T06:56:59Z">
                <w:del w:author="udhaya kumar" w:id="6" w:date="2026-09-24T06:40:29Z"/>
              </w:ins>
            </w:sdtContent>
          </w:sdt>
        </w:p>
      </w:sdtContent>
    </w:sdt>
    <w:sdt>
      <w:sdtPr>
        <w:id w:val="-365076027"/>
        <w:tag w:val="goog_rdk_1991"/>
      </w:sdtPr>
      <w:sdtContent>
        <w:p w:rsidR="00000000" w:rsidDel="00000000" w:rsidP="00000000" w:rsidRDefault="00000000" w:rsidRPr="00000000" w14:paraId="000001CD">
          <w:pPr>
            <w:numPr>
              <w:ilvl w:val="1"/>
              <w:numId w:val="5"/>
            </w:numPr>
            <w:ind w:left="502" w:hanging="360"/>
            <w:rPr>
              <w:ins w:author="Rossi Rossi" w:id="69" w:date="2026-09-22T06:56:59Z"/>
              <w:del w:author="udhaya kumar" w:id="6" w:date="2026-09-24T06:40:29Z"/>
            </w:rPr>
          </w:pPr>
          <w:sdt>
            <w:sdtPr>
              <w:id w:val="-1140783315"/>
              <w:tag w:val="goog_rdk_1988"/>
            </w:sdtPr>
            <w:sdtContent>
              <w:ins w:author="Rossi Rossi" w:id="69" w:date="2026-09-22T06:56:59Z">
                <w:sdt>
                  <w:sdtPr>
                    <w:id w:val="1439745229"/>
                    <w:tag w:val="goog_rdk_1989"/>
                  </w:sdtPr>
                  <w:sdtContent>
                    <w:del w:author="udhaya kumar" w:id="6" w:date="2026-09-24T06:40:29Z"/>
                  </w:sdtContent>
                </w:sdt>
              </w:ins>
              <w:sdt>
                <w:sdtPr>
                  <w:id w:val="-1292391934"/>
                  <w:tag w:val="goog_rdk_1990"/>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19872120"/>
        <w:tag w:val="goog_rdk_1995"/>
      </w:sdtPr>
      <w:sdtContent>
        <w:p w:rsidR="00000000" w:rsidDel="00000000" w:rsidP="00000000" w:rsidRDefault="00000000" w:rsidRPr="00000000" w14:paraId="000001CE">
          <w:pPr>
            <w:numPr>
              <w:ilvl w:val="1"/>
              <w:numId w:val="5"/>
            </w:numPr>
            <w:ind w:left="502" w:hanging="360"/>
            <w:rPr>
              <w:ins w:author="Rossi Rossi" w:id="69" w:date="2026-09-22T06:56:59Z"/>
              <w:del w:author="udhaya kumar" w:id="6" w:date="2026-09-24T06:40:29Z"/>
            </w:rPr>
          </w:pPr>
          <w:sdt>
            <w:sdtPr>
              <w:id w:val="-224775191"/>
              <w:tag w:val="goog_rdk_1992"/>
            </w:sdtPr>
            <w:sdtContent>
              <w:ins w:author="Rossi Rossi" w:id="69" w:date="2026-09-22T06:56:59Z">
                <w:sdt>
                  <w:sdtPr>
                    <w:id w:val="1470110913"/>
                    <w:tag w:val="goog_rdk_1993"/>
                  </w:sdtPr>
                  <w:sdtContent>
                    <w:del w:author="udhaya kumar" w:id="6" w:date="2026-09-24T06:40:29Z"/>
                  </w:sdtContent>
                </w:sdt>
              </w:ins>
              <w:sdt>
                <w:sdtPr>
                  <w:id w:val="1108360769"/>
                  <w:tag w:val="goog_rdk_199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Go to the [AI Studio API Keys page](https://aistudio.google.com/api-keys).</w:delText>
                      </w:r>
                    </w:del>
                  </w:ins>
                </w:sdtContent>
              </w:sdt>
              <w:ins w:author="Rossi Rossi" w:id="69" w:date="2026-09-22T06:56:59Z">
                <w:del w:author="udhaya kumar" w:id="6" w:date="2026-09-24T06:40:29Z"/>
              </w:ins>
            </w:sdtContent>
          </w:sdt>
        </w:p>
      </w:sdtContent>
    </w:sdt>
    <w:sdt>
      <w:sdtPr>
        <w:id w:val="-1984426447"/>
        <w:tag w:val="goog_rdk_1999"/>
      </w:sdtPr>
      <w:sdtContent>
        <w:p w:rsidR="00000000" w:rsidDel="00000000" w:rsidP="00000000" w:rsidRDefault="00000000" w:rsidRPr="00000000" w14:paraId="000001CF">
          <w:pPr>
            <w:numPr>
              <w:ilvl w:val="1"/>
              <w:numId w:val="5"/>
            </w:numPr>
            <w:ind w:left="502" w:hanging="360"/>
            <w:rPr>
              <w:ins w:author="Rossi Rossi" w:id="69" w:date="2026-09-22T06:56:59Z"/>
              <w:del w:author="udhaya kumar" w:id="6" w:date="2026-09-24T06:40:29Z"/>
            </w:rPr>
          </w:pPr>
          <w:sdt>
            <w:sdtPr>
              <w:id w:val="-644716090"/>
              <w:tag w:val="goog_rdk_1996"/>
            </w:sdtPr>
            <w:sdtContent>
              <w:ins w:author="Rossi Rossi" w:id="69" w:date="2026-09-22T06:56:59Z">
                <w:sdt>
                  <w:sdtPr>
                    <w:id w:val="-701443144"/>
                    <w:tag w:val="goog_rdk_1997"/>
                  </w:sdtPr>
                  <w:sdtContent>
                    <w:del w:author="udhaya kumar" w:id="6" w:date="2026-09-24T06:40:29Z"/>
                  </w:sdtContent>
                </w:sdt>
              </w:ins>
              <w:sdt>
                <w:sdtPr>
                  <w:id w:val="1375892662"/>
                  <w:tag w:val="goog_rdk_199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Check the **Key Type** column to identify any keys listed as **Standard**.</w:delText>
                      </w:r>
                    </w:del>
                  </w:ins>
                </w:sdtContent>
              </w:sdt>
              <w:ins w:author="Rossi Rossi" w:id="69" w:date="2026-09-22T06:56:59Z">
                <w:del w:author="udhaya kumar" w:id="6" w:date="2026-09-24T06:40:29Z"/>
              </w:ins>
            </w:sdtContent>
          </w:sdt>
        </w:p>
      </w:sdtContent>
    </w:sdt>
    <w:sdt>
      <w:sdtPr>
        <w:id w:val="1143465092"/>
        <w:tag w:val="goog_rdk_2003"/>
      </w:sdtPr>
      <w:sdtContent>
        <w:p w:rsidR="00000000" w:rsidDel="00000000" w:rsidP="00000000" w:rsidRDefault="00000000" w:rsidRPr="00000000" w14:paraId="000001D0">
          <w:pPr>
            <w:numPr>
              <w:ilvl w:val="1"/>
              <w:numId w:val="5"/>
            </w:numPr>
            <w:ind w:left="502" w:hanging="360"/>
            <w:rPr>
              <w:ins w:author="Rossi Rossi" w:id="69" w:date="2026-09-22T06:56:59Z"/>
              <w:del w:author="udhaya kumar" w:id="6" w:date="2026-09-24T06:40:29Z"/>
            </w:rPr>
          </w:pPr>
          <w:sdt>
            <w:sdtPr>
              <w:id w:val="-658212676"/>
              <w:tag w:val="goog_rdk_2000"/>
            </w:sdtPr>
            <w:sdtContent>
              <w:ins w:author="Rossi Rossi" w:id="69" w:date="2026-09-22T06:56:59Z">
                <w:sdt>
                  <w:sdtPr>
                    <w:id w:val="360140823"/>
                    <w:tag w:val="goog_rdk_2001"/>
                  </w:sdtPr>
                  <w:sdtContent>
                    <w:del w:author="udhaya kumar" w:id="6" w:date="2026-09-24T06:40:29Z"/>
                  </w:sdtContent>
                </w:sdt>
              </w:ins>
              <w:sdt>
                <w:sdtPr>
                  <w:id w:val="767918951"/>
                  <w:tag w:val="goog_rdk_200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Click **Create API key** to generate a new key. All new keys created in AI Studio are automatically created as auth keys.</w:delText>
                      </w:r>
                    </w:del>
                  </w:ins>
                </w:sdtContent>
              </w:sdt>
              <w:ins w:author="Rossi Rossi" w:id="69" w:date="2026-09-22T06:56:59Z">
                <w:del w:author="udhaya kumar" w:id="6" w:date="2026-09-24T06:40:29Z"/>
              </w:ins>
            </w:sdtContent>
          </w:sdt>
        </w:p>
      </w:sdtContent>
    </w:sdt>
    <w:sdt>
      <w:sdtPr>
        <w:id w:val="58631581"/>
        <w:tag w:val="goog_rdk_2007"/>
      </w:sdtPr>
      <w:sdtContent>
        <w:p w:rsidR="00000000" w:rsidDel="00000000" w:rsidP="00000000" w:rsidRDefault="00000000" w:rsidRPr="00000000" w14:paraId="000001D1">
          <w:pPr>
            <w:numPr>
              <w:ilvl w:val="1"/>
              <w:numId w:val="5"/>
            </w:numPr>
            <w:ind w:left="502" w:hanging="360"/>
            <w:rPr>
              <w:ins w:author="Rossi Rossi" w:id="69" w:date="2026-09-22T06:56:59Z"/>
              <w:del w:author="udhaya kumar" w:id="6" w:date="2026-09-24T06:40:29Z"/>
            </w:rPr>
          </w:pPr>
          <w:sdt>
            <w:sdtPr>
              <w:id w:val="1715643074"/>
              <w:tag w:val="goog_rdk_2004"/>
            </w:sdtPr>
            <w:sdtContent>
              <w:ins w:author="Rossi Rossi" w:id="69" w:date="2026-09-22T06:56:59Z">
                <w:sdt>
                  <w:sdtPr>
                    <w:id w:val="1442988298"/>
                    <w:tag w:val="goog_rdk_2005"/>
                  </w:sdtPr>
                  <w:sdtContent>
                    <w:del w:author="udhaya kumar" w:id="6" w:date="2026-09-24T06:40:29Z"/>
                  </w:sdtContent>
                </w:sdt>
              </w:ins>
              <w:sdt>
                <w:sdtPr>
                  <w:id w:val="460787632"/>
                  <w:tag w:val="goog_rdk_200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Copy the new auth API key.</w:delText>
                      </w:r>
                    </w:del>
                  </w:ins>
                </w:sdtContent>
              </w:sdt>
              <w:ins w:author="Rossi Rossi" w:id="69" w:date="2026-09-22T06:56:59Z">
                <w:del w:author="udhaya kumar" w:id="6" w:date="2026-09-24T06:40:29Z"/>
              </w:ins>
            </w:sdtContent>
          </w:sdt>
        </w:p>
      </w:sdtContent>
    </w:sdt>
    <w:sdt>
      <w:sdtPr>
        <w:id w:val="-1730654024"/>
        <w:tag w:val="goog_rdk_2011"/>
      </w:sdtPr>
      <w:sdtContent>
        <w:p w:rsidR="00000000" w:rsidDel="00000000" w:rsidP="00000000" w:rsidRDefault="00000000" w:rsidRPr="00000000" w14:paraId="000001D2">
          <w:pPr>
            <w:numPr>
              <w:ilvl w:val="1"/>
              <w:numId w:val="5"/>
            </w:numPr>
            <w:ind w:left="502" w:hanging="360"/>
            <w:rPr>
              <w:ins w:author="Rossi Rossi" w:id="69" w:date="2026-09-22T06:56:59Z"/>
              <w:del w:author="udhaya kumar" w:id="6" w:date="2026-09-24T06:40:29Z"/>
            </w:rPr>
          </w:pPr>
          <w:sdt>
            <w:sdtPr>
              <w:id w:val="-444309652"/>
              <w:tag w:val="goog_rdk_2008"/>
            </w:sdtPr>
            <w:sdtContent>
              <w:ins w:author="Rossi Rossi" w:id="69" w:date="2026-09-22T06:56:59Z">
                <w:sdt>
                  <w:sdtPr>
                    <w:id w:val="683681319"/>
                    <w:tag w:val="goog_rdk_2009"/>
                  </w:sdtPr>
                  <w:sdtContent>
                    <w:del w:author="udhaya kumar" w:id="6" w:date="2026-09-24T06:40:29Z"/>
                  </w:sdtContent>
                </w:sdt>
              </w:ins>
              <w:sdt>
                <w:sdtPr>
                  <w:id w:val="-1538964306"/>
                  <w:tag w:val="goog_rdk_201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5. Update your application code, environment variables, and any deployment configurations to use the new auth API key.</w:delText>
                      </w:r>
                    </w:del>
                  </w:ins>
                </w:sdtContent>
              </w:sdt>
              <w:ins w:author="Rossi Rossi" w:id="69" w:date="2026-09-22T06:56:59Z">
                <w:del w:author="udhaya kumar" w:id="6" w:date="2026-09-24T06:40:29Z"/>
              </w:ins>
            </w:sdtContent>
          </w:sdt>
        </w:p>
      </w:sdtContent>
    </w:sdt>
    <w:sdt>
      <w:sdtPr>
        <w:id w:val="-134709146"/>
        <w:tag w:val="goog_rdk_2015"/>
      </w:sdtPr>
      <w:sdtContent>
        <w:p w:rsidR="00000000" w:rsidDel="00000000" w:rsidP="00000000" w:rsidRDefault="00000000" w:rsidRPr="00000000" w14:paraId="000001D3">
          <w:pPr>
            <w:numPr>
              <w:ilvl w:val="1"/>
              <w:numId w:val="5"/>
            </w:numPr>
            <w:ind w:left="502" w:hanging="360"/>
            <w:rPr>
              <w:ins w:author="Rossi Rossi" w:id="69" w:date="2026-09-22T06:56:59Z"/>
              <w:del w:author="udhaya kumar" w:id="6" w:date="2026-09-24T06:40:29Z"/>
            </w:rPr>
          </w:pPr>
          <w:sdt>
            <w:sdtPr>
              <w:id w:val="887873739"/>
              <w:tag w:val="goog_rdk_2012"/>
            </w:sdtPr>
            <w:sdtContent>
              <w:ins w:author="Rossi Rossi" w:id="69" w:date="2026-09-22T06:56:59Z">
                <w:sdt>
                  <w:sdtPr>
                    <w:id w:val="-895976498"/>
                    <w:tag w:val="goog_rdk_2013"/>
                  </w:sdtPr>
                  <w:sdtContent>
                    <w:del w:author="udhaya kumar" w:id="6" w:date="2026-09-24T06:40:29Z"/>
                  </w:sdtContent>
                </w:sdt>
              </w:ins>
              <w:sdt>
                <w:sdtPr>
                  <w:id w:val="779941491"/>
                  <w:tag w:val="goog_rdk_201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6. Test your application to confirm it works correctly with the new key.</w:delText>
                      </w:r>
                    </w:del>
                  </w:ins>
                </w:sdtContent>
              </w:sdt>
              <w:ins w:author="Rossi Rossi" w:id="69" w:date="2026-09-22T06:56:59Z">
                <w:del w:author="udhaya kumar" w:id="6" w:date="2026-09-24T06:40:29Z"/>
              </w:ins>
            </w:sdtContent>
          </w:sdt>
        </w:p>
      </w:sdtContent>
    </w:sdt>
    <w:sdt>
      <w:sdtPr>
        <w:id w:val="565832943"/>
        <w:tag w:val="goog_rdk_2019"/>
      </w:sdtPr>
      <w:sdtContent>
        <w:p w:rsidR="00000000" w:rsidDel="00000000" w:rsidP="00000000" w:rsidRDefault="00000000" w:rsidRPr="00000000" w14:paraId="000001D4">
          <w:pPr>
            <w:numPr>
              <w:ilvl w:val="1"/>
              <w:numId w:val="5"/>
            </w:numPr>
            <w:ind w:left="502" w:hanging="360"/>
            <w:rPr>
              <w:ins w:author="Rossi Rossi" w:id="69" w:date="2026-09-22T06:56:59Z"/>
              <w:del w:author="udhaya kumar" w:id="6" w:date="2026-09-24T06:40:29Z"/>
            </w:rPr>
          </w:pPr>
          <w:sdt>
            <w:sdtPr>
              <w:id w:val="-1160973550"/>
              <w:tag w:val="goog_rdk_2016"/>
            </w:sdtPr>
            <w:sdtContent>
              <w:ins w:author="Rossi Rossi" w:id="69" w:date="2026-09-22T06:56:59Z">
                <w:sdt>
                  <w:sdtPr>
                    <w:id w:val="1901786983"/>
                    <w:tag w:val="goog_rdk_2017"/>
                  </w:sdtPr>
                  <w:sdtContent>
                    <w:del w:author="udhaya kumar" w:id="6" w:date="2026-09-24T06:40:29Z"/>
                  </w:sdtContent>
                </w:sdt>
              </w:ins>
              <w:sdt>
                <w:sdtPr>
                  <w:id w:val="1215437986"/>
                  <w:tag w:val="goog_rdk_201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7. Once verified, delete or revoke your old traffic key to prevent misuse.</w:delText>
                      </w:r>
                    </w:del>
                  </w:ins>
                </w:sdtContent>
              </w:sdt>
              <w:ins w:author="Rossi Rossi" w:id="69" w:date="2026-09-22T06:56:59Z">
                <w:del w:author="udhaya kumar" w:id="6" w:date="2026-09-24T06:40:29Z"/>
              </w:ins>
            </w:sdtContent>
          </w:sdt>
        </w:p>
      </w:sdtContent>
    </w:sdt>
    <w:sdt>
      <w:sdtPr>
        <w:id w:val="1041214427"/>
        <w:tag w:val="goog_rdk_2023"/>
      </w:sdtPr>
      <w:sdtContent>
        <w:p w:rsidR="00000000" w:rsidDel="00000000" w:rsidP="00000000" w:rsidRDefault="00000000" w:rsidRPr="00000000" w14:paraId="000001D5">
          <w:pPr>
            <w:numPr>
              <w:ilvl w:val="1"/>
              <w:numId w:val="5"/>
            </w:numPr>
            <w:ind w:left="502" w:hanging="360"/>
            <w:rPr>
              <w:ins w:author="Rossi Rossi" w:id="69" w:date="2026-09-22T06:56:59Z"/>
              <w:del w:author="udhaya kumar" w:id="6" w:date="2026-09-24T06:40:29Z"/>
            </w:rPr>
          </w:pPr>
          <w:sdt>
            <w:sdtPr>
              <w:id w:val="1554577215"/>
              <w:tag w:val="goog_rdk_2020"/>
            </w:sdtPr>
            <w:sdtContent>
              <w:ins w:author="Rossi Rossi" w:id="69" w:date="2026-09-22T06:56:59Z">
                <w:sdt>
                  <w:sdtPr>
                    <w:id w:val="-742688025"/>
                    <w:tag w:val="goog_rdk_2021"/>
                  </w:sdtPr>
                  <w:sdtContent>
                    <w:del w:author="udhaya kumar" w:id="6" w:date="2026-09-24T06:40:29Z"/>
                  </w:sdtContent>
                </w:sdt>
              </w:ins>
              <w:sdt>
                <w:sdtPr>
                  <w:id w:val="-2098777299"/>
                  <w:tag w:val="goog_rdk_2022"/>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28226089"/>
        <w:tag w:val="goog_rdk_2027"/>
      </w:sdtPr>
      <w:sdtContent>
        <w:p w:rsidR="00000000" w:rsidDel="00000000" w:rsidP="00000000" w:rsidRDefault="00000000" w:rsidRPr="00000000" w14:paraId="000001D6">
          <w:pPr>
            <w:numPr>
              <w:ilvl w:val="1"/>
              <w:numId w:val="5"/>
            </w:numPr>
            <w:ind w:left="502" w:hanging="360"/>
            <w:rPr>
              <w:ins w:author="Rossi Rossi" w:id="69" w:date="2026-09-22T06:56:59Z"/>
              <w:del w:author="udhaya kumar" w:id="6" w:date="2026-09-24T06:40:29Z"/>
            </w:rPr>
          </w:pPr>
          <w:sdt>
            <w:sdtPr>
              <w:id w:val="-2100687308"/>
              <w:tag w:val="goog_rdk_2024"/>
            </w:sdtPr>
            <w:sdtContent>
              <w:ins w:author="Rossi Rossi" w:id="69" w:date="2026-09-22T06:56:59Z">
                <w:sdt>
                  <w:sdtPr>
                    <w:id w:val="336703378"/>
                    <w:tag w:val="goog_rdk_2025"/>
                  </w:sdtPr>
                  <w:sdtContent>
                    <w:del w:author="udhaya kumar" w:id="6" w:date="2026-09-24T06:40:29Z"/>
                  </w:sdtContent>
                </w:sdt>
              </w:ins>
              <w:sdt>
                <w:sdtPr>
                  <w:id w:val="-902673797"/>
                  <w:tag w:val="goog_rdk_202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&gt; [!NOTE]</w:delText>
                      </w:r>
                    </w:del>
                  </w:ins>
                </w:sdtContent>
              </w:sdt>
              <w:ins w:author="Rossi Rossi" w:id="69" w:date="2026-09-22T06:56:59Z">
                <w:del w:author="udhaya kumar" w:id="6" w:date="2026-09-24T06:40:29Z"/>
              </w:ins>
            </w:sdtContent>
          </w:sdt>
        </w:p>
      </w:sdtContent>
    </w:sdt>
    <w:sdt>
      <w:sdtPr>
        <w:id w:val="593088822"/>
        <w:tag w:val="goog_rdk_2031"/>
      </w:sdtPr>
      <w:sdtContent>
        <w:p w:rsidR="00000000" w:rsidDel="00000000" w:rsidP="00000000" w:rsidRDefault="00000000" w:rsidRPr="00000000" w14:paraId="000001D7">
          <w:pPr>
            <w:numPr>
              <w:ilvl w:val="1"/>
              <w:numId w:val="5"/>
            </w:numPr>
            <w:ind w:left="502" w:hanging="360"/>
            <w:rPr>
              <w:ins w:author="Rossi Rossi" w:id="69" w:date="2026-09-22T06:56:59Z"/>
              <w:del w:author="udhaya kumar" w:id="6" w:date="2026-09-24T06:40:29Z"/>
            </w:rPr>
          </w:pPr>
          <w:sdt>
            <w:sdtPr>
              <w:id w:val="2081011772"/>
              <w:tag w:val="goog_rdk_2028"/>
            </w:sdtPr>
            <w:sdtContent>
              <w:ins w:author="Rossi Rossi" w:id="69" w:date="2026-09-22T06:56:59Z">
                <w:sdt>
                  <w:sdtPr>
                    <w:id w:val="-408980285"/>
                    <w:tag w:val="goog_rdk_2029"/>
                  </w:sdtPr>
                  <w:sdtContent>
                    <w:del w:author="udhaya kumar" w:id="6" w:date="2026-09-24T06:40:29Z"/>
                  </w:sdtContent>
                </w:sdt>
              </w:ins>
              <w:sdt>
                <w:sdtPr>
                  <w:id w:val="-1360735876"/>
                  <w:tag w:val="goog_rdk_203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&gt; **Note:** If you don't see your keys, you may need to import your Cloud projects into AI Studio. Refer to the [import projects](https://ai.google.dev/gemini-api/docs/api-key#import-projects) section for instructions.</w:delText>
                      </w:r>
                    </w:del>
                  </w:ins>
                </w:sdtContent>
              </w:sdt>
              <w:ins w:author="Rossi Rossi" w:id="69" w:date="2026-09-22T06:56:59Z">
                <w:del w:author="udhaya kumar" w:id="6" w:date="2026-09-24T06:40:29Z"/>
              </w:ins>
            </w:sdtContent>
          </w:sdt>
        </w:p>
      </w:sdtContent>
    </w:sdt>
    <w:sdt>
      <w:sdtPr>
        <w:id w:val="1374970015"/>
        <w:tag w:val="goog_rdk_2035"/>
      </w:sdtPr>
      <w:sdtContent>
        <w:p w:rsidR="00000000" w:rsidDel="00000000" w:rsidP="00000000" w:rsidRDefault="00000000" w:rsidRPr="00000000" w14:paraId="000001D8">
          <w:pPr>
            <w:numPr>
              <w:ilvl w:val="1"/>
              <w:numId w:val="5"/>
            </w:numPr>
            <w:ind w:left="502" w:hanging="360"/>
            <w:rPr>
              <w:ins w:author="Rossi Rossi" w:id="69" w:date="2026-09-22T06:56:59Z"/>
              <w:del w:author="udhaya kumar" w:id="6" w:date="2026-09-24T06:40:29Z"/>
            </w:rPr>
          </w:pPr>
          <w:sdt>
            <w:sdtPr>
              <w:id w:val="-375554997"/>
              <w:tag w:val="goog_rdk_2032"/>
            </w:sdtPr>
            <w:sdtContent>
              <w:ins w:author="Rossi Rossi" w:id="69" w:date="2026-09-22T06:56:59Z">
                <w:sdt>
                  <w:sdtPr>
                    <w:id w:val="-596014613"/>
                    <w:tag w:val="goog_rdk_2033"/>
                  </w:sdtPr>
                  <w:sdtContent>
                    <w:del w:author="udhaya kumar" w:id="6" w:date="2026-09-24T06:40:29Z"/>
                  </w:sdtContent>
                </w:sdt>
              </w:ins>
              <w:sdt>
                <w:sdtPr>
                  <w:id w:val="-311595713"/>
                  <w:tag w:val="goog_rdk_2034"/>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4544288"/>
        <w:tag w:val="goog_rdk_2039"/>
      </w:sdtPr>
      <w:sdtContent>
        <w:p w:rsidR="00000000" w:rsidDel="00000000" w:rsidP="00000000" w:rsidRDefault="00000000" w:rsidRPr="00000000" w14:paraId="000001D9">
          <w:pPr>
            <w:numPr>
              <w:ilvl w:val="1"/>
              <w:numId w:val="5"/>
            </w:numPr>
            <w:ind w:left="502" w:hanging="360"/>
            <w:rPr>
              <w:ins w:author="Rossi Rossi" w:id="69" w:date="2026-09-22T06:56:59Z"/>
              <w:del w:author="udhaya kumar" w:id="6" w:date="2026-09-24T06:40:29Z"/>
            </w:rPr>
          </w:pPr>
          <w:sdt>
            <w:sdtPr>
              <w:id w:val="-2055316199"/>
              <w:tag w:val="goog_rdk_2036"/>
            </w:sdtPr>
            <w:sdtContent>
              <w:ins w:author="Rossi Rossi" w:id="69" w:date="2026-09-22T06:56:59Z">
                <w:sdt>
                  <w:sdtPr>
                    <w:id w:val="-317578062"/>
                    <w:tag w:val="goog_rdk_2037"/>
                  </w:sdtPr>
                  <w:sdtContent>
                    <w:del w:author="udhaya kumar" w:id="6" w:date="2026-09-24T06:40:29Z"/>
                  </w:sdtContent>
                </w:sdt>
              </w:ins>
              <w:sdt>
                <w:sdtPr>
                  <w:id w:val="-129409418"/>
                  <w:tag w:val="goog_rdk_203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Limitations</w:delText>
                      </w:r>
                    </w:del>
                  </w:ins>
                </w:sdtContent>
              </w:sdt>
              <w:ins w:author="Rossi Rossi" w:id="69" w:date="2026-09-22T06:56:59Z">
                <w:del w:author="udhaya kumar" w:id="6" w:date="2026-09-24T06:40:29Z"/>
              </w:ins>
            </w:sdtContent>
          </w:sdt>
        </w:p>
      </w:sdtContent>
    </w:sdt>
    <w:sdt>
      <w:sdtPr>
        <w:id w:val="947885627"/>
        <w:tag w:val="goog_rdk_2043"/>
      </w:sdtPr>
      <w:sdtContent>
        <w:p w:rsidR="00000000" w:rsidDel="00000000" w:rsidP="00000000" w:rsidRDefault="00000000" w:rsidRPr="00000000" w14:paraId="000001DA">
          <w:pPr>
            <w:numPr>
              <w:ilvl w:val="1"/>
              <w:numId w:val="5"/>
            </w:numPr>
            <w:ind w:left="502" w:hanging="360"/>
            <w:rPr>
              <w:ins w:author="Rossi Rossi" w:id="69" w:date="2026-09-22T06:56:59Z"/>
              <w:del w:author="udhaya kumar" w:id="6" w:date="2026-09-24T06:40:29Z"/>
            </w:rPr>
          </w:pPr>
          <w:sdt>
            <w:sdtPr>
              <w:id w:val="-1750717456"/>
              <w:tag w:val="goog_rdk_2040"/>
            </w:sdtPr>
            <w:sdtContent>
              <w:ins w:author="Rossi Rossi" w:id="69" w:date="2026-09-22T06:56:59Z">
                <w:sdt>
                  <w:sdtPr>
                    <w:id w:val="-1139450344"/>
                    <w:tag w:val="goog_rdk_2041"/>
                  </w:sdtPr>
                  <w:sdtContent>
                    <w:del w:author="udhaya kumar" w:id="6" w:date="2026-09-24T06:40:29Z"/>
                  </w:sdtContent>
                </w:sdt>
              </w:ins>
              <w:sdt>
                <w:sdtPr>
                  <w:id w:val="371543228"/>
                  <w:tag w:val="goog_rdk_2042"/>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804072851"/>
        <w:tag w:val="goog_rdk_2047"/>
      </w:sdtPr>
      <w:sdtContent>
        <w:p w:rsidR="00000000" w:rsidDel="00000000" w:rsidP="00000000" w:rsidRDefault="00000000" w:rsidRPr="00000000" w14:paraId="000001DB">
          <w:pPr>
            <w:numPr>
              <w:ilvl w:val="1"/>
              <w:numId w:val="5"/>
            </w:numPr>
            <w:ind w:left="502" w:hanging="360"/>
            <w:rPr>
              <w:ins w:author="Rossi Rossi" w:id="69" w:date="2026-09-22T06:56:59Z"/>
              <w:del w:author="udhaya kumar" w:id="6" w:date="2026-09-24T06:40:29Z"/>
            </w:rPr>
          </w:pPr>
          <w:sdt>
            <w:sdtPr>
              <w:id w:val="-751828585"/>
              <w:tag w:val="goog_rdk_2044"/>
            </w:sdtPr>
            <w:sdtContent>
              <w:ins w:author="Rossi Rossi" w:id="69" w:date="2026-09-22T06:56:59Z">
                <w:sdt>
                  <w:sdtPr>
                    <w:id w:val="1677959007"/>
                    <w:tag w:val="goog_rdk_2045"/>
                  </w:sdtPr>
                  <w:sdtContent>
                    <w:del w:author="udhaya kumar" w:id="6" w:date="2026-09-24T06:40:29Z"/>
                  </w:sdtContent>
                </w:sdt>
              </w:ins>
              <w:sdt>
                <w:sdtPr>
                  <w:id w:val="1560509107"/>
                  <w:tag w:val="goog_rdk_204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Google AI Studio imposes the following project and key management limitations:</w:delText>
                      </w:r>
                    </w:del>
                  </w:ins>
                </w:sdtContent>
              </w:sdt>
              <w:ins w:author="Rossi Rossi" w:id="69" w:date="2026-09-22T06:56:59Z">
                <w:del w:author="udhaya kumar" w:id="6" w:date="2026-09-24T06:40:29Z"/>
              </w:ins>
            </w:sdtContent>
          </w:sdt>
        </w:p>
      </w:sdtContent>
    </w:sdt>
    <w:sdt>
      <w:sdtPr>
        <w:id w:val="-1266269661"/>
        <w:tag w:val="goog_rdk_2051"/>
      </w:sdtPr>
      <w:sdtContent>
        <w:p w:rsidR="00000000" w:rsidDel="00000000" w:rsidP="00000000" w:rsidRDefault="00000000" w:rsidRPr="00000000" w14:paraId="000001DC">
          <w:pPr>
            <w:numPr>
              <w:ilvl w:val="1"/>
              <w:numId w:val="5"/>
            </w:numPr>
            <w:ind w:left="502" w:hanging="360"/>
            <w:rPr>
              <w:ins w:author="Rossi Rossi" w:id="69" w:date="2026-09-22T06:56:59Z"/>
              <w:del w:author="udhaya kumar" w:id="6" w:date="2026-09-24T06:40:29Z"/>
            </w:rPr>
          </w:pPr>
          <w:sdt>
            <w:sdtPr>
              <w:id w:val="1957130022"/>
              <w:tag w:val="goog_rdk_2048"/>
            </w:sdtPr>
            <w:sdtContent>
              <w:ins w:author="Rossi Rossi" w:id="69" w:date="2026-09-22T06:56:59Z">
                <w:sdt>
                  <w:sdtPr>
                    <w:id w:val="1845395340"/>
                    <w:tag w:val="goog_rdk_2049"/>
                  </w:sdtPr>
                  <w:sdtContent>
                    <w:del w:author="udhaya kumar" w:id="6" w:date="2026-09-24T06:40:29Z"/>
                  </w:sdtContent>
                </w:sdt>
              </w:ins>
              <w:sdt>
                <w:sdtPr>
                  <w:id w:val="291484501"/>
                  <w:tag w:val="goog_rdk_2050"/>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917464982"/>
        <w:tag w:val="goog_rdk_2055"/>
      </w:sdtPr>
      <w:sdtContent>
        <w:p w:rsidR="00000000" w:rsidDel="00000000" w:rsidP="00000000" w:rsidRDefault="00000000" w:rsidRPr="00000000" w14:paraId="000001DD">
          <w:pPr>
            <w:numPr>
              <w:ilvl w:val="1"/>
              <w:numId w:val="5"/>
            </w:numPr>
            <w:ind w:left="502" w:hanging="360"/>
            <w:rPr>
              <w:ins w:author="Rossi Rossi" w:id="69" w:date="2026-09-22T06:56:59Z"/>
              <w:del w:author="udhaya kumar" w:id="6" w:date="2026-09-24T06:40:29Z"/>
            </w:rPr>
          </w:pPr>
          <w:sdt>
            <w:sdtPr>
              <w:id w:val="985410391"/>
              <w:tag w:val="goog_rdk_2052"/>
            </w:sdtPr>
            <w:sdtContent>
              <w:ins w:author="Rossi Rossi" w:id="69" w:date="2026-09-22T06:56:59Z">
                <w:sdt>
                  <w:sdtPr>
                    <w:id w:val="1624291769"/>
                    <w:tag w:val="goog_rdk_2053"/>
                  </w:sdtPr>
                  <w:sdtContent>
                    <w:del w:author="udhaya kumar" w:id="6" w:date="2026-09-24T06:40:29Z"/>
                  </w:sdtContent>
                </w:sdt>
              </w:ins>
              <w:sdt>
                <w:sdtPr>
                  <w:id w:val="-1667793834"/>
                  <w:tag w:val="goog_rdk_205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You can create a maximum of 10 projects at a time from the Google AI Studio **Projects** page.</w:delText>
                      </w:r>
                    </w:del>
                  </w:ins>
                </w:sdtContent>
              </w:sdt>
              <w:ins w:author="Rossi Rossi" w:id="69" w:date="2026-09-22T06:56:59Z">
                <w:del w:author="udhaya kumar" w:id="6" w:date="2026-09-24T06:40:29Z"/>
              </w:ins>
            </w:sdtContent>
          </w:sdt>
        </w:p>
      </w:sdtContent>
    </w:sdt>
    <w:sdt>
      <w:sdtPr>
        <w:id w:val="-1341419354"/>
        <w:tag w:val="goog_rdk_2059"/>
      </w:sdtPr>
      <w:sdtContent>
        <w:p w:rsidR="00000000" w:rsidDel="00000000" w:rsidP="00000000" w:rsidRDefault="00000000" w:rsidRPr="00000000" w14:paraId="000001DE">
          <w:pPr>
            <w:numPr>
              <w:ilvl w:val="1"/>
              <w:numId w:val="5"/>
            </w:numPr>
            <w:ind w:left="502" w:hanging="360"/>
            <w:rPr>
              <w:ins w:author="Rossi Rossi" w:id="69" w:date="2026-09-22T06:56:59Z"/>
              <w:del w:author="udhaya kumar" w:id="6" w:date="2026-09-24T06:40:29Z"/>
            </w:rPr>
          </w:pPr>
          <w:sdt>
            <w:sdtPr>
              <w:id w:val="-496611772"/>
              <w:tag w:val="goog_rdk_2056"/>
            </w:sdtPr>
            <w:sdtContent>
              <w:ins w:author="Rossi Rossi" w:id="69" w:date="2026-09-22T06:56:59Z">
                <w:sdt>
                  <w:sdtPr>
                    <w:id w:val="916072879"/>
                    <w:tag w:val="goog_rdk_2057"/>
                  </w:sdtPr>
                  <w:sdtContent>
                    <w:del w:author="udhaya kumar" w:id="6" w:date="2026-09-24T06:40:29Z"/>
                  </w:sdtContent>
                </w:sdt>
              </w:ins>
              <w:sdt>
                <w:sdtPr>
                  <w:id w:val="-589867130"/>
                  <w:tag w:val="goog_rdk_205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The **API keys** and **Projects** pages display a maximum of 100 keys and 50 projects.</w:delText>
                      </w:r>
                    </w:del>
                  </w:ins>
                </w:sdtContent>
              </w:sdt>
              <w:ins w:author="Rossi Rossi" w:id="69" w:date="2026-09-22T06:56:59Z">
                <w:del w:author="udhaya kumar" w:id="6" w:date="2026-09-24T06:40:29Z"/>
              </w:ins>
            </w:sdtContent>
          </w:sdt>
        </w:p>
      </w:sdtContent>
    </w:sdt>
    <w:sdt>
      <w:sdtPr>
        <w:id w:val="-772991417"/>
        <w:tag w:val="goog_rdk_2063"/>
      </w:sdtPr>
      <w:sdtContent>
        <w:p w:rsidR="00000000" w:rsidDel="00000000" w:rsidP="00000000" w:rsidRDefault="00000000" w:rsidRPr="00000000" w14:paraId="000001DF">
          <w:pPr>
            <w:numPr>
              <w:ilvl w:val="1"/>
              <w:numId w:val="5"/>
            </w:numPr>
            <w:ind w:left="502" w:hanging="360"/>
            <w:rPr>
              <w:ins w:author="Rossi Rossi" w:id="69" w:date="2026-09-22T06:56:59Z"/>
              <w:del w:author="udhaya kumar" w:id="6" w:date="2026-09-24T06:40:29Z"/>
            </w:rPr>
          </w:pPr>
          <w:sdt>
            <w:sdtPr>
              <w:id w:val="-343317214"/>
              <w:tag w:val="goog_rdk_2060"/>
            </w:sdtPr>
            <w:sdtContent>
              <w:ins w:author="Rossi Rossi" w:id="69" w:date="2026-09-22T06:56:59Z">
                <w:sdt>
                  <w:sdtPr>
                    <w:id w:val="-1695220607"/>
                    <w:tag w:val="goog_rdk_2061"/>
                  </w:sdtPr>
                  <w:sdtContent>
                    <w:del w:author="udhaya kumar" w:id="6" w:date="2026-09-24T06:40:29Z"/>
                  </w:sdtContent>
                </w:sdt>
              </w:ins>
              <w:sdt>
                <w:sdtPr>
                  <w:id w:val="1119101104"/>
                  <w:tag w:val="goog_rdk_206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Only API keys that are unrestricted or restricted specifically to the Generative Language API (Gemini API) are displayed.</w:delText>
                      </w:r>
                    </w:del>
                  </w:ins>
                </w:sdtContent>
              </w:sdt>
              <w:ins w:author="Rossi Rossi" w:id="69" w:date="2026-09-22T06:56:59Z">
                <w:del w:author="udhaya kumar" w:id="6" w:date="2026-09-24T06:40:29Z"/>
              </w:ins>
            </w:sdtContent>
          </w:sdt>
        </w:p>
      </w:sdtContent>
    </w:sdt>
    <w:sdt>
      <w:sdtPr>
        <w:id w:val="-321126046"/>
        <w:tag w:val="goog_rdk_2072"/>
      </w:sdtPr>
      <w:sdtContent>
        <w:p w:rsidR="00000000" w:rsidDel="00000000" w:rsidP="00000000" w:rsidRDefault="00000000" w:rsidRPr="00000000" w14:paraId="000001E0">
          <w:pPr>
            <w:numPr>
              <w:ilvl w:val="1"/>
              <w:numId w:val="5"/>
            </w:numPr>
            <w:ind w:left="502" w:hanging="360"/>
            <w:rPr>
              <w:ins w:author="Rossi Rossi" w:id="69" w:date="2026-09-22T06:56:59Z"/>
              <w:del w:author="udhaya kumar" w:id="6" w:date="2026-09-24T06:40:29Z"/>
            </w:rPr>
          </w:pPr>
          <w:sdt>
            <w:sdtPr>
              <w:id w:val="1370084517"/>
              <w:tag w:val="goog_rdk_2066"/>
            </w:sdtPr>
            <w:sdtContent>
              <w:ins w:author="Jagadeshwaran V" w:id="99" w:date="2026-09-24T04:38:23Z">
                <w:sdt>
                  <w:sdtPr>
                    <w:id w:val="-850787581"/>
                    <w:tag w:val="goog_rdk_2067"/>
                  </w:sdtPr>
                  <w:sdtContent>
                    <w:del w:author="udhaya kumar" w:id="6" w:date="2026-09-24T06:40:29Z"/>
                  </w:sdtContent>
                </w:sdt>
              </w:ins>
              <w:sdt>
                <w:sdtPr>
                  <w:id w:val="-1769699764"/>
                  <w:tag w:val="goog_rdk_2068"/>
                </w:sdtPr>
                <w:sdtContent>
                  <w:ins w:author="Jagadeshwaran V" w:id="99" w:date="2026-09-24T04:38:23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w:delText>
                      </w:r>
                    </w:del>
                  </w:ins>
                </w:sdtContent>
              </w:sdt>
              <w:ins w:author="Jagadeshwaran V" w:id="99" w:date="2026-09-24T04:38:23Z">
                <w:del w:author="udhaya kumar" w:id="6" w:date="2026-09-24T06:40:29Z"/>
              </w:ins>
            </w:sdtContent>
          </w:sdt>
          <w:sdt>
            <w:sdtPr>
              <w:id w:val="-513013964"/>
              <w:tag w:val="goog_rdk_2069"/>
            </w:sdtPr>
            <w:sdtContent>
              <w:ins w:author="Rossi Rossi" w:id="69" w:date="2026-09-22T06:56:59Z">
                <w:sdt>
                  <w:sdtPr>
                    <w:id w:val="212526881"/>
                    <w:tag w:val="goog_rdk_2070"/>
                  </w:sdtPr>
                  <w:sdtContent>
                    <w:del w:author="udhaya kumar" w:id="6" w:date="2026-09-24T06:40:29Z"/>
                  </w:sdtContent>
                </w:sdt>
              </w:ins>
              <w:sdt>
                <w:sdtPr>
                  <w:id w:val="-1542837036"/>
                  <w:tag w:val="goog_rdk_207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49031141"/>
        <w:tag w:val="goog_rdk_2076"/>
      </w:sdtPr>
      <w:sdtContent>
        <w:p w:rsidR="00000000" w:rsidDel="00000000" w:rsidP="00000000" w:rsidRDefault="00000000" w:rsidRPr="00000000" w14:paraId="000001E1">
          <w:pPr>
            <w:numPr>
              <w:ilvl w:val="1"/>
              <w:numId w:val="5"/>
            </w:numPr>
            <w:ind w:left="502" w:hanging="360"/>
            <w:rPr>
              <w:ins w:author="Rossi Rossi" w:id="69" w:date="2026-09-22T06:56:59Z"/>
              <w:del w:author="udhaya kumar" w:id="6" w:date="2026-09-24T06:40:29Z"/>
            </w:rPr>
          </w:pPr>
          <w:sdt>
            <w:sdtPr>
              <w:id w:val="-1322194431"/>
              <w:tag w:val="goog_rdk_2073"/>
            </w:sdtPr>
            <w:sdtContent>
              <w:ins w:author="Rossi Rossi" w:id="69" w:date="2026-09-22T06:56:59Z">
                <w:sdt>
                  <w:sdtPr>
                    <w:id w:val="-99359223"/>
                    <w:tag w:val="goog_rdk_2074"/>
                  </w:sdtPr>
                  <w:sdtContent>
                    <w:del w:author="udhaya kumar" w:id="6" w:date="2026-09-24T06:40:29Z"/>
                  </w:sdtContent>
                </w:sdt>
              </w:ins>
              <w:sdt>
                <w:sdtPr>
                  <w:id w:val="-1392373936"/>
                  <w:tag w:val="goog_rdk_207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For advanced project management or to modify keys with other restrictions, use</w:delText>
                      </w:r>
                    </w:del>
                  </w:ins>
                </w:sdtContent>
              </w:sdt>
              <w:ins w:author="Rossi Rossi" w:id="69" w:date="2026-09-22T06:56:59Z">
                <w:del w:author="udhaya kumar" w:id="6" w:date="2026-09-24T06:40:29Z"/>
              </w:ins>
            </w:sdtContent>
          </w:sdt>
        </w:p>
      </w:sdtContent>
    </w:sdt>
    <w:sdt>
      <w:sdtPr>
        <w:id w:val="1086784574"/>
        <w:tag w:val="goog_rdk_2080"/>
      </w:sdtPr>
      <w:sdtContent>
        <w:p w:rsidR="00000000" w:rsidDel="00000000" w:rsidP="00000000" w:rsidRDefault="00000000" w:rsidRPr="00000000" w14:paraId="000001E2">
          <w:pPr>
            <w:numPr>
              <w:ilvl w:val="1"/>
              <w:numId w:val="5"/>
            </w:numPr>
            <w:ind w:left="502" w:hanging="360"/>
            <w:rPr>
              <w:ins w:author="Rossi Rossi" w:id="69" w:date="2026-09-22T06:56:59Z"/>
              <w:del w:author="udhaya kumar" w:id="6" w:date="2026-09-24T06:40:29Z"/>
            </w:rPr>
          </w:pPr>
          <w:sdt>
            <w:sdtPr>
              <w:id w:val="-97369142"/>
              <w:tag w:val="goog_rdk_2077"/>
            </w:sdtPr>
            <w:sdtContent>
              <w:ins w:author="Rossi Rossi" w:id="69" w:date="2026-09-22T06:56:59Z">
                <w:sdt>
                  <w:sdtPr>
                    <w:id w:val="1367953703"/>
                    <w:tag w:val="goog_rdk_2078"/>
                  </w:sdtPr>
                  <w:sdtContent>
                    <w:del w:author="udhaya kumar" w:id="6" w:date="2026-09-24T06:40:29Z"/>
                  </w:sdtContent>
                </w:sdt>
              </w:ins>
              <w:sdt>
                <w:sdtPr>
                  <w:id w:val="138108398"/>
                  <w:tag w:val="goog_rdk_20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the [Google Cloud Console credentials page](https://console.cloud.google.com/apis/credentials).</w:delText>
                      </w:r>
                    </w:del>
                  </w:ins>
                </w:sdtContent>
              </w:sdt>
              <w:ins w:author="Rossi Rossi" w:id="69" w:date="2026-09-22T06:56:59Z">
                <w:del w:author="udhaya kumar" w:id="6" w:date="2026-09-24T06:40:29Z"/>
              </w:ins>
            </w:sdtContent>
          </w:sdt>
        </w:p>
      </w:sdtContent>
    </w:sdt>
    <w:sdt>
      <w:sdtPr>
        <w:id w:val="-1470215228"/>
        <w:tag w:val="goog_rdk_2084"/>
      </w:sdtPr>
      <w:sdtContent>
        <w:p w:rsidR="00000000" w:rsidDel="00000000" w:rsidP="00000000" w:rsidRDefault="00000000" w:rsidRPr="00000000" w14:paraId="000001E3">
          <w:pPr>
            <w:numPr>
              <w:ilvl w:val="1"/>
              <w:numId w:val="5"/>
            </w:numPr>
            <w:ind w:left="502" w:hanging="360"/>
            <w:rPr>
              <w:ins w:author="Rossi Rossi" w:id="69" w:date="2026-09-22T06:56:59Z"/>
              <w:del w:author="udhaya kumar" w:id="6" w:date="2026-09-24T06:40:29Z"/>
            </w:rPr>
          </w:pPr>
          <w:sdt>
            <w:sdtPr>
              <w:id w:val="-1183021989"/>
              <w:tag w:val="goog_rdk_2081"/>
            </w:sdtPr>
            <w:sdtContent>
              <w:ins w:author="Rossi Rossi" w:id="69" w:date="2026-09-22T06:56:59Z">
                <w:sdt>
                  <w:sdtPr>
                    <w:id w:val="369752201"/>
                    <w:tag w:val="goog_rdk_2082"/>
                  </w:sdtPr>
                  <w:sdtContent>
                    <w:del w:author="udhaya kumar" w:id="6" w:date="2026-09-24T06:40:29Z"/>
                  </w:sdtContent>
                </w:sdt>
              </w:ins>
              <w:sdt>
                <w:sdtPr>
                  <w:id w:val="-1923283881"/>
                  <w:tag w:val="goog_rdk_208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To use the Gemini API, you must authenticate your requests. You can</w:delText>
                      </w:r>
                    </w:del>
                  </w:ins>
                </w:sdtContent>
              </w:sdt>
              <w:ins w:author="Rossi Rossi" w:id="69" w:date="2026-09-22T06:56:59Z">
                <w:del w:author="udhaya kumar" w:id="6" w:date="2026-09-24T06:40:29Z"/>
              </w:ins>
            </w:sdtContent>
          </w:sdt>
        </w:p>
      </w:sdtContent>
    </w:sdt>
    <w:sdt>
      <w:sdtPr>
        <w:id w:val="-556668274"/>
        <w:tag w:val="goog_rdk_2088"/>
      </w:sdtPr>
      <w:sdtContent>
        <w:p w:rsidR="00000000" w:rsidDel="00000000" w:rsidP="00000000" w:rsidRDefault="00000000" w:rsidRPr="00000000" w14:paraId="000001E4">
          <w:pPr>
            <w:numPr>
              <w:ilvl w:val="1"/>
              <w:numId w:val="5"/>
            </w:numPr>
            <w:ind w:left="502" w:hanging="360"/>
            <w:rPr>
              <w:ins w:author="Rossi Rossi" w:id="69" w:date="2026-09-22T06:56:59Z"/>
              <w:del w:author="udhaya kumar" w:id="6" w:date="2026-09-24T06:40:29Z"/>
            </w:rPr>
          </w:pPr>
          <w:sdt>
            <w:sdtPr>
              <w:id w:val="961300954"/>
              <w:tag w:val="goog_rdk_2085"/>
            </w:sdtPr>
            <w:sdtContent>
              <w:ins w:author="Rossi Rossi" w:id="69" w:date="2026-09-22T06:56:59Z">
                <w:sdt>
                  <w:sdtPr>
                    <w:id w:val="382104527"/>
                    <w:tag w:val="goog_rdk_2086"/>
                  </w:sdtPr>
                  <w:sdtContent>
                    <w:del w:author="udhaya kumar" w:id="6" w:date="2026-09-24T06:40:29Z"/>
                  </w:sdtContent>
                </w:sdt>
              </w:ins>
              <w:sdt>
                <w:sdtPr>
                  <w:id w:val="-1651402243"/>
                  <w:tag w:val="goog_rdk_208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authenticate using a standard or authorization API key.</w:delText>
                      </w:r>
                    </w:del>
                  </w:ins>
                </w:sdtContent>
              </w:sdt>
              <w:ins w:author="Rossi Rossi" w:id="69" w:date="2026-09-22T06:56:59Z">
                <w:del w:author="udhaya kumar" w:id="6" w:date="2026-09-24T06:40:29Z"/>
              </w:ins>
            </w:sdtContent>
          </w:sdt>
        </w:p>
      </w:sdtContent>
    </w:sdt>
    <w:sdt>
      <w:sdtPr>
        <w:id w:val="899779556"/>
        <w:tag w:val="goog_rdk_2092"/>
      </w:sdtPr>
      <w:sdtContent>
        <w:p w:rsidR="00000000" w:rsidDel="00000000" w:rsidP="00000000" w:rsidRDefault="00000000" w:rsidRPr="00000000" w14:paraId="000001E5">
          <w:pPr>
            <w:numPr>
              <w:ilvl w:val="1"/>
              <w:numId w:val="5"/>
            </w:numPr>
            <w:ind w:left="502" w:hanging="360"/>
            <w:rPr>
              <w:ins w:author="Rossi Rossi" w:id="69" w:date="2026-09-22T06:56:59Z"/>
              <w:del w:author="udhaya kumar" w:id="6" w:date="2026-09-24T06:40:29Z"/>
            </w:rPr>
          </w:pPr>
          <w:sdt>
            <w:sdtPr>
              <w:id w:val="-1459672838"/>
              <w:tag w:val="goog_rdk_2089"/>
            </w:sdtPr>
            <w:sdtContent>
              <w:ins w:author="Rossi Rossi" w:id="69" w:date="2026-09-22T06:56:59Z">
                <w:sdt>
                  <w:sdtPr>
                    <w:id w:val="1965125078"/>
                    <w:tag w:val="goog_rdk_2090"/>
                  </w:sdtPr>
                  <w:sdtContent>
                    <w:del w:author="udhaya kumar" w:id="6" w:date="2026-09-24T06:40:29Z"/>
                  </w:sdtContent>
                </w:sdt>
              </w:ins>
              <w:sdt>
                <w:sdtPr>
                  <w:id w:val="-47529968"/>
                  <w:tag w:val="goog_rdk_209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5397735"/>
        <w:tag w:val="goog_rdk_2096"/>
      </w:sdtPr>
      <w:sdtContent>
        <w:p w:rsidR="00000000" w:rsidDel="00000000" w:rsidP="00000000" w:rsidRDefault="00000000" w:rsidRPr="00000000" w14:paraId="000001E6">
          <w:pPr>
            <w:numPr>
              <w:ilvl w:val="1"/>
              <w:numId w:val="5"/>
            </w:numPr>
            <w:ind w:left="502" w:hanging="360"/>
            <w:rPr>
              <w:ins w:author="Rossi Rossi" w:id="69" w:date="2026-09-22T06:56:59Z"/>
              <w:del w:author="udhaya kumar" w:id="6" w:date="2026-09-24T06:40:29Z"/>
            </w:rPr>
          </w:pPr>
          <w:sdt>
            <w:sdtPr>
              <w:id w:val="-739811609"/>
              <w:tag w:val="goog_rdk_2093"/>
            </w:sdtPr>
            <w:sdtContent>
              <w:ins w:author="Rossi Rossi" w:id="69" w:date="2026-09-22T06:56:59Z">
                <w:sdt>
                  <w:sdtPr>
                    <w:id w:val="185739885"/>
                    <w:tag w:val="goog_rdk_2094"/>
                  </w:sdtPr>
                  <w:sdtContent>
                    <w:del w:author="udhaya kumar" w:id="6" w:date="2026-09-24T06:40:29Z"/>
                  </w:sdtContent>
                </w:sdt>
              </w:ins>
              <w:sdt>
                <w:sdtPr>
                  <w:id w:val="-1547692829"/>
                  <w:tag w:val="goog_rdk_209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[Create or view a Gemini API Key](https://aistudio.google.com/apikey)</w:delText>
                      </w:r>
                    </w:del>
                  </w:ins>
                </w:sdtContent>
              </w:sdt>
              <w:ins w:author="Rossi Rossi" w:id="69" w:date="2026-09-22T06:56:59Z">
                <w:del w:author="udhaya kumar" w:id="6" w:date="2026-09-24T06:40:29Z"/>
              </w:ins>
            </w:sdtContent>
          </w:sdt>
        </w:p>
      </w:sdtContent>
    </w:sdt>
    <w:sdt>
      <w:sdtPr>
        <w:id w:val="1193393197"/>
        <w:tag w:val="goog_rdk_2100"/>
      </w:sdtPr>
      <w:sdtContent>
        <w:p w:rsidR="00000000" w:rsidDel="00000000" w:rsidP="00000000" w:rsidRDefault="00000000" w:rsidRPr="00000000" w14:paraId="000001E7">
          <w:pPr>
            <w:numPr>
              <w:ilvl w:val="1"/>
              <w:numId w:val="5"/>
            </w:numPr>
            <w:ind w:left="502" w:hanging="360"/>
            <w:rPr>
              <w:ins w:author="Rossi Rossi" w:id="69" w:date="2026-09-22T06:56:59Z"/>
              <w:del w:author="udhaya kumar" w:id="6" w:date="2026-09-24T06:40:29Z"/>
            </w:rPr>
          </w:pPr>
          <w:sdt>
            <w:sdtPr>
              <w:id w:val="1092821751"/>
              <w:tag w:val="goog_rdk_2097"/>
            </w:sdtPr>
            <w:sdtContent>
              <w:ins w:author="Rossi Rossi" w:id="69" w:date="2026-09-22T06:56:59Z">
                <w:sdt>
                  <w:sdtPr>
                    <w:id w:val="-536358829"/>
                    <w:tag w:val="goog_rdk_2098"/>
                  </w:sdtPr>
                  <w:sdtContent>
                    <w:del w:author="udhaya kumar" w:id="6" w:date="2026-09-24T06:40:29Z"/>
                  </w:sdtContent>
                </w:sdt>
              </w:ins>
              <w:sdt>
                <w:sdtPr>
                  <w:id w:val="516497744"/>
                  <w:tag w:val="goog_rdk_209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29667290"/>
        <w:tag w:val="goog_rdk_2104"/>
      </w:sdtPr>
      <w:sdtContent>
        <w:p w:rsidR="00000000" w:rsidDel="00000000" w:rsidP="00000000" w:rsidRDefault="00000000" w:rsidRPr="00000000" w14:paraId="000001E8">
          <w:pPr>
            <w:numPr>
              <w:ilvl w:val="1"/>
              <w:numId w:val="5"/>
            </w:numPr>
            <w:ind w:left="502" w:hanging="360"/>
            <w:rPr>
              <w:ins w:author="Rossi Rossi" w:id="69" w:date="2026-09-22T06:56:59Z"/>
              <w:del w:author="udhaya kumar" w:id="6" w:date="2026-09-24T06:40:29Z"/>
            </w:rPr>
          </w:pPr>
          <w:sdt>
            <w:sdtPr>
              <w:id w:val="410548437"/>
              <w:tag w:val="goog_rdk_2101"/>
            </w:sdtPr>
            <w:sdtContent>
              <w:ins w:author="Rossi Rossi" w:id="69" w:date="2026-09-22T06:56:59Z">
                <w:sdt>
                  <w:sdtPr>
                    <w:id w:val="-236567669"/>
                    <w:tag w:val="goog_rdk_2102"/>
                  </w:sdtPr>
                  <w:sdtContent>
                    <w:del w:author="udhaya kumar" w:id="6" w:date="2026-09-24T06:40:29Z"/>
                  </w:sdtContent>
                </w:sdt>
              </w:ins>
              <w:sdt>
                <w:sdtPr>
                  <w:id w:val="-1974078441"/>
                  <w:tag w:val="goog_rdk_210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API key types: standard versus authorization</w:delText>
                      </w:r>
                    </w:del>
                  </w:ins>
                </w:sdtContent>
              </w:sdt>
              <w:ins w:author="Rossi Rossi" w:id="69" w:date="2026-09-22T06:56:59Z">
                <w:del w:author="udhaya kumar" w:id="6" w:date="2026-09-24T06:40:29Z"/>
              </w:ins>
            </w:sdtContent>
          </w:sdt>
        </w:p>
      </w:sdtContent>
    </w:sdt>
    <w:sdt>
      <w:sdtPr>
        <w:id w:val="-1020161943"/>
        <w:tag w:val="goog_rdk_2108"/>
      </w:sdtPr>
      <w:sdtContent>
        <w:p w:rsidR="00000000" w:rsidDel="00000000" w:rsidP="00000000" w:rsidRDefault="00000000" w:rsidRPr="00000000" w14:paraId="000001E9">
          <w:pPr>
            <w:numPr>
              <w:ilvl w:val="1"/>
              <w:numId w:val="5"/>
            </w:numPr>
            <w:ind w:left="502" w:hanging="360"/>
            <w:rPr>
              <w:ins w:author="Rossi Rossi" w:id="69" w:date="2026-09-22T06:56:59Z"/>
              <w:del w:author="udhaya kumar" w:id="6" w:date="2026-09-24T06:40:29Z"/>
            </w:rPr>
          </w:pPr>
          <w:sdt>
            <w:sdtPr>
              <w:id w:val="-937248072"/>
              <w:tag w:val="goog_rdk_2105"/>
            </w:sdtPr>
            <w:sdtContent>
              <w:ins w:author="Rossi Rossi" w:id="69" w:date="2026-09-22T06:56:59Z">
                <w:sdt>
                  <w:sdtPr>
                    <w:id w:val="1780193822"/>
                    <w:tag w:val="goog_rdk_2106"/>
                  </w:sdtPr>
                  <w:sdtContent>
                    <w:del w:author="udhaya kumar" w:id="6" w:date="2026-09-24T06:40:29Z"/>
                  </w:sdtContent>
                </w:sdt>
              </w:ins>
              <w:sdt>
                <w:sdtPr>
                  <w:id w:val="1845121303"/>
                  <w:tag w:val="goog_rdk_210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124599930"/>
        <w:tag w:val="goog_rdk_2112"/>
      </w:sdtPr>
      <w:sdtContent>
        <w:p w:rsidR="00000000" w:rsidDel="00000000" w:rsidP="00000000" w:rsidRDefault="00000000" w:rsidRPr="00000000" w14:paraId="000001EA">
          <w:pPr>
            <w:numPr>
              <w:ilvl w:val="1"/>
              <w:numId w:val="5"/>
            </w:numPr>
            <w:ind w:left="502" w:hanging="360"/>
            <w:rPr>
              <w:ins w:author="Rossi Rossi" w:id="69" w:date="2026-09-22T06:56:59Z"/>
              <w:del w:author="udhaya kumar" w:id="6" w:date="2026-09-24T06:40:29Z"/>
            </w:rPr>
          </w:pPr>
          <w:sdt>
            <w:sdtPr>
              <w:id w:val="-138986534"/>
              <w:tag w:val="goog_rdk_2109"/>
            </w:sdtPr>
            <w:sdtContent>
              <w:ins w:author="Rossi Rossi" w:id="69" w:date="2026-09-22T06:56:59Z">
                <w:sdt>
                  <w:sdtPr>
                    <w:id w:val="-1335919741"/>
                    <w:tag w:val="goog_rdk_2110"/>
                  </w:sdtPr>
                  <w:sdtContent>
                    <w:del w:author="udhaya kumar" w:id="6" w:date="2026-09-24T06:40:29Z"/>
                  </w:sdtContent>
                </w:sdt>
              </w:ins>
              <w:sdt>
                <w:sdtPr>
                  <w:id w:val="1065067311"/>
                  <w:tag w:val="goog_rdk_211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API keys provide access to the Gemini API, but their security characteristics</w:delText>
                      </w:r>
                    </w:del>
                  </w:ins>
                </w:sdtContent>
              </w:sdt>
              <w:ins w:author="Rossi Rossi" w:id="69" w:date="2026-09-22T06:56:59Z">
                <w:del w:author="udhaya kumar" w:id="6" w:date="2026-09-24T06:40:29Z"/>
              </w:ins>
            </w:sdtContent>
          </w:sdt>
        </w:p>
      </w:sdtContent>
    </w:sdt>
    <w:sdt>
      <w:sdtPr>
        <w:id w:val="1539624284"/>
        <w:tag w:val="goog_rdk_2116"/>
      </w:sdtPr>
      <w:sdtContent>
        <w:p w:rsidR="00000000" w:rsidDel="00000000" w:rsidP="00000000" w:rsidRDefault="00000000" w:rsidRPr="00000000" w14:paraId="000001EB">
          <w:pPr>
            <w:numPr>
              <w:ilvl w:val="1"/>
              <w:numId w:val="5"/>
            </w:numPr>
            <w:ind w:left="502" w:hanging="360"/>
            <w:rPr>
              <w:ins w:author="Rossi Rossi" w:id="69" w:date="2026-09-22T06:56:59Z"/>
              <w:del w:author="udhaya kumar" w:id="6" w:date="2026-09-24T06:40:29Z"/>
            </w:rPr>
          </w:pPr>
          <w:sdt>
            <w:sdtPr>
              <w:id w:val="-1559577825"/>
              <w:tag w:val="goog_rdk_2113"/>
            </w:sdtPr>
            <w:sdtContent>
              <w:ins w:author="Rossi Rossi" w:id="69" w:date="2026-09-22T06:56:59Z">
                <w:sdt>
                  <w:sdtPr>
                    <w:id w:val="-978586561"/>
                    <w:tag w:val="goog_rdk_2114"/>
                  </w:sdtPr>
                  <w:sdtContent>
                    <w:del w:author="udhaya kumar" w:id="6" w:date="2026-09-24T06:40:29Z"/>
                  </w:sdtContent>
                </w:sdt>
              </w:ins>
              <w:sdt>
                <w:sdtPr>
                  <w:id w:val="1536826861"/>
                  <w:tag w:val="goog_rdk_21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differ. The Gemini API is transitioning from standard API keys to authorization</w:delText>
                      </w:r>
                    </w:del>
                  </w:ins>
                </w:sdtContent>
              </w:sdt>
              <w:ins w:author="Rossi Rossi" w:id="69" w:date="2026-09-22T06:56:59Z">
                <w:del w:author="udhaya kumar" w:id="6" w:date="2026-09-24T06:40:29Z"/>
              </w:ins>
            </w:sdtContent>
          </w:sdt>
        </w:p>
      </w:sdtContent>
    </w:sdt>
    <w:sdt>
      <w:sdtPr>
        <w:id w:val="-2054827710"/>
        <w:tag w:val="goog_rdk_2120"/>
      </w:sdtPr>
      <w:sdtContent>
        <w:p w:rsidR="00000000" w:rsidDel="00000000" w:rsidP="00000000" w:rsidRDefault="00000000" w:rsidRPr="00000000" w14:paraId="000001EC">
          <w:pPr>
            <w:numPr>
              <w:ilvl w:val="1"/>
              <w:numId w:val="5"/>
            </w:numPr>
            <w:ind w:left="502" w:hanging="360"/>
            <w:rPr>
              <w:ins w:author="Rossi Rossi" w:id="69" w:date="2026-09-22T06:56:59Z"/>
              <w:del w:author="udhaya kumar" w:id="6" w:date="2026-09-24T06:40:29Z"/>
            </w:rPr>
          </w:pPr>
          <w:sdt>
            <w:sdtPr>
              <w:id w:val="-1080981722"/>
              <w:tag w:val="goog_rdk_2117"/>
            </w:sdtPr>
            <w:sdtContent>
              <w:ins w:author="Rossi Rossi" w:id="69" w:date="2026-09-22T06:56:59Z">
                <w:sdt>
                  <w:sdtPr>
                    <w:id w:val="-1901492757"/>
                    <w:tag w:val="goog_rdk_2118"/>
                  </w:sdtPr>
                  <w:sdtContent>
                    <w:del w:author="udhaya kumar" w:id="6" w:date="2026-09-24T06:40:29Z"/>
                  </w:sdtContent>
                </w:sdt>
              </w:ins>
              <w:sdt>
                <w:sdtPr>
                  <w:id w:val="-845039572"/>
                  <w:tag w:val="goog_rdk_211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keys to improve security:</w:delText>
                      </w:r>
                    </w:del>
                  </w:ins>
                </w:sdtContent>
              </w:sdt>
              <w:ins w:author="Rossi Rossi" w:id="69" w:date="2026-09-22T06:56:59Z">
                <w:del w:author="udhaya kumar" w:id="6" w:date="2026-09-24T06:40:29Z"/>
              </w:ins>
            </w:sdtContent>
          </w:sdt>
        </w:p>
      </w:sdtContent>
    </w:sdt>
    <w:sdt>
      <w:sdtPr>
        <w:id w:val="556714448"/>
        <w:tag w:val="goog_rdk_2124"/>
      </w:sdtPr>
      <w:sdtContent>
        <w:p w:rsidR="00000000" w:rsidDel="00000000" w:rsidP="00000000" w:rsidRDefault="00000000" w:rsidRPr="00000000" w14:paraId="000001ED">
          <w:pPr>
            <w:numPr>
              <w:ilvl w:val="1"/>
              <w:numId w:val="5"/>
            </w:numPr>
            <w:ind w:left="502" w:hanging="360"/>
            <w:rPr>
              <w:ins w:author="Rossi Rossi" w:id="69" w:date="2026-09-22T06:56:59Z"/>
              <w:del w:author="udhaya kumar" w:id="6" w:date="2026-09-24T06:40:29Z"/>
            </w:rPr>
          </w:pPr>
          <w:sdt>
            <w:sdtPr>
              <w:id w:val="-179271876"/>
              <w:tag w:val="goog_rdk_2121"/>
            </w:sdtPr>
            <w:sdtContent>
              <w:ins w:author="Rossi Rossi" w:id="69" w:date="2026-09-22T06:56:59Z">
                <w:sdt>
                  <w:sdtPr>
                    <w:id w:val="-1520530980"/>
                    <w:tag w:val="goog_rdk_2122"/>
                  </w:sdtPr>
                  <w:sdtContent>
                    <w:del w:author="udhaya kumar" w:id="6" w:date="2026-09-24T06:40:29Z"/>
                  </w:sdtContent>
                </w:sdt>
              </w:ins>
              <w:sdt>
                <w:sdtPr>
                  <w:id w:val="-896537600"/>
                  <w:tag w:val="goog_rdk_212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82366581"/>
        <w:tag w:val="goog_rdk_2128"/>
      </w:sdtPr>
      <w:sdtContent>
        <w:p w:rsidR="00000000" w:rsidDel="00000000" w:rsidP="00000000" w:rsidRDefault="00000000" w:rsidRPr="00000000" w14:paraId="000001EE">
          <w:pPr>
            <w:numPr>
              <w:ilvl w:val="1"/>
              <w:numId w:val="5"/>
            </w:numPr>
            <w:ind w:left="502" w:hanging="360"/>
            <w:rPr>
              <w:ins w:author="Rossi Rossi" w:id="69" w:date="2026-09-22T06:56:59Z"/>
              <w:del w:author="udhaya kumar" w:id="6" w:date="2026-09-24T06:40:29Z"/>
            </w:rPr>
          </w:pPr>
          <w:sdt>
            <w:sdtPr>
              <w:id w:val="1281200695"/>
              <w:tag w:val="goog_rdk_2125"/>
            </w:sdtPr>
            <w:sdtContent>
              <w:ins w:author="Rossi Rossi" w:id="69" w:date="2026-09-22T06:56:59Z">
                <w:sdt>
                  <w:sdtPr>
                    <w:id w:val="1790191114"/>
                    <w:tag w:val="goog_rdk_2126"/>
                  </w:sdtPr>
                  <w:sdtContent>
                    <w:del w:author="udhaya kumar" w:id="6" w:date="2026-09-24T06:40:29Z"/>
                  </w:sdtContent>
                </w:sdt>
              </w:ins>
              <w:sdt>
                <w:sdtPr>
                  <w:id w:val="-892900641"/>
                  <w:tag w:val="goog_rdk_212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**Standard API keys**: Associate requests with a Google Cloud project for billing and quota purposes. Standard keys don't identify a caller, which limits the granularity of permissions and access control they can support.</w:delText>
                      </w:r>
                    </w:del>
                  </w:ins>
                </w:sdtContent>
              </w:sdt>
              <w:ins w:author="Rossi Rossi" w:id="69" w:date="2026-09-22T06:56:59Z">
                <w:del w:author="udhaya kumar" w:id="6" w:date="2026-09-24T06:40:29Z"/>
              </w:ins>
            </w:sdtContent>
          </w:sdt>
        </w:p>
      </w:sdtContent>
    </w:sdt>
    <w:sdt>
      <w:sdtPr>
        <w:id w:val="2119106670"/>
        <w:tag w:val="goog_rdk_2132"/>
      </w:sdtPr>
      <w:sdtContent>
        <w:p w:rsidR="00000000" w:rsidDel="00000000" w:rsidP="00000000" w:rsidRDefault="00000000" w:rsidRPr="00000000" w14:paraId="000001EF">
          <w:pPr>
            <w:numPr>
              <w:ilvl w:val="1"/>
              <w:numId w:val="5"/>
            </w:numPr>
            <w:ind w:left="502" w:hanging="360"/>
            <w:rPr>
              <w:ins w:author="Rossi Rossi" w:id="69" w:date="2026-09-22T06:56:59Z"/>
              <w:del w:author="udhaya kumar" w:id="6" w:date="2026-09-24T06:40:29Z"/>
            </w:rPr>
          </w:pPr>
          <w:sdt>
            <w:sdtPr>
              <w:id w:val="929152756"/>
              <w:tag w:val="goog_rdk_2129"/>
            </w:sdtPr>
            <w:sdtContent>
              <w:ins w:author="Rossi Rossi" w:id="69" w:date="2026-09-22T06:56:59Z">
                <w:sdt>
                  <w:sdtPr>
                    <w:id w:val="697395612"/>
                    <w:tag w:val="goog_rdk_2130"/>
                  </w:sdtPr>
                  <w:sdtContent>
                    <w:del w:author="udhaya kumar" w:id="6" w:date="2026-09-24T06:40:29Z"/>
                  </w:sdtContent>
                </w:sdt>
              </w:ins>
              <w:sdt>
                <w:sdtPr>
                  <w:id w:val="1338191751"/>
                  <w:tag w:val="goog_rdk_21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delText>
                      </w:r>
                    </w:del>
                  </w:ins>
                </w:sdtContent>
              </w:sdt>
              <w:ins w:author="Rossi Rossi" w:id="69" w:date="2026-09-22T06:56:59Z">
                <w:del w:author="udhaya kumar" w:id="6" w:date="2026-09-24T06:40:29Z"/>
              </w:ins>
            </w:sdtContent>
          </w:sdt>
        </w:p>
      </w:sdtContent>
    </w:sdt>
    <w:sdt>
      <w:sdtPr>
        <w:id w:val="-1440387496"/>
        <w:tag w:val="goog_rdk_2136"/>
      </w:sdtPr>
      <w:sdtContent>
        <w:p w:rsidR="00000000" w:rsidDel="00000000" w:rsidP="00000000" w:rsidRDefault="00000000" w:rsidRPr="00000000" w14:paraId="000001F0">
          <w:pPr>
            <w:numPr>
              <w:ilvl w:val="1"/>
              <w:numId w:val="5"/>
            </w:numPr>
            <w:ind w:left="502" w:hanging="360"/>
            <w:rPr>
              <w:ins w:author="Rossi Rossi" w:id="69" w:date="2026-09-22T06:56:59Z"/>
              <w:del w:author="udhaya kumar" w:id="6" w:date="2026-09-24T06:40:29Z"/>
            </w:rPr>
          </w:pPr>
          <w:sdt>
            <w:sdtPr>
              <w:id w:val="-992961790"/>
              <w:tag w:val="goog_rdk_2133"/>
            </w:sdtPr>
            <w:sdtContent>
              <w:ins w:author="Rossi Rossi" w:id="69" w:date="2026-09-22T06:56:59Z">
                <w:sdt>
                  <w:sdtPr>
                    <w:id w:val="-2094573219"/>
                    <w:tag w:val="goog_rdk_2134"/>
                  </w:sdtPr>
                  <w:sdtContent>
                    <w:del w:author="udhaya kumar" w:id="6" w:date="2026-09-24T06:40:29Z"/>
                  </w:sdtContent>
                </w:sdt>
              </w:ins>
              <w:sdt>
                <w:sdtPr>
                  <w:id w:val="-1338074782"/>
                  <w:tag w:val="goog_rdk_213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073631181"/>
        <w:tag w:val="goog_rdk_2140"/>
      </w:sdtPr>
      <w:sdtContent>
        <w:p w:rsidR="00000000" w:rsidDel="00000000" w:rsidP="00000000" w:rsidRDefault="00000000" w:rsidRPr="00000000" w14:paraId="000001F1">
          <w:pPr>
            <w:numPr>
              <w:ilvl w:val="1"/>
              <w:numId w:val="5"/>
            </w:numPr>
            <w:ind w:left="502" w:hanging="360"/>
            <w:rPr>
              <w:ins w:author="Rossi Rossi" w:id="69" w:date="2026-09-22T06:56:59Z"/>
              <w:del w:author="udhaya kumar" w:id="6" w:date="2026-09-24T06:40:29Z"/>
            </w:rPr>
          </w:pPr>
          <w:sdt>
            <w:sdtPr>
              <w:id w:val="-1848412751"/>
              <w:tag w:val="goog_rdk_2137"/>
            </w:sdtPr>
            <w:sdtContent>
              <w:ins w:author="Rossi Rossi" w:id="69" w:date="2026-09-22T06:56:59Z">
                <w:sdt>
                  <w:sdtPr>
                    <w:id w:val="785315512"/>
                    <w:tag w:val="goog_rdk_2138"/>
                  </w:sdtPr>
                  <w:sdtContent>
                    <w:del w:author="udhaya kumar" w:id="6" w:date="2026-09-24T06:40:29Z"/>
                  </w:sdtContent>
                </w:sdt>
              </w:ins>
              <w:sdt>
                <w:sdtPr>
                  <w:id w:val="1998093848"/>
                  <w:tag w:val="goog_rdk_213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To ensure secure usage, Gemini API will move from standard keys to auth keys:</w:delText>
                      </w:r>
                    </w:del>
                  </w:ins>
                </w:sdtContent>
              </w:sdt>
              <w:ins w:author="Rossi Rossi" w:id="69" w:date="2026-09-22T06:56:59Z">
                <w:del w:author="udhaya kumar" w:id="6" w:date="2026-09-24T06:40:29Z"/>
              </w:ins>
            </w:sdtContent>
          </w:sdt>
        </w:p>
      </w:sdtContent>
    </w:sdt>
    <w:sdt>
      <w:sdtPr>
        <w:id w:val="1136278258"/>
        <w:tag w:val="goog_rdk_2144"/>
      </w:sdtPr>
      <w:sdtContent>
        <w:p w:rsidR="00000000" w:rsidDel="00000000" w:rsidP="00000000" w:rsidRDefault="00000000" w:rsidRPr="00000000" w14:paraId="000001F2">
          <w:pPr>
            <w:numPr>
              <w:ilvl w:val="1"/>
              <w:numId w:val="5"/>
            </w:numPr>
            <w:ind w:left="502" w:hanging="360"/>
            <w:rPr>
              <w:ins w:author="Rossi Rossi" w:id="69" w:date="2026-09-22T06:56:59Z"/>
              <w:del w:author="udhaya kumar" w:id="6" w:date="2026-09-24T06:40:29Z"/>
            </w:rPr>
          </w:pPr>
          <w:sdt>
            <w:sdtPr>
              <w:id w:val="494937177"/>
              <w:tag w:val="goog_rdk_2141"/>
            </w:sdtPr>
            <w:sdtContent>
              <w:ins w:author="Rossi Rossi" w:id="69" w:date="2026-09-22T06:56:59Z">
                <w:sdt>
                  <w:sdtPr>
                    <w:id w:val="-2083745536"/>
                    <w:tag w:val="goog_rdk_2142"/>
                  </w:sdtPr>
                  <w:sdtContent>
                    <w:del w:author="udhaya kumar" w:id="6" w:date="2026-09-24T06:40:29Z"/>
                  </w:sdtContent>
                </w:sdt>
              </w:ins>
              <w:sdt>
                <w:sdtPr>
                  <w:id w:val="-1642897835"/>
                  <w:tag w:val="goog_rdk_214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072336740"/>
        <w:tag w:val="goog_rdk_2148"/>
      </w:sdtPr>
      <w:sdtContent>
        <w:p w:rsidR="00000000" w:rsidDel="00000000" w:rsidP="00000000" w:rsidRDefault="00000000" w:rsidRPr="00000000" w14:paraId="000001F3">
          <w:pPr>
            <w:numPr>
              <w:ilvl w:val="1"/>
              <w:numId w:val="5"/>
            </w:numPr>
            <w:ind w:left="502" w:hanging="360"/>
            <w:rPr>
              <w:ins w:author="Rossi Rossi" w:id="69" w:date="2026-09-22T06:56:59Z"/>
              <w:del w:author="udhaya kumar" w:id="6" w:date="2026-09-24T06:40:29Z"/>
            </w:rPr>
          </w:pPr>
          <w:sdt>
            <w:sdtPr>
              <w:id w:val="2132211553"/>
              <w:tag w:val="goog_rdk_2145"/>
            </w:sdtPr>
            <w:sdtContent>
              <w:ins w:author="Rossi Rossi" w:id="69" w:date="2026-09-22T06:56:59Z">
                <w:sdt>
                  <w:sdtPr>
                    <w:id w:val="-1062606417"/>
                    <w:tag w:val="goog_rdk_2146"/>
                  </w:sdtPr>
                  <w:sdtContent>
                    <w:del w:author="udhaya kumar" w:id="6" w:date="2026-09-24T06:40:29Z"/>
                  </w:sdtContent>
                </w:sdt>
              </w:ins>
              <w:sdt>
                <w:sdtPr>
                  <w:id w:val="129837162"/>
                  <w:tag w:val="goog_rdk_214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**Auth keys default**: Starting May 28, 2026, all new API keys created in Google AI Studio are automatically created as auth keys.</w:delText>
                      </w:r>
                    </w:del>
                  </w:ins>
                </w:sdtContent>
              </w:sdt>
              <w:ins w:author="Rossi Rossi" w:id="69" w:date="2026-09-22T06:56:59Z">
                <w:del w:author="udhaya kumar" w:id="6" w:date="2026-09-24T06:40:29Z"/>
              </w:ins>
            </w:sdtContent>
          </w:sdt>
        </w:p>
      </w:sdtContent>
    </w:sdt>
    <w:sdt>
      <w:sdtPr>
        <w:id w:val="-1616695185"/>
        <w:tag w:val="goog_rdk_2152"/>
      </w:sdtPr>
      <w:sdtContent>
        <w:p w:rsidR="00000000" w:rsidDel="00000000" w:rsidP="00000000" w:rsidRDefault="00000000" w:rsidRPr="00000000" w14:paraId="000001F4">
          <w:pPr>
            <w:numPr>
              <w:ilvl w:val="1"/>
              <w:numId w:val="5"/>
            </w:numPr>
            <w:ind w:left="502" w:hanging="360"/>
            <w:rPr>
              <w:ins w:author="Rossi Rossi" w:id="69" w:date="2026-09-22T06:56:59Z"/>
              <w:del w:author="udhaya kumar" w:id="6" w:date="2026-09-24T06:40:29Z"/>
            </w:rPr>
          </w:pPr>
          <w:sdt>
            <w:sdtPr>
              <w:id w:val="552845491"/>
              <w:tag w:val="goog_rdk_2149"/>
            </w:sdtPr>
            <w:sdtContent>
              <w:ins w:author="Rossi Rossi" w:id="69" w:date="2026-09-22T06:56:59Z">
                <w:sdt>
                  <w:sdtPr>
                    <w:id w:val="-1763509645"/>
                    <w:tag w:val="goog_rdk_2150"/>
                  </w:sdtPr>
                  <w:sdtContent>
                    <w:del w:author="udhaya kumar" w:id="6" w:date="2026-09-24T06:40:29Z"/>
                  </w:sdtContent>
                </w:sdt>
              </w:ins>
              <w:sdt>
                <w:sdtPr>
                  <w:id w:val="1367160036"/>
                  <w:tag w:val="goog_rdk_215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delText>
                      </w:r>
                    </w:del>
                  </w:ins>
                </w:sdtContent>
              </w:sdt>
              <w:ins w:author="Rossi Rossi" w:id="69" w:date="2026-09-22T06:56:59Z">
                <w:del w:author="udhaya kumar" w:id="6" w:date="2026-09-24T06:40:29Z"/>
              </w:ins>
            </w:sdtContent>
          </w:sdt>
        </w:p>
      </w:sdtContent>
    </w:sdt>
    <w:sdt>
      <w:sdtPr>
        <w:id w:val="-655389454"/>
        <w:tag w:val="goog_rdk_2156"/>
      </w:sdtPr>
      <w:sdtContent>
        <w:p w:rsidR="00000000" w:rsidDel="00000000" w:rsidP="00000000" w:rsidRDefault="00000000" w:rsidRPr="00000000" w14:paraId="000001F5">
          <w:pPr>
            <w:numPr>
              <w:ilvl w:val="1"/>
              <w:numId w:val="5"/>
            </w:numPr>
            <w:ind w:left="502" w:hanging="360"/>
            <w:rPr>
              <w:ins w:author="Rossi Rossi" w:id="69" w:date="2026-09-22T06:56:59Z"/>
              <w:del w:author="udhaya kumar" w:id="6" w:date="2026-09-24T06:40:29Z"/>
            </w:rPr>
          </w:pPr>
          <w:sdt>
            <w:sdtPr>
              <w:id w:val="-1042670044"/>
              <w:tag w:val="goog_rdk_2153"/>
            </w:sdtPr>
            <w:sdtContent>
              <w:ins w:author="Rossi Rossi" w:id="69" w:date="2026-09-22T06:56:59Z">
                <w:sdt>
                  <w:sdtPr>
                    <w:id w:val="-90741768"/>
                    <w:tag w:val="goog_rdk_2154"/>
                  </w:sdtPr>
                  <w:sdtContent>
                    <w:del w:author="udhaya kumar" w:id="6" w:date="2026-09-24T06:40:29Z"/>
                  </w:sdtContent>
                </w:sdt>
              </w:ins>
              <w:sdt>
                <w:sdtPr>
                  <w:id w:val="1380411936"/>
                  <w:tag w:val="goog_rdk_21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**On September 2026** : the Gemini API will reject requests from **standard</w:delText>
                      </w:r>
                    </w:del>
                  </w:ins>
                </w:sdtContent>
              </w:sdt>
              <w:ins w:author="Rossi Rossi" w:id="69" w:date="2026-09-22T06:56:59Z">
                <w:del w:author="udhaya kumar" w:id="6" w:date="2026-09-24T06:40:29Z"/>
              </w:ins>
            </w:sdtContent>
          </w:sdt>
        </w:p>
      </w:sdtContent>
    </w:sdt>
    <w:sdt>
      <w:sdtPr>
        <w:id w:val="1422109445"/>
        <w:tag w:val="goog_rdk_2160"/>
      </w:sdtPr>
      <w:sdtContent>
        <w:p w:rsidR="00000000" w:rsidDel="00000000" w:rsidP="00000000" w:rsidRDefault="00000000" w:rsidRPr="00000000" w14:paraId="000001F6">
          <w:pPr>
            <w:numPr>
              <w:ilvl w:val="1"/>
              <w:numId w:val="5"/>
            </w:numPr>
            <w:ind w:left="502" w:hanging="360"/>
            <w:rPr>
              <w:ins w:author="Rossi Rossi" w:id="69" w:date="2026-09-22T06:56:59Z"/>
              <w:del w:author="udhaya kumar" w:id="6" w:date="2026-09-24T06:40:29Z"/>
            </w:rPr>
          </w:pPr>
          <w:sdt>
            <w:sdtPr>
              <w:id w:val="-1853001156"/>
              <w:tag w:val="goog_rdk_2157"/>
            </w:sdtPr>
            <w:sdtContent>
              <w:ins w:author="Rossi Rossi" w:id="69" w:date="2026-09-22T06:56:59Z">
                <w:sdt>
                  <w:sdtPr>
                    <w:id w:val="1897191892"/>
                    <w:tag w:val="goog_rdk_2158"/>
                  </w:sdtPr>
                  <w:sdtContent>
                    <w:del w:author="udhaya kumar" w:id="6" w:date="2026-09-24T06:40:29Z"/>
                  </w:sdtContent>
                </w:sdt>
              </w:ins>
              <w:sdt>
                <w:sdtPr>
                  <w:id w:val="838840360"/>
                  <w:tag w:val="goog_rdk_21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keys** . You must [migrate to auth keys](https://ai.google.dev/gemini-api/docs/api-key#migrate-to-auth-key) before this date to avoid service interruption. Make sure to migrate to auth keys before September 2026.</w:delText>
                      </w:r>
                    </w:del>
                  </w:ins>
                </w:sdtContent>
              </w:sdt>
              <w:ins w:author="Rossi Rossi" w:id="69" w:date="2026-09-22T06:56:59Z">
                <w:del w:author="udhaya kumar" w:id="6" w:date="2026-09-24T06:40:29Z"/>
              </w:ins>
            </w:sdtContent>
          </w:sdt>
        </w:p>
      </w:sdtContent>
    </w:sdt>
    <w:sdt>
      <w:sdtPr>
        <w:id w:val="1912184894"/>
        <w:tag w:val="goog_rdk_2164"/>
      </w:sdtPr>
      <w:sdtContent>
        <w:p w:rsidR="00000000" w:rsidDel="00000000" w:rsidP="00000000" w:rsidRDefault="00000000" w:rsidRPr="00000000" w14:paraId="000001F7">
          <w:pPr>
            <w:numPr>
              <w:ilvl w:val="1"/>
              <w:numId w:val="5"/>
            </w:numPr>
            <w:ind w:left="502" w:hanging="360"/>
            <w:rPr>
              <w:ins w:author="Rossi Rossi" w:id="69" w:date="2026-09-22T06:56:59Z"/>
              <w:del w:author="udhaya kumar" w:id="6" w:date="2026-09-24T06:40:29Z"/>
            </w:rPr>
          </w:pPr>
          <w:sdt>
            <w:sdtPr>
              <w:id w:val="578369235"/>
              <w:tag w:val="goog_rdk_2161"/>
            </w:sdtPr>
            <w:sdtContent>
              <w:ins w:author="Rossi Rossi" w:id="69" w:date="2026-09-22T06:56:59Z">
                <w:sdt>
                  <w:sdtPr>
                    <w:id w:val="1050480368"/>
                    <w:tag w:val="goog_rdk_2162"/>
                  </w:sdtPr>
                  <w:sdtContent>
                    <w:del w:author="udhaya kumar" w:id="6" w:date="2026-09-24T06:40:29Z"/>
                  </w:sdtContent>
                </w:sdt>
              </w:ins>
              <w:sdt>
                <w:sdtPr>
                  <w:id w:val="-76470656"/>
                  <w:tag w:val="goog_rdk_216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69613089"/>
        <w:tag w:val="goog_rdk_2168"/>
      </w:sdtPr>
      <w:sdtContent>
        <w:p w:rsidR="00000000" w:rsidDel="00000000" w:rsidP="00000000" w:rsidRDefault="00000000" w:rsidRPr="00000000" w14:paraId="000001F8">
          <w:pPr>
            <w:numPr>
              <w:ilvl w:val="1"/>
              <w:numId w:val="5"/>
            </w:numPr>
            <w:ind w:left="502" w:hanging="360"/>
            <w:rPr>
              <w:ins w:author="Rossi Rossi" w:id="69" w:date="2026-09-22T06:56:59Z"/>
              <w:del w:author="udhaya kumar" w:id="6" w:date="2026-09-24T06:40:29Z"/>
            </w:rPr>
          </w:pPr>
          <w:sdt>
            <w:sdtPr>
              <w:id w:val="718182123"/>
              <w:tag w:val="goog_rdk_2165"/>
            </w:sdtPr>
            <w:sdtContent>
              <w:ins w:author="Rossi Rossi" w:id="69" w:date="2026-09-22T06:56:59Z">
                <w:sdt>
                  <w:sdtPr>
                    <w:id w:val="-1744571581"/>
                    <w:tag w:val="goog_rdk_2166"/>
                  </w:sdtPr>
                  <w:sdtContent>
                    <w:del w:author="udhaya kumar" w:id="6" w:date="2026-09-24T06:40:29Z"/>
                  </w:sdtContent>
                </w:sdt>
              </w:ins>
              <w:sdt>
                <w:sdtPr>
                  <w:id w:val="1293991702"/>
                  <w:tag w:val="goog_rdk_216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&gt; [!NOTE]</w:delText>
                      </w:r>
                    </w:del>
                  </w:ins>
                </w:sdtContent>
              </w:sdt>
              <w:ins w:author="Rossi Rossi" w:id="69" w:date="2026-09-22T06:56:59Z">
                <w:del w:author="udhaya kumar" w:id="6" w:date="2026-09-24T06:40:29Z"/>
              </w:ins>
            </w:sdtContent>
          </w:sdt>
        </w:p>
      </w:sdtContent>
    </w:sdt>
    <w:sdt>
      <w:sdtPr>
        <w:id w:val="701607025"/>
        <w:tag w:val="goog_rdk_2172"/>
      </w:sdtPr>
      <w:sdtContent>
        <w:p w:rsidR="00000000" w:rsidDel="00000000" w:rsidP="00000000" w:rsidRDefault="00000000" w:rsidRPr="00000000" w14:paraId="000001F9">
          <w:pPr>
            <w:numPr>
              <w:ilvl w:val="1"/>
              <w:numId w:val="5"/>
            </w:numPr>
            <w:ind w:left="502" w:hanging="360"/>
            <w:rPr>
              <w:ins w:author="Rossi Rossi" w:id="69" w:date="2026-09-22T06:56:59Z"/>
              <w:del w:author="udhaya kumar" w:id="6" w:date="2026-09-24T06:40:29Z"/>
            </w:rPr>
          </w:pPr>
          <w:sdt>
            <w:sdtPr>
              <w:id w:val="-1574406028"/>
              <w:tag w:val="goog_rdk_2169"/>
            </w:sdtPr>
            <w:sdtContent>
              <w:ins w:author="Rossi Rossi" w:id="69" w:date="2026-09-22T06:56:59Z">
                <w:sdt>
                  <w:sdtPr>
                    <w:id w:val="-538357924"/>
                    <w:tag w:val="goog_rdk_2170"/>
                  </w:sdtPr>
                  <w:sdtContent>
                    <w:del w:author="udhaya kumar" w:id="6" w:date="2026-09-24T06:40:29Z"/>
                  </w:sdtContent>
                </w:sdt>
              </w:ins>
              <w:sdt>
                <w:sdtPr>
                  <w:id w:val="1987261899"/>
                  <w:tag w:val="goog_rdk_217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&gt; **Note:** Requests authenticated by authorization keys are not recorded in Google Cloud service account usage metrics.</w:delText>
                      </w:r>
                    </w:del>
                  </w:ins>
                </w:sdtContent>
              </w:sdt>
              <w:ins w:author="Rossi Rossi" w:id="69" w:date="2026-09-22T06:56:59Z">
                <w:del w:author="udhaya kumar" w:id="6" w:date="2026-09-24T06:40:29Z"/>
              </w:ins>
            </w:sdtContent>
          </w:sdt>
        </w:p>
      </w:sdtContent>
    </w:sdt>
    <w:sdt>
      <w:sdtPr>
        <w:id w:val="405422739"/>
        <w:tag w:val="goog_rdk_2176"/>
      </w:sdtPr>
      <w:sdtContent>
        <w:p w:rsidR="00000000" w:rsidDel="00000000" w:rsidP="00000000" w:rsidRDefault="00000000" w:rsidRPr="00000000" w14:paraId="000001FA">
          <w:pPr>
            <w:numPr>
              <w:ilvl w:val="1"/>
              <w:numId w:val="5"/>
            </w:numPr>
            <w:ind w:left="502" w:hanging="360"/>
            <w:rPr>
              <w:ins w:author="Rossi Rossi" w:id="69" w:date="2026-09-22T06:56:59Z"/>
              <w:del w:author="udhaya kumar" w:id="6" w:date="2026-09-24T06:40:29Z"/>
            </w:rPr>
          </w:pPr>
          <w:sdt>
            <w:sdtPr>
              <w:id w:val="-809539792"/>
              <w:tag w:val="goog_rdk_2173"/>
            </w:sdtPr>
            <w:sdtContent>
              <w:ins w:author="Rossi Rossi" w:id="69" w:date="2026-09-22T06:56:59Z">
                <w:sdt>
                  <w:sdtPr>
                    <w:id w:val="-2052913996"/>
                    <w:tag w:val="goog_rdk_2174"/>
                  </w:sdtPr>
                  <w:sdtContent>
                    <w:del w:author="udhaya kumar" w:id="6" w:date="2026-09-24T06:40:29Z"/>
                  </w:sdtContent>
                </w:sdt>
              </w:ins>
              <w:sdt>
                <w:sdtPr>
                  <w:id w:val="-455441606"/>
                  <w:tag w:val="goog_rdk_217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86995319"/>
        <w:tag w:val="goog_rdk_2180"/>
      </w:sdtPr>
      <w:sdtContent>
        <w:p w:rsidR="00000000" w:rsidDel="00000000" w:rsidP="00000000" w:rsidRDefault="00000000" w:rsidRPr="00000000" w14:paraId="000001FB">
          <w:pPr>
            <w:numPr>
              <w:ilvl w:val="1"/>
              <w:numId w:val="5"/>
            </w:numPr>
            <w:ind w:left="502" w:hanging="360"/>
            <w:rPr>
              <w:ins w:author="Rossi Rossi" w:id="69" w:date="2026-09-22T06:56:59Z"/>
              <w:del w:author="udhaya kumar" w:id="6" w:date="2026-09-24T06:40:29Z"/>
            </w:rPr>
          </w:pPr>
          <w:sdt>
            <w:sdtPr>
              <w:id w:val="-423950451"/>
              <w:tag w:val="goog_rdk_2177"/>
            </w:sdtPr>
            <w:sdtContent>
              <w:ins w:author="Rossi Rossi" w:id="69" w:date="2026-09-22T06:56:59Z">
                <w:sdt>
                  <w:sdtPr>
                    <w:id w:val="766215661"/>
                    <w:tag w:val="goog_rdk_2178"/>
                  </w:sdtPr>
                  <w:sdtContent>
                    <w:del w:author="udhaya kumar" w:id="6" w:date="2026-09-24T06:40:29Z"/>
                  </w:sdtContent>
                </w:sdt>
              </w:ins>
              <w:sdt>
                <w:sdtPr>
                  <w:id w:val="2051490726"/>
                  <w:tag w:val="goog_rdk_21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Managing API keys in Google AI Studio</w:delText>
                      </w:r>
                    </w:del>
                  </w:ins>
                </w:sdtContent>
              </w:sdt>
              <w:ins w:author="Rossi Rossi" w:id="69" w:date="2026-09-22T06:56:59Z">
                <w:del w:author="udhaya kumar" w:id="6" w:date="2026-09-24T06:40:29Z"/>
              </w:ins>
            </w:sdtContent>
          </w:sdt>
        </w:p>
      </w:sdtContent>
    </w:sdt>
    <w:sdt>
      <w:sdtPr>
        <w:id w:val="-264550589"/>
        <w:tag w:val="goog_rdk_2184"/>
      </w:sdtPr>
      <w:sdtContent>
        <w:p w:rsidR="00000000" w:rsidDel="00000000" w:rsidP="00000000" w:rsidRDefault="00000000" w:rsidRPr="00000000" w14:paraId="000001FC">
          <w:pPr>
            <w:numPr>
              <w:ilvl w:val="1"/>
              <w:numId w:val="5"/>
            </w:numPr>
            <w:ind w:left="502" w:hanging="360"/>
            <w:rPr>
              <w:ins w:author="Rossi Rossi" w:id="69" w:date="2026-09-22T06:56:59Z"/>
              <w:del w:author="udhaya kumar" w:id="6" w:date="2026-09-24T06:40:29Z"/>
            </w:rPr>
          </w:pPr>
          <w:sdt>
            <w:sdtPr>
              <w:id w:val="343867896"/>
              <w:tag w:val="goog_rdk_2181"/>
            </w:sdtPr>
            <w:sdtContent>
              <w:ins w:author="Rossi Rossi" w:id="69" w:date="2026-09-22T06:56:59Z">
                <w:sdt>
                  <w:sdtPr>
                    <w:id w:val="-992850470"/>
                    <w:tag w:val="goog_rdk_2182"/>
                  </w:sdtPr>
                  <w:sdtContent>
                    <w:del w:author="udhaya kumar" w:id="6" w:date="2026-09-24T06:40:29Z"/>
                  </w:sdtContent>
                </w:sdt>
              </w:ins>
              <w:sdt>
                <w:sdtPr>
                  <w:id w:val="-651250386"/>
                  <w:tag w:val="goog_rdk_218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96710851"/>
        <w:tag w:val="goog_rdk_2188"/>
      </w:sdtPr>
      <w:sdtContent>
        <w:p w:rsidR="00000000" w:rsidDel="00000000" w:rsidP="00000000" w:rsidRDefault="00000000" w:rsidRPr="00000000" w14:paraId="000001FD">
          <w:pPr>
            <w:numPr>
              <w:ilvl w:val="1"/>
              <w:numId w:val="5"/>
            </w:numPr>
            <w:ind w:left="502" w:hanging="360"/>
            <w:rPr>
              <w:ins w:author="Rossi Rossi" w:id="69" w:date="2026-09-22T06:56:59Z"/>
              <w:del w:author="udhaya kumar" w:id="6" w:date="2026-09-24T06:40:29Z"/>
            </w:rPr>
          </w:pPr>
          <w:sdt>
            <w:sdtPr>
              <w:id w:val="-1909617353"/>
              <w:tag w:val="goog_rdk_2185"/>
            </w:sdtPr>
            <w:sdtContent>
              <w:ins w:author="Rossi Rossi" w:id="69" w:date="2026-09-22T06:56:59Z">
                <w:sdt>
                  <w:sdtPr>
                    <w:id w:val="818045236"/>
                    <w:tag w:val="goog_rdk_2186"/>
                  </w:sdtPr>
                  <w:sdtContent>
                    <w:del w:author="udhaya kumar" w:id="6" w:date="2026-09-24T06:40:29Z"/>
                  </w:sdtContent>
                </w:sdt>
              </w:ins>
              <w:sdt>
                <w:sdtPr>
                  <w:id w:val="760626130"/>
                  <w:tag w:val="goog_rdk_218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You can manage your projects and keys directly in [Google AI Studio](https://aistudio.google.com/apikey).</w:delText>
                      </w:r>
                    </w:del>
                  </w:ins>
                </w:sdtContent>
              </w:sdt>
              <w:ins w:author="Rossi Rossi" w:id="69" w:date="2026-09-22T06:56:59Z">
                <w:del w:author="udhaya kumar" w:id="6" w:date="2026-09-24T06:40:29Z"/>
              </w:ins>
            </w:sdtContent>
          </w:sdt>
        </w:p>
      </w:sdtContent>
    </w:sdt>
    <w:sdt>
      <w:sdtPr>
        <w:id w:val="-280157195"/>
        <w:tag w:val="goog_rdk_2192"/>
      </w:sdtPr>
      <w:sdtContent>
        <w:p w:rsidR="00000000" w:rsidDel="00000000" w:rsidP="00000000" w:rsidRDefault="00000000" w:rsidRPr="00000000" w14:paraId="000001FE">
          <w:pPr>
            <w:numPr>
              <w:ilvl w:val="1"/>
              <w:numId w:val="5"/>
            </w:numPr>
            <w:ind w:left="502" w:hanging="360"/>
            <w:rPr>
              <w:ins w:author="Rossi Rossi" w:id="69" w:date="2026-09-22T06:56:59Z"/>
              <w:del w:author="udhaya kumar" w:id="6" w:date="2026-09-24T06:40:29Z"/>
            </w:rPr>
          </w:pPr>
          <w:sdt>
            <w:sdtPr>
              <w:id w:val="-1992160449"/>
              <w:tag w:val="goog_rdk_2189"/>
            </w:sdtPr>
            <w:sdtContent>
              <w:ins w:author="Rossi Rossi" w:id="69" w:date="2026-09-22T06:56:59Z">
                <w:sdt>
                  <w:sdtPr>
                    <w:id w:val="-1242223726"/>
                    <w:tag w:val="goog_rdk_2190"/>
                  </w:sdtPr>
                  <w:sdtContent>
                    <w:del w:author="udhaya kumar" w:id="6" w:date="2026-09-24T06:40:29Z"/>
                  </w:sdtContent>
                </w:sdt>
              </w:ins>
              <w:sdt>
                <w:sdtPr>
                  <w:id w:val="-1316906338"/>
                  <w:tag w:val="goog_rdk_219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38100447"/>
        <w:tag w:val="goog_rdk_2196"/>
      </w:sdtPr>
      <w:sdtContent>
        <w:p w:rsidR="00000000" w:rsidDel="00000000" w:rsidP="00000000" w:rsidRDefault="00000000" w:rsidRPr="00000000" w14:paraId="000001FF">
          <w:pPr>
            <w:numPr>
              <w:ilvl w:val="1"/>
              <w:numId w:val="5"/>
            </w:numPr>
            <w:ind w:left="502" w:hanging="360"/>
            <w:rPr>
              <w:ins w:author="Rossi Rossi" w:id="69" w:date="2026-09-22T06:56:59Z"/>
              <w:del w:author="udhaya kumar" w:id="6" w:date="2026-09-24T06:40:29Z"/>
            </w:rPr>
          </w:pPr>
          <w:sdt>
            <w:sdtPr>
              <w:id w:val="-581280831"/>
              <w:tag w:val="goog_rdk_2193"/>
            </w:sdtPr>
            <w:sdtContent>
              <w:ins w:author="Rossi Rossi" w:id="69" w:date="2026-09-22T06:56:59Z">
                <w:sdt>
                  <w:sdtPr>
                    <w:id w:val="1830174319"/>
                    <w:tag w:val="goog_rdk_2194"/>
                  </w:sdtPr>
                  <w:sdtContent>
                    <w:del w:author="udhaya kumar" w:id="6" w:date="2026-09-24T06:40:29Z"/>
                  </w:sdtContent>
                </w:sdt>
              </w:ins>
              <w:sdt>
                <w:sdtPr>
                  <w:id w:val="-1957083317"/>
                  <w:tag w:val="goog_rdk_219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Google Cloud projects</w:delText>
                      </w:r>
                    </w:del>
                  </w:ins>
                </w:sdtContent>
              </w:sdt>
              <w:ins w:author="Rossi Rossi" w:id="69" w:date="2026-09-22T06:56:59Z">
                <w:del w:author="udhaya kumar" w:id="6" w:date="2026-09-24T06:40:29Z"/>
              </w:ins>
            </w:sdtContent>
          </w:sdt>
        </w:p>
      </w:sdtContent>
    </w:sdt>
    <w:sdt>
      <w:sdtPr>
        <w:id w:val="-938611477"/>
        <w:tag w:val="goog_rdk_2200"/>
      </w:sdtPr>
      <w:sdtContent>
        <w:p w:rsidR="00000000" w:rsidDel="00000000" w:rsidP="00000000" w:rsidRDefault="00000000" w:rsidRPr="00000000" w14:paraId="00000200">
          <w:pPr>
            <w:numPr>
              <w:ilvl w:val="1"/>
              <w:numId w:val="5"/>
            </w:numPr>
            <w:ind w:left="502" w:hanging="360"/>
            <w:rPr>
              <w:ins w:author="Rossi Rossi" w:id="69" w:date="2026-09-22T06:56:59Z"/>
              <w:del w:author="udhaya kumar" w:id="6" w:date="2026-09-24T06:40:29Z"/>
            </w:rPr>
          </w:pPr>
          <w:sdt>
            <w:sdtPr>
              <w:id w:val="-1119495839"/>
              <w:tag w:val="goog_rdk_2197"/>
            </w:sdtPr>
            <w:sdtContent>
              <w:ins w:author="Rossi Rossi" w:id="69" w:date="2026-09-22T06:56:59Z">
                <w:sdt>
                  <w:sdtPr>
                    <w:id w:val="1417068671"/>
                    <w:tag w:val="goog_rdk_2198"/>
                  </w:sdtPr>
                  <w:sdtContent>
                    <w:del w:author="udhaya kumar" w:id="6" w:date="2026-09-24T06:40:29Z"/>
                  </w:sdtContent>
                </w:sdt>
              </w:ins>
              <w:sdt>
                <w:sdtPr>
                  <w:id w:val="1587710943"/>
                  <w:tag w:val="goog_rdk_219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95899014"/>
        <w:tag w:val="goog_rdk_2204"/>
      </w:sdtPr>
      <w:sdtContent>
        <w:p w:rsidR="00000000" w:rsidDel="00000000" w:rsidP="00000000" w:rsidRDefault="00000000" w:rsidRPr="00000000" w14:paraId="00000201">
          <w:pPr>
            <w:numPr>
              <w:ilvl w:val="1"/>
              <w:numId w:val="5"/>
            </w:numPr>
            <w:ind w:left="502" w:hanging="360"/>
            <w:rPr>
              <w:ins w:author="Rossi Rossi" w:id="69" w:date="2026-09-22T06:56:59Z"/>
              <w:del w:author="udhaya kumar" w:id="6" w:date="2026-09-24T06:40:29Z"/>
            </w:rPr>
          </w:pPr>
          <w:sdt>
            <w:sdtPr>
              <w:id w:val="-646109989"/>
              <w:tag w:val="goog_rdk_2201"/>
            </w:sdtPr>
            <w:sdtContent>
              <w:ins w:author="Rossi Rossi" w:id="69" w:date="2026-09-22T06:56:59Z">
                <w:sdt>
                  <w:sdtPr>
                    <w:id w:val="-1917477971"/>
                    <w:tag w:val="goog_rdk_2202"/>
                  </w:sdtPr>
                  <w:sdtContent>
                    <w:del w:author="udhaya kumar" w:id="6" w:date="2026-09-24T06:40:29Z"/>
                  </w:sdtContent>
                </w:sdt>
              </w:ins>
              <w:sdt>
                <w:sdtPr>
                  <w:id w:val="-1452057833"/>
                  <w:tag w:val="goog_rdk_220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Every Gemini API key is associated with a [Google Cloud project](https://cloud.google.com/resource-manager/docs/creating-managing-projects).</w:delText>
                      </w:r>
                    </w:del>
                  </w:ins>
                </w:sdtContent>
              </w:sdt>
              <w:ins w:author="Rossi Rossi" w:id="69" w:date="2026-09-22T06:56:59Z">
                <w:del w:author="udhaya kumar" w:id="6" w:date="2026-09-24T06:40:29Z"/>
              </w:ins>
            </w:sdtContent>
          </w:sdt>
        </w:p>
      </w:sdtContent>
    </w:sdt>
    <w:sdt>
      <w:sdtPr>
        <w:id w:val="60833699"/>
        <w:tag w:val="goog_rdk_2208"/>
      </w:sdtPr>
      <w:sdtContent>
        <w:p w:rsidR="00000000" w:rsidDel="00000000" w:rsidP="00000000" w:rsidRDefault="00000000" w:rsidRPr="00000000" w14:paraId="00000202">
          <w:pPr>
            <w:numPr>
              <w:ilvl w:val="1"/>
              <w:numId w:val="5"/>
            </w:numPr>
            <w:ind w:left="502" w:hanging="360"/>
            <w:rPr>
              <w:ins w:author="Rossi Rossi" w:id="69" w:date="2026-09-22T06:56:59Z"/>
              <w:del w:author="udhaya kumar" w:id="6" w:date="2026-09-24T06:40:29Z"/>
            </w:rPr>
          </w:pPr>
          <w:sdt>
            <w:sdtPr>
              <w:id w:val="-662818177"/>
              <w:tag w:val="goog_rdk_2205"/>
            </w:sdtPr>
            <w:sdtContent>
              <w:ins w:author="Rossi Rossi" w:id="69" w:date="2026-09-22T06:56:59Z">
                <w:sdt>
                  <w:sdtPr>
                    <w:id w:val="410234613"/>
                    <w:tag w:val="goog_rdk_2206"/>
                  </w:sdtPr>
                  <w:sdtContent>
                    <w:del w:author="udhaya kumar" w:id="6" w:date="2026-09-24T06:40:29Z"/>
                  </w:sdtContent>
                </w:sdt>
              </w:ins>
              <w:sdt>
                <w:sdtPr>
                  <w:id w:val="-89650878"/>
                  <w:tag w:val="goog_rdk_220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Google Cloud projects manage billing, collaborators, and permissions. Google AI</w:delText>
                      </w:r>
                    </w:del>
                  </w:ins>
                </w:sdtContent>
              </w:sdt>
              <w:ins w:author="Rossi Rossi" w:id="69" w:date="2026-09-22T06:56:59Z">
                <w:del w:author="udhaya kumar" w:id="6" w:date="2026-09-24T06:40:29Z"/>
              </w:ins>
            </w:sdtContent>
          </w:sdt>
        </w:p>
      </w:sdtContent>
    </w:sdt>
    <w:sdt>
      <w:sdtPr>
        <w:id w:val="690288315"/>
        <w:tag w:val="goog_rdk_2212"/>
      </w:sdtPr>
      <w:sdtContent>
        <w:p w:rsidR="00000000" w:rsidDel="00000000" w:rsidP="00000000" w:rsidRDefault="00000000" w:rsidRPr="00000000" w14:paraId="00000203">
          <w:pPr>
            <w:numPr>
              <w:ilvl w:val="1"/>
              <w:numId w:val="5"/>
            </w:numPr>
            <w:ind w:left="502" w:hanging="360"/>
            <w:rPr>
              <w:ins w:author="Rossi Rossi" w:id="69" w:date="2026-09-22T06:56:59Z"/>
              <w:del w:author="udhaya kumar" w:id="6" w:date="2026-09-24T06:40:29Z"/>
            </w:rPr>
          </w:pPr>
          <w:sdt>
            <w:sdtPr>
              <w:id w:val="1349271121"/>
              <w:tag w:val="goog_rdk_2209"/>
            </w:sdtPr>
            <w:sdtContent>
              <w:ins w:author="Rossi Rossi" w:id="69" w:date="2026-09-22T06:56:59Z">
                <w:sdt>
                  <w:sdtPr>
                    <w:id w:val="285841724"/>
                    <w:tag w:val="goog_rdk_2210"/>
                  </w:sdtPr>
                  <w:sdtContent>
                    <w:del w:author="udhaya kumar" w:id="6" w:date="2026-09-24T06:40:29Z"/>
                  </w:sdtContent>
                </w:sdt>
              </w:ins>
              <w:sdt>
                <w:sdtPr>
                  <w:id w:val="-188132306"/>
                  <w:tag w:val="goog_rdk_221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Studio provides a lightweight interface to access these projects.</w:delText>
                      </w:r>
                    </w:del>
                  </w:ins>
                </w:sdtContent>
              </w:sdt>
              <w:ins w:author="Rossi Rossi" w:id="69" w:date="2026-09-22T06:56:59Z">
                <w:del w:author="udhaya kumar" w:id="6" w:date="2026-09-24T06:40:29Z"/>
              </w:ins>
            </w:sdtContent>
          </w:sdt>
        </w:p>
      </w:sdtContent>
    </w:sdt>
    <w:sdt>
      <w:sdtPr>
        <w:id w:val="-1239434788"/>
        <w:tag w:val="goog_rdk_2216"/>
      </w:sdtPr>
      <w:sdtContent>
        <w:p w:rsidR="00000000" w:rsidDel="00000000" w:rsidP="00000000" w:rsidRDefault="00000000" w:rsidRPr="00000000" w14:paraId="00000204">
          <w:pPr>
            <w:numPr>
              <w:ilvl w:val="1"/>
              <w:numId w:val="5"/>
            </w:numPr>
            <w:ind w:left="502" w:hanging="360"/>
            <w:rPr>
              <w:ins w:author="Rossi Rossi" w:id="69" w:date="2026-09-22T06:56:59Z"/>
              <w:del w:author="udhaya kumar" w:id="6" w:date="2026-09-24T06:40:29Z"/>
            </w:rPr>
          </w:pPr>
          <w:sdt>
            <w:sdtPr>
              <w:id w:val="-352085624"/>
              <w:tag w:val="goog_rdk_2213"/>
            </w:sdtPr>
            <w:sdtContent>
              <w:ins w:author="Rossi Rossi" w:id="69" w:date="2026-09-22T06:56:59Z">
                <w:sdt>
                  <w:sdtPr>
                    <w:id w:val="-369172164"/>
                    <w:tag w:val="goog_rdk_2214"/>
                  </w:sdtPr>
                  <w:sdtContent>
                    <w:del w:author="udhaya kumar" w:id="6" w:date="2026-09-24T06:40:29Z"/>
                  </w:sdtContent>
                </w:sdt>
              </w:ins>
              <w:sdt>
                <w:sdtPr>
                  <w:id w:val="-804953849"/>
                  <w:tag w:val="goog_rdk_221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41234888"/>
        <w:tag w:val="goog_rdk_2220"/>
      </w:sdtPr>
      <w:sdtContent>
        <w:p w:rsidR="00000000" w:rsidDel="00000000" w:rsidP="00000000" w:rsidRDefault="00000000" w:rsidRPr="00000000" w14:paraId="00000205">
          <w:pPr>
            <w:numPr>
              <w:ilvl w:val="1"/>
              <w:numId w:val="5"/>
            </w:numPr>
            <w:ind w:left="502" w:hanging="360"/>
            <w:rPr>
              <w:ins w:author="Rossi Rossi" w:id="69" w:date="2026-09-22T06:56:59Z"/>
              <w:del w:author="udhaya kumar" w:id="6" w:date="2026-09-24T06:40:29Z"/>
            </w:rPr>
          </w:pPr>
          <w:sdt>
            <w:sdtPr>
              <w:id w:val="-1616021401"/>
              <w:tag w:val="goog_rdk_2217"/>
            </w:sdtPr>
            <w:sdtContent>
              <w:ins w:author="Rossi Rossi" w:id="69" w:date="2026-09-22T06:56:59Z">
                <w:sdt>
                  <w:sdtPr>
                    <w:id w:val="-793212127"/>
                    <w:tag w:val="goog_rdk_2218"/>
                  </w:sdtPr>
                  <w:sdtContent>
                    <w:del w:author="udhaya kumar" w:id="6" w:date="2026-09-24T06:40:29Z"/>
                  </w:sdtContent>
                </w:sdt>
              </w:ins>
              <w:sdt>
                <w:sdtPr>
                  <w:id w:val="1478403684"/>
                  <w:tag w:val="goog_rdk_221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**Default project** : If you are a new user, Google AI Studio automatically creates a default Google Cloud project and API key after you accept the Terms of Service. You can rename this project by navigating to the **Projects** view in your dashboard.</w:delText>
                      </w:r>
                    </w:del>
                  </w:ins>
                </w:sdtContent>
              </w:sdt>
              <w:ins w:author="Rossi Rossi" w:id="69" w:date="2026-09-22T06:56:59Z">
                <w:del w:author="udhaya kumar" w:id="6" w:date="2026-09-24T06:40:29Z"/>
              </w:ins>
            </w:sdtContent>
          </w:sdt>
        </w:p>
      </w:sdtContent>
    </w:sdt>
    <w:sdt>
      <w:sdtPr>
        <w:id w:val="-7830290"/>
        <w:tag w:val="goog_rdk_2224"/>
      </w:sdtPr>
      <w:sdtContent>
        <w:p w:rsidR="00000000" w:rsidDel="00000000" w:rsidP="00000000" w:rsidRDefault="00000000" w:rsidRPr="00000000" w14:paraId="00000206">
          <w:pPr>
            <w:numPr>
              <w:ilvl w:val="1"/>
              <w:numId w:val="5"/>
            </w:numPr>
            <w:ind w:left="502" w:hanging="360"/>
            <w:rPr>
              <w:ins w:author="Rossi Rossi" w:id="69" w:date="2026-09-22T06:56:59Z"/>
              <w:del w:author="udhaya kumar" w:id="6" w:date="2026-09-24T06:40:29Z"/>
            </w:rPr>
          </w:pPr>
          <w:sdt>
            <w:sdtPr>
              <w:id w:val="-1450693282"/>
              <w:tag w:val="goog_rdk_2221"/>
            </w:sdtPr>
            <w:sdtContent>
              <w:ins w:author="Rossi Rossi" w:id="69" w:date="2026-09-22T06:56:59Z">
                <w:sdt>
                  <w:sdtPr>
                    <w:id w:val="230122762"/>
                    <w:tag w:val="goog_rdk_2222"/>
                  </w:sdtPr>
                  <w:sdtContent>
                    <w:del w:author="udhaya kumar" w:id="6" w:date="2026-09-24T06:40:29Z"/>
                  </w:sdtContent>
                </w:sdt>
              </w:ins>
              <w:sdt>
                <w:sdtPr>
                  <w:id w:val="-847256658"/>
                  <w:tag w:val="goog_rdk_22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**Existing projects**: If you already have a Google Cloud account, AI Studio does not create a default project. Instead, you must import your existing projects.</w:delText>
                      </w:r>
                    </w:del>
                  </w:ins>
                </w:sdtContent>
              </w:sdt>
              <w:ins w:author="Rossi Rossi" w:id="69" w:date="2026-09-22T06:56:59Z">
                <w:del w:author="udhaya kumar" w:id="6" w:date="2026-09-24T06:40:29Z"/>
              </w:ins>
            </w:sdtContent>
          </w:sdt>
        </w:p>
      </w:sdtContent>
    </w:sdt>
    <w:sdt>
      <w:sdtPr>
        <w:id w:val="1006328921"/>
        <w:tag w:val="goog_rdk_2228"/>
      </w:sdtPr>
      <w:sdtContent>
        <w:p w:rsidR="00000000" w:rsidDel="00000000" w:rsidP="00000000" w:rsidRDefault="00000000" w:rsidRPr="00000000" w14:paraId="00000207">
          <w:pPr>
            <w:numPr>
              <w:ilvl w:val="1"/>
              <w:numId w:val="5"/>
            </w:numPr>
            <w:ind w:left="502" w:hanging="360"/>
            <w:rPr>
              <w:ins w:author="Rossi Rossi" w:id="69" w:date="2026-09-22T06:56:59Z"/>
              <w:del w:author="udhaya kumar" w:id="6" w:date="2026-09-24T06:40:29Z"/>
            </w:rPr>
          </w:pPr>
          <w:sdt>
            <w:sdtPr>
              <w:id w:val="785154586"/>
              <w:tag w:val="goog_rdk_2225"/>
            </w:sdtPr>
            <w:sdtContent>
              <w:ins w:author="Rossi Rossi" w:id="69" w:date="2026-09-22T06:56:59Z">
                <w:sdt>
                  <w:sdtPr>
                    <w:id w:val="-1626564024"/>
                    <w:tag w:val="goog_rdk_2226"/>
                  </w:sdtPr>
                  <w:sdtContent>
                    <w:del w:author="udhaya kumar" w:id="6" w:date="2026-09-24T06:40:29Z"/>
                  </w:sdtContent>
                </w:sdt>
              </w:ins>
              <w:sdt>
                <w:sdtPr>
                  <w:id w:val="1564252441"/>
                  <w:tag w:val="goog_rdk_222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404562887"/>
        <w:tag w:val="goog_rdk_2232"/>
      </w:sdtPr>
      <w:sdtContent>
        <w:p w:rsidR="00000000" w:rsidDel="00000000" w:rsidP="00000000" w:rsidRDefault="00000000" w:rsidRPr="00000000" w14:paraId="00000208">
          <w:pPr>
            <w:numPr>
              <w:ilvl w:val="1"/>
              <w:numId w:val="5"/>
            </w:numPr>
            <w:ind w:left="502" w:hanging="360"/>
            <w:rPr>
              <w:ins w:author="Rossi Rossi" w:id="69" w:date="2026-09-22T06:56:59Z"/>
              <w:del w:author="udhaya kumar" w:id="6" w:date="2026-09-24T06:40:29Z"/>
            </w:rPr>
          </w:pPr>
          <w:sdt>
            <w:sdtPr>
              <w:id w:val="1046025050"/>
              <w:tag w:val="goog_rdk_2229"/>
            </w:sdtPr>
            <w:sdtContent>
              <w:ins w:author="Rossi Rossi" w:id="69" w:date="2026-09-22T06:56:59Z">
                <w:sdt>
                  <w:sdtPr>
                    <w:id w:val="-56273999"/>
                    <w:tag w:val="goog_rdk_2230"/>
                  </w:sdtPr>
                  <w:sdtContent>
                    <w:del w:author="udhaya kumar" w:id="6" w:date="2026-09-24T06:40:29Z"/>
                  </w:sdtContent>
                </w:sdt>
              </w:ins>
              <w:sdt>
                <w:sdtPr>
                  <w:id w:val="1089055303"/>
                  <w:tag w:val="goog_rdk_22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Importing projects</w:delText>
                      </w:r>
                    </w:del>
                  </w:ins>
                </w:sdtContent>
              </w:sdt>
              <w:ins w:author="Rossi Rossi" w:id="69" w:date="2026-09-22T06:56:59Z">
                <w:del w:author="udhaya kumar" w:id="6" w:date="2026-09-24T06:40:29Z"/>
              </w:ins>
            </w:sdtContent>
          </w:sdt>
        </w:p>
      </w:sdtContent>
    </w:sdt>
    <w:sdt>
      <w:sdtPr>
        <w:id w:val="1568508008"/>
        <w:tag w:val="goog_rdk_2236"/>
      </w:sdtPr>
      <w:sdtContent>
        <w:p w:rsidR="00000000" w:rsidDel="00000000" w:rsidP="00000000" w:rsidRDefault="00000000" w:rsidRPr="00000000" w14:paraId="00000209">
          <w:pPr>
            <w:numPr>
              <w:ilvl w:val="1"/>
              <w:numId w:val="5"/>
            </w:numPr>
            <w:ind w:left="502" w:hanging="360"/>
            <w:rPr>
              <w:ins w:author="Rossi Rossi" w:id="69" w:date="2026-09-22T06:56:59Z"/>
              <w:del w:author="udhaya kumar" w:id="6" w:date="2026-09-24T06:40:29Z"/>
            </w:rPr>
          </w:pPr>
          <w:sdt>
            <w:sdtPr>
              <w:id w:val="-1919360912"/>
              <w:tag w:val="goog_rdk_2233"/>
            </w:sdtPr>
            <w:sdtContent>
              <w:ins w:author="Rossi Rossi" w:id="69" w:date="2026-09-22T06:56:59Z">
                <w:sdt>
                  <w:sdtPr>
                    <w:id w:val="703886923"/>
                    <w:tag w:val="goog_rdk_2234"/>
                  </w:sdtPr>
                  <w:sdtContent>
                    <w:del w:author="udhaya kumar" w:id="6" w:date="2026-09-24T06:40:29Z"/>
                  </w:sdtContent>
                </w:sdt>
              </w:ins>
              <w:sdt>
                <w:sdtPr>
                  <w:id w:val="-550890222"/>
                  <w:tag w:val="goog_rdk_223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67601015"/>
        <w:tag w:val="goog_rdk_2240"/>
      </w:sdtPr>
      <w:sdtContent>
        <w:p w:rsidR="00000000" w:rsidDel="00000000" w:rsidP="00000000" w:rsidRDefault="00000000" w:rsidRPr="00000000" w14:paraId="0000020A">
          <w:pPr>
            <w:numPr>
              <w:ilvl w:val="1"/>
              <w:numId w:val="5"/>
            </w:numPr>
            <w:ind w:left="502" w:hanging="360"/>
            <w:rPr>
              <w:ins w:author="Rossi Rossi" w:id="69" w:date="2026-09-22T06:56:59Z"/>
              <w:del w:author="udhaya kumar" w:id="6" w:date="2026-09-24T06:40:29Z"/>
            </w:rPr>
          </w:pPr>
          <w:sdt>
            <w:sdtPr>
              <w:id w:val="515012697"/>
              <w:tag w:val="goog_rdk_2237"/>
            </w:sdtPr>
            <w:sdtContent>
              <w:ins w:author="Rossi Rossi" w:id="69" w:date="2026-09-22T06:56:59Z">
                <w:sdt>
                  <w:sdtPr>
                    <w:id w:val="999541560"/>
                    <w:tag w:val="goog_rdk_2238"/>
                  </w:sdtPr>
                  <w:sdtContent>
                    <w:del w:author="udhaya kumar" w:id="6" w:date="2026-09-24T06:40:29Z"/>
                  </w:sdtContent>
                </w:sdt>
              </w:ins>
              <w:sdt>
                <w:sdtPr>
                  <w:id w:val="1053289616"/>
                  <w:tag w:val="goog_rdk_223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By default, Google AI Studio does not display all of your Google Cloud</w:delText>
                      </w:r>
                    </w:del>
                  </w:ins>
                </w:sdtContent>
              </w:sdt>
              <w:ins w:author="Rossi Rossi" w:id="69" w:date="2026-09-22T06:56:59Z">
                <w:del w:author="udhaya kumar" w:id="6" w:date="2026-09-24T06:40:29Z"/>
              </w:ins>
            </w:sdtContent>
          </w:sdt>
        </w:p>
      </w:sdtContent>
    </w:sdt>
    <w:sdt>
      <w:sdtPr>
        <w:id w:val="-898349479"/>
        <w:tag w:val="goog_rdk_2244"/>
      </w:sdtPr>
      <w:sdtContent>
        <w:p w:rsidR="00000000" w:rsidDel="00000000" w:rsidP="00000000" w:rsidRDefault="00000000" w:rsidRPr="00000000" w14:paraId="0000020B">
          <w:pPr>
            <w:numPr>
              <w:ilvl w:val="1"/>
              <w:numId w:val="5"/>
            </w:numPr>
            <w:ind w:left="502" w:hanging="360"/>
            <w:rPr>
              <w:ins w:author="Rossi Rossi" w:id="69" w:date="2026-09-22T06:56:59Z"/>
              <w:del w:author="udhaya kumar" w:id="6" w:date="2026-09-24T06:40:29Z"/>
            </w:rPr>
          </w:pPr>
          <w:sdt>
            <w:sdtPr>
              <w:id w:val="-80645542"/>
              <w:tag w:val="goog_rdk_2241"/>
            </w:sdtPr>
            <w:sdtContent>
              <w:ins w:author="Rossi Rossi" w:id="69" w:date="2026-09-22T06:56:59Z">
                <w:sdt>
                  <w:sdtPr>
                    <w:id w:val="-504096842"/>
                    <w:tag w:val="goog_rdk_2242"/>
                  </w:sdtPr>
                  <w:sdtContent>
                    <w:del w:author="udhaya kumar" w:id="6" w:date="2026-09-24T06:40:29Z"/>
                  </w:sdtContent>
                </w:sdt>
              </w:ins>
              <w:sdt>
                <w:sdtPr>
                  <w:id w:val="-1166409313"/>
                  <w:tag w:val="goog_rdk_224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projects. You must import the projects you want to use:</w:delText>
                      </w:r>
                    </w:del>
                  </w:ins>
                </w:sdtContent>
              </w:sdt>
              <w:ins w:author="Rossi Rossi" w:id="69" w:date="2026-09-22T06:56:59Z">
                <w:del w:author="udhaya kumar" w:id="6" w:date="2026-09-24T06:40:29Z"/>
              </w:ins>
            </w:sdtContent>
          </w:sdt>
        </w:p>
      </w:sdtContent>
    </w:sdt>
    <w:sdt>
      <w:sdtPr>
        <w:id w:val="451448812"/>
        <w:tag w:val="goog_rdk_2248"/>
      </w:sdtPr>
      <w:sdtContent>
        <w:p w:rsidR="00000000" w:rsidDel="00000000" w:rsidP="00000000" w:rsidRDefault="00000000" w:rsidRPr="00000000" w14:paraId="0000020C">
          <w:pPr>
            <w:numPr>
              <w:ilvl w:val="1"/>
              <w:numId w:val="5"/>
            </w:numPr>
            <w:ind w:left="502" w:hanging="360"/>
            <w:rPr>
              <w:ins w:author="Rossi Rossi" w:id="69" w:date="2026-09-22T06:56:59Z"/>
              <w:del w:author="udhaya kumar" w:id="6" w:date="2026-09-24T06:40:29Z"/>
            </w:rPr>
          </w:pPr>
          <w:sdt>
            <w:sdtPr>
              <w:id w:val="1953241931"/>
              <w:tag w:val="goog_rdk_2245"/>
            </w:sdtPr>
            <w:sdtContent>
              <w:ins w:author="Rossi Rossi" w:id="69" w:date="2026-09-22T06:56:59Z">
                <w:sdt>
                  <w:sdtPr>
                    <w:id w:val="-2141324898"/>
                    <w:tag w:val="goog_rdk_2246"/>
                  </w:sdtPr>
                  <w:sdtContent>
                    <w:del w:author="udhaya kumar" w:id="6" w:date="2026-09-24T06:40:29Z"/>
                  </w:sdtContent>
                </w:sdt>
              </w:ins>
              <w:sdt>
                <w:sdtPr>
                  <w:id w:val="-2125798019"/>
                  <w:tag w:val="goog_rdk_224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7457495"/>
        <w:tag w:val="goog_rdk_2252"/>
      </w:sdtPr>
      <w:sdtContent>
        <w:p w:rsidR="00000000" w:rsidDel="00000000" w:rsidP="00000000" w:rsidRDefault="00000000" w:rsidRPr="00000000" w14:paraId="0000020D">
          <w:pPr>
            <w:numPr>
              <w:ilvl w:val="1"/>
              <w:numId w:val="5"/>
            </w:numPr>
            <w:ind w:left="502" w:hanging="360"/>
            <w:rPr>
              <w:ins w:author="Rossi Rossi" w:id="69" w:date="2026-09-22T06:56:59Z"/>
              <w:del w:author="udhaya kumar" w:id="6" w:date="2026-09-24T06:40:29Z"/>
            </w:rPr>
          </w:pPr>
          <w:sdt>
            <w:sdtPr>
              <w:id w:val="-956070247"/>
              <w:tag w:val="goog_rdk_2249"/>
            </w:sdtPr>
            <w:sdtContent>
              <w:ins w:author="Rossi Rossi" w:id="69" w:date="2026-09-22T06:56:59Z">
                <w:sdt>
                  <w:sdtPr>
                    <w:id w:val="-912552250"/>
                    <w:tag w:val="goog_rdk_2250"/>
                  </w:sdtPr>
                  <w:sdtContent>
                    <w:del w:author="udhaya kumar" w:id="6" w:date="2026-09-24T06:40:29Z"/>
                  </w:sdtContent>
                </w:sdt>
              </w:ins>
              <w:sdt>
                <w:sdtPr>
                  <w:id w:val="422982333"/>
                  <w:tag w:val="goog_rdk_225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Go to [Google AI Studio](https://aistudio.google.com).</w:delText>
                      </w:r>
                    </w:del>
                  </w:ins>
                </w:sdtContent>
              </w:sdt>
              <w:ins w:author="Rossi Rossi" w:id="69" w:date="2026-09-22T06:56:59Z">
                <w:del w:author="udhaya kumar" w:id="6" w:date="2026-09-24T06:40:29Z"/>
              </w:ins>
            </w:sdtContent>
          </w:sdt>
        </w:p>
      </w:sdtContent>
    </w:sdt>
    <w:sdt>
      <w:sdtPr>
        <w:id w:val="1332109036"/>
        <w:tag w:val="goog_rdk_2256"/>
      </w:sdtPr>
      <w:sdtContent>
        <w:p w:rsidR="00000000" w:rsidDel="00000000" w:rsidP="00000000" w:rsidRDefault="00000000" w:rsidRPr="00000000" w14:paraId="0000020E">
          <w:pPr>
            <w:numPr>
              <w:ilvl w:val="1"/>
              <w:numId w:val="5"/>
            </w:numPr>
            <w:ind w:left="502" w:hanging="360"/>
            <w:rPr>
              <w:ins w:author="Rossi Rossi" w:id="69" w:date="2026-09-22T06:56:59Z"/>
              <w:del w:author="udhaya kumar" w:id="6" w:date="2026-09-24T06:40:29Z"/>
            </w:rPr>
          </w:pPr>
          <w:sdt>
            <w:sdtPr>
              <w:id w:val="-1539019595"/>
              <w:tag w:val="goog_rdk_2253"/>
            </w:sdtPr>
            <w:sdtContent>
              <w:ins w:author="Rossi Rossi" w:id="69" w:date="2026-09-22T06:56:59Z">
                <w:sdt>
                  <w:sdtPr>
                    <w:id w:val="-974834607"/>
                    <w:tag w:val="goog_rdk_2254"/>
                  </w:sdtPr>
                  <w:sdtContent>
                    <w:del w:author="udhaya kumar" w:id="6" w:date="2026-09-24T06:40:29Z"/>
                  </w:sdtContent>
                </w:sdt>
              </w:ins>
              <w:sdt>
                <w:sdtPr>
                  <w:id w:val="-985839431"/>
                  <w:tag w:val="goog_rdk_22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Open the **Dashboard** from the left panel and select **Projects**.</w:delText>
                      </w:r>
                    </w:del>
                  </w:ins>
                </w:sdtContent>
              </w:sdt>
              <w:ins w:author="Rossi Rossi" w:id="69" w:date="2026-09-22T06:56:59Z">
                <w:del w:author="udhaya kumar" w:id="6" w:date="2026-09-24T06:40:29Z"/>
              </w:ins>
            </w:sdtContent>
          </w:sdt>
        </w:p>
      </w:sdtContent>
    </w:sdt>
    <w:sdt>
      <w:sdtPr>
        <w:id w:val="517883757"/>
        <w:tag w:val="goog_rdk_2260"/>
      </w:sdtPr>
      <w:sdtContent>
        <w:p w:rsidR="00000000" w:rsidDel="00000000" w:rsidP="00000000" w:rsidRDefault="00000000" w:rsidRPr="00000000" w14:paraId="0000020F">
          <w:pPr>
            <w:numPr>
              <w:ilvl w:val="1"/>
              <w:numId w:val="5"/>
            </w:numPr>
            <w:ind w:left="502" w:hanging="360"/>
            <w:rPr>
              <w:ins w:author="Rossi Rossi" w:id="69" w:date="2026-09-22T06:56:59Z"/>
              <w:del w:author="udhaya kumar" w:id="6" w:date="2026-09-24T06:40:29Z"/>
            </w:rPr>
          </w:pPr>
          <w:sdt>
            <w:sdtPr>
              <w:id w:val="-2128379287"/>
              <w:tag w:val="goog_rdk_2257"/>
            </w:sdtPr>
            <w:sdtContent>
              <w:ins w:author="Rossi Rossi" w:id="69" w:date="2026-09-22T06:56:59Z">
                <w:sdt>
                  <w:sdtPr>
                    <w:id w:val="-799413958"/>
                    <w:tag w:val="goog_rdk_2258"/>
                  </w:sdtPr>
                  <w:sdtContent>
                    <w:del w:author="udhaya kumar" w:id="6" w:date="2026-09-24T06:40:29Z"/>
                  </w:sdtContent>
                </w:sdt>
              </w:ins>
              <w:sdt>
                <w:sdtPr>
                  <w:id w:val="-2144541360"/>
                  <w:tag w:val="goog_rdk_22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Click the **Import projects** button.</w:delText>
                      </w:r>
                    </w:del>
                  </w:ins>
                </w:sdtContent>
              </w:sdt>
              <w:ins w:author="Rossi Rossi" w:id="69" w:date="2026-09-22T06:56:59Z">
                <w:del w:author="udhaya kumar" w:id="6" w:date="2026-09-24T06:40:29Z"/>
              </w:ins>
            </w:sdtContent>
          </w:sdt>
        </w:p>
      </w:sdtContent>
    </w:sdt>
    <w:sdt>
      <w:sdtPr>
        <w:id w:val="-1842045989"/>
        <w:tag w:val="goog_rdk_2264"/>
      </w:sdtPr>
      <w:sdtContent>
        <w:p w:rsidR="00000000" w:rsidDel="00000000" w:rsidP="00000000" w:rsidRDefault="00000000" w:rsidRPr="00000000" w14:paraId="00000210">
          <w:pPr>
            <w:numPr>
              <w:ilvl w:val="1"/>
              <w:numId w:val="5"/>
            </w:numPr>
            <w:ind w:left="502" w:hanging="360"/>
            <w:rPr>
              <w:ins w:author="Rossi Rossi" w:id="69" w:date="2026-09-22T06:56:59Z"/>
              <w:del w:author="udhaya kumar" w:id="6" w:date="2026-09-24T06:40:29Z"/>
            </w:rPr>
          </w:pPr>
          <w:sdt>
            <w:sdtPr>
              <w:id w:val="-917489059"/>
              <w:tag w:val="goog_rdk_2261"/>
            </w:sdtPr>
            <w:sdtContent>
              <w:ins w:author="Rossi Rossi" w:id="69" w:date="2026-09-22T06:56:59Z">
                <w:sdt>
                  <w:sdtPr>
                    <w:id w:val="1504060224"/>
                    <w:tag w:val="goog_rdk_2262"/>
                  </w:sdtPr>
                  <w:sdtContent>
                    <w:del w:author="udhaya kumar" w:id="6" w:date="2026-09-24T06:40:29Z"/>
                  </w:sdtContent>
                </w:sdt>
              </w:ins>
              <w:sdt>
                <w:sdtPr>
                  <w:id w:val="-1076803346"/>
                  <w:tag w:val="goog_rdk_22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Search for and select the Google Cloud project you want to import, then click **Import**.</w:delText>
                      </w:r>
                    </w:del>
                  </w:ins>
                </w:sdtContent>
              </w:sdt>
              <w:ins w:author="Rossi Rossi" w:id="69" w:date="2026-09-22T06:56:59Z">
                <w:del w:author="udhaya kumar" w:id="6" w:date="2026-09-24T06:40:29Z"/>
              </w:ins>
            </w:sdtContent>
          </w:sdt>
        </w:p>
      </w:sdtContent>
    </w:sdt>
    <w:sdt>
      <w:sdtPr>
        <w:id w:val="152365269"/>
        <w:tag w:val="goog_rdk_2268"/>
      </w:sdtPr>
      <w:sdtContent>
        <w:p w:rsidR="00000000" w:rsidDel="00000000" w:rsidP="00000000" w:rsidRDefault="00000000" w:rsidRPr="00000000" w14:paraId="00000211">
          <w:pPr>
            <w:numPr>
              <w:ilvl w:val="1"/>
              <w:numId w:val="5"/>
            </w:numPr>
            <w:ind w:left="502" w:hanging="360"/>
            <w:rPr>
              <w:ins w:author="Rossi Rossi" w:id="69" w:date="2026-09-22T06:56:59Z"/>
              <w:del w:author="udhaya kumar" w:id="6" w:date="2026-09-24T06:40:29Z"/>
            </w:rPr>
          </w:pPr>
          <w:sdt>
            <w:sdtPr>
              <w:id w:val="1269109902"/>
              <w:tag w:val="goog_rdk_2265"/>
            </w:sdtPr>
            <w:sdtContent>
              <w:ins w:author="Rossi Rossi" w:id="69" w:date="2026-09-22T06:56:59Z">
                <w:sdt>
                  <w:sdtPr>
                    <w:id w:val="-1312677966"/>
                    <w:tag w:val="goog_rdk_2266"/>
                  </w:sdtPr>
                  <w:sdtContent>
                    <w:del w:author="udhaya kumar" w:id="6" w:date="2026-09-24T06:40:29Z"/>
                  </w:sdtContent>
                </w:sdt>
              </w:ins>
              <w:sdt>
                <w:sdtPr>
                  <w:id w:val="-1549349120"/>
                  <w:tag w:val="goog_rdk_226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5. Once imported, navigate to the **API Keys** page in the dashboard to create a key in that project.</w:delText>
                      </w:r>
                    </w:del>
                  </w:ins>
                </w:sdtContent>
              </w:sdt>
              <w:ins w:author="Rossi Rossi" w:id="69" w:date="2026-09-22T06:56:59Z">
                <w:del w:author="udhaya kumar" w:id="6" w:date="2026-09-24T06:40:29Z"/>
              </w:ins>
            </w:sdtContent>
          </w:sdt>
        </w:p>
      </w:sdtContent>
    </w:sdt>
    <w:sdt>
      <w:sdtPr>
        <w:id w:val="-1538230063"/>
        <w:tag w:val="goog_rdk_2272"/>
      </w:sdtPr>
      <w:sdtContent>
        <w:p w:rsidR="00000000" w:rsidDel="00000000" w:rsidP="00000000" w:rsidRDefault="00000000" w:rsidRPr="00000000" w14:paraId="00000212">
          <w:pPr>
            <w:numPr>
              <w:ilvl w:val="1"/>
              <w:numId w:val="5"/>
            </w:numPr>
            <w:ind w:left="502" w:hanging="360"/>
            <w:rPr>
              <w:ins w:author="Rossi Rossi" w:id="69" w:date="2026-09-22T06:56:59Z"/>
              <w:del w:author="udhaya kumar" w:id="6" w:date="2026-09-24T06:40:29Z"/>
            </w:rPr>
          </w:pPr>
          <w:sdt>
            <w:sdtPr>
              <w:id w:val="-1504383240"/>
              <w:tag w:val="goog_rdk_2269"/>
            </w:sdtPr>
            <w:sdtContent>
              <w:ins w:author="Rossi Rossi" w:id="69" w:date="2026-09-22T06:56:59Z">
                <w:sdt>
                  <w:sdtPr>
                    <w:id w:val="1881340352"/>
                    <w:tag w:val="goog_rdk_2270"/>
                  </w:sdtPr>
                  <w:sdtContent>
                    <w:del w:author="udhaya kumar" w:id="6" w:date="2026-09-24T06:40:29Z"/>
                  </w:sdtContent>
                </w:sdt>
              </w:ins>
              <w:sdt>
                <w:sdtPr>
                  <w:id w:val="-1267651530"/>
                  <w:tag w:val="goog_rdk_227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11217128"/>
        <w:tag w:val="goog_rdk_2276"/>
      </w:sdtPr>
      <w:sdtContent>
        <w:p w:rsidR="00000000" w:rsidDel="00000000" w:rsidP="00000000" w:rsidRDefault="00000000" w:rsidRPr="00000000" w14:paraId="00000213">
          <w:pPr>
            <w:numPr>
              <w:ilvl w:val="1"/>
              <w:numId w:val="5"/>
            </w:numPr>
            <w:ind w:left="502" w:hanging="360"/>
            <w:rPr>
              <w:ins w:author="Rossi Rossi" w:id="69" w:date="2026-09-22T06:56:59Z"/>
              <w:del w:author="udhaya kumar" w:id="6" w:date="2026-09-24T06:40:29Z"/>
            </w:rPr>
          </w:pPr>
          <w:sdt>
            <w:sdtPr>
              <w:id w:val="-757531156"/>
              <w:tag w:val="goog_rdk_2273"/>
            </w:sdtPr>
            <w:sdtContent>
              <w:ins w:author="Rossi Rossi" w:id="69" w:date="2026-09-22T06:56:59Z">
                <w:sdt>
                  <w:sdtPr>
                    <w:id w:val="1083709877"/>
                    <w:tag w:val="goog_rdk_2274"/>
                  </w:sdtPr>
                  <w:sdtContent>
                    <w:del w:author="udhaya kumar" w:id="6" w:date="2026-09-24T06:40:29Z"/>
                  </w:sdtContent>
                </w:sdt>
              </w:ins>
              <w:sdt>
                <w:sdtPr>
                  <w:id w:val="1103870054"/>
                  <w:tag w:val="goog_rdk_227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Troubleshooting key creation permissions</w:delText>
                      </w:r>
                    </w:del>
                  </w:ins>
                </w:sdtContent>
              </w:sdt>
              <w:ins w:author="Rossi Rossi" w:id="69" w:date="2026-09-22T06:56:59Z">
                <w:del w:author="udhaya kumar" w:id="6" w:date="2026-09-24T06:40:29Z"/>
              </w:ins>
            </w:sdtContent>
          </w:sdt>
        </w:p>
      </w:sdtContent>
    </w:sdt>
    <w:sdt>
      <w:sdtPr>
        <w:id w:val="318387513"/>
        <w:tag w:val="goog_rdk_2280"/>
      </w:sdtPr>
      <w:sdtContent>
        <w:p w:rsidR="00000000" w:rsidDel="00000000" w:rsidP="00000000" w:rsidRDefault="00000000" w:rsidRPr="00000000" w14:paraId="00000214">
          <w:pPr>
            <w:numPr>
              <w:ilvl w:val="1"/>
              <w:numId w:val="5"/>
            </w:numPr>
            <w:ind w:left="502" w:hanging="360"/>
            <w:rPr>
              <w:ins w:author="Rossi Rossi" w:id="69" w:date="2026-09-22T06:56:59Z"/>
              <w:del w:author="udhaya kumar" w:id="6" w:date="2026-09-24T06:40:29Z"/>
            </w:rPr>
          </w:pPr>
          <w:sdt>
            <w:sdtPr>
              <w:id w:val="-1911333436"/>
              <w:tag w:val="goog_rdk_2277"/>
            </w:sdtPr>
            <w:sdtContent>
              <w:ins w:author="Rossi Rossi" w:id="69" w:date="2026-09-22T06:56:59Z">
                <w:sdt>
                  <w:sdtPr>
                    <w:id w:val="1738063752"/>
                    <w:tag w:val="goog_rdk_2278"/>
                  </w:sdtPr>
                  <w:sdtContent>
                    <w:del w:author="udhaya kumar" w:id="6" w:date="2026-09-24T06:40:29Z"/>
                  </w:sdtContent>
                </w:sdt>
              </w:ins>
              <w:sdt>
                <w:sdtPr>
                  <w:id w:val="1979282170"/>
                  <w:tag w:val="goog_rdk_227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602794060"/>
        <w:tag w:val="goog_rdk_2284"/>
      </w:sdtPr>
      <w:sdtContent>
        <w:p w:rsidR="00000000" w:rsidDel="00000000" w:rsidP="00000000" w:rsidRDefault="00000000" w:rsidRPr="00000000" w14:paraId="00000215">
          <w:pPr>
            <w:numPr>
              <w:ilvl w:val="1"/>
              <w:numId w:val="5"/>
            </w:numPr>
            <w:ind w:left="502" w:hanging="360"/>
            <w:rPr>
              <w:ins w:author="Rossi Rossi" w:id="69" w:date="2026-09-22T06:56:59Z"/>
              <w:del w:author="udhaya kumar" w:id="6" w:date="2026-09-24T06:40:29Z"/>
            </w:rPr>
          </w:pPr>
          <w:sdt>
            <w:sdtPr>
              <w:id w:val="2123785252"/>
              <w:tag w:val="goog_rdk_2281"/>
            </w:sdtPr>
            <w:sdtContent>
              <w:ins w:author="Rossi Rossi" w:id="69" w:date="2026-09-22T06:56:59Z">
                <w:sdt>
                  <w:sdtPr>
                    <w:id w:val="-1959018967"/>
                    <w:tag w:val="goog_rdk_2282"/>
                  </w:sdtPr>
                  <w:sdtContent>
                    <w:del w:author="udhaya kumar" w:id="6" w:date="2026-09-24T06:40:29Z"/>
                  </w:sdtContent>
                </w:sdt>
              </w:ins>
              <w:sdt>
                <w:sdtPr>
                  <w:id w:val="-784618038"/>
                  <w:tag w:val="goog_rdk_228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the **Create API key** button is unavailable and displays the message:</w:delText>
                      </w:r>
                    </w:del>
                  </w:ins>
                </w:sdtContent>
              </w:sdt>
              <w:ins w:author="Rossi Rossi" w:id="69" w:date="2026-09-22T06:56:59Z">
                <w:del w:author="udhaya kumar" w:id="6" w:date="2026-09-24T06:40:29Z"/>
              </w:ins>
            </w:sdtContent>
          </w:sdt>
        </w:p>
      </w:sdtContent>
    </w:sdt>
    <w:sdt>
      <w:sdtPr>
        <w:id w:val="172828373"/>
        <w:tag w:val="goog_rdk_2288"/>
      </w:sdtPr>
      <w:sdtContent>
        <w:p w:rsidR="00000000" w:rsidDel="00000000" w:rsidP="00000000" w:rsidRDefault="00000000" w:rsidRPr="00000000" w14:paraId="00000216">
          <w:pPr>
            <w:numPr>
              <w:ilvl w:val="1"/>
              <w:numId w:val="5"/>
            </w:numPr>
            <w:ind w:left="502" w:hanging="360"/>
            <w:rPr>
              <w:ins w:author="Rossi Rossi" w:id="69" w:date="2026-09-22T06:56:59Z"/>
              <w:del w:author="udhaya kumar" w:id="6" w:date="2026-09-24T06:40:29Z"/>
            </w:rPr>
          </w:pPr>
          <w:sdt>
            <w:sdtPr>
              <w:id w:val="466166026"/>
              <w:tag w:val="goog_rdk_2285"/>
            </w:sdtPr>
            <w:sdtContent>
              <w:ins w:author="Rossi Rossi" w:id="69" w:date="2026-09-22T06:56:59Z">
                <w:sdt>
                  <w:sdtPr>
                    <w:id w:val="-1833587932"/>
                    <w:tag w:val="goog_rdk_2286"/>
                  </w:sdtPr>
                  <w:sdtContent>
                    <w:del w:author="udhaya kumar" w:id="6" w:date="2026-09-24T06:40:29Z"/>
                  </w:sdtContent>
                </w:sdt>
              </w:ins>
              <w:sdt>
                <w:sdtPr>
                  <w:id w:val="990022573"/>
                  <w:tag w:val="goog_rdk_228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*"You do not have permission to create a key in this project"*, you lack the</w:delText>
                      </w:r>
                    </w:del>
                  </w:ins>
                </w:sdtContent>
              </w:sdt>
              <w:ins w:author="Rossi Rossi" w:id="69" w:date="2026-09-22T06:56:59Z">
                <w:del w:author="udhaya kumar" w:id="6" w:date="2026-09-24T06:40:29Z"/>
              </w:ins>
            </w:sdtContent>
          </w:sdt>
        </w:p>
      </w:sdtContent>
    </w:sdt>
    <w:sdt>
      <w:sdtPr>
        <w:id w:val="1629629338"/>
        <w:tag w:val="goog_rdk_2292"/>
      </w:sdtPr>
      <w:sdtContent>
        <w:p w:rsidR="00000000" w:rsidDel="00000000" w:rsidP="00000000" w:rsidRDefault="00000000" w:rsidRPr="00000000" w14:paraId="00000217">
          <w:pPr>
            <w:numPr>
              <w:ilvl w:val="1"/>
              <w:numId w:val="5"/>
            </w:numPr>
            <w:ind w:left="502" w:hanging="360"/>
            <w:rPr>
              <w:ins w:author="Rossi Rossi" w:id="69" w:date="2026-09-22T06:56:59Z"/>
              <w:del w:author="udhaya kumar" w:id="6" w:date="2026-09-24T06:40:29Z"/>
            </w:rPr>
          </w:pPr>
          <w:sdt>
            <w:sdtPr>
              <w:id w:val="1391835444"/>
              <w:tag w:val="goog_rdk_2289"/>
            </w:sdtPr>
            <w:sdtContent>
              <w:ins w:author="Rossi Rossi" w:id="69" w:date="2026-09-22T06:56:59Z">
                <w:sdt>
                  <w:sdtPr>
                    <w:id w:val="1699222882"/>
                    <w:tag w:val="goog_rdk_2290"/>
                  </w:sdtPr>
                  <w:sdtContent>
                    <w:del w:author="udhaya kumar" w:id="6" w:date="2026-09-24T06:40:29Z"/>
                  </w:sdtContent>
                </w:sdt>
              </w:ins>
              <w:sdt>
                <w:sdtPr>
                  <w:id w:val="-1163740525"/>
                  <w:tag w:val="goog_rdk_229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required IAM permissions.</w:delText>
                      </w:r>
                    </w:del>
                  </w:ins>
                </w:sdtContent>
              </w:sdt>
              <w:ins w:author="Rossi Rossi" w:id="69" w:date="2026-09-22T06:56:59Z">
                <w:del w:author="udhaya kumar" w:id="6" w:date="2026-09-24T06:40:29Z"/>
              </w:ins>
            </w:sdtContent>
          </w:sdt>
        </w:p>
      </w:sdtContent>
    </w:sdt>
    <w:sdt>
      <w:sdtPr>
        <w:id w:val="-1784621888"/>
        <w:tag w:val="goog_rdk_2296"/>
      </w:sdtPr>
      <w:sdtContent>
        <w:p w:rsidR="00000000" w:rsidDel="00000000" w:rsidP="00000000" w:rsidRDefault="00000000" w:rsidRPr="00000000" w14:paraId="00000218">
          <w:pPr>
            <w:numPr>
              <w:ilvl w:val="1"/>
              <w:numId w:val="5"/>
            </w:numPr>
            <w:ind w:left="502" w:hanging="360"/>
            <w:rPr>
              <w:ins w:author="Rossi Rossi" w:id="69" w:date="2026-09-22T06:56:59Z"/>
              <w:del w:author="udhaya kumar" w:id="6" w:date="2026-09-24T06:40:29Z"/>
            </w:rPr>
          </w:pPr>
          <w:sdt>
            <w:sdtPr>
              <w:id w:val="1164871479"/>
              <w:tag w:val="goog_rdk_2293"/>
            </w:sdtPr>
            <w:sdtContent>
              <w:ins w:author="Rossi Rossi" w:id="69" w:date="2026-09-22T06:56:59Z">
                <w:sdt>
                  <w:sdtPr>
                    <w:id w:val="793152235"/>
                    <w:tag w:val="goog_rdk_2294"/>
                  </w:sdtPr>
                  <w:sdtContent>
                    <w:del w:author="udhaya kumar" w:id="6" w:date="2026-09-24T06:40:29Z"/>
                  </w:sdtContent>
                </w:sdt>
              </w:ins>
              <w:sdt>
                <w:sdtPr>
                  <w:id w:val="555751994"/>
                  <w:tag w:val="goog_rdk_229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949016757"/>
        <w:tag w:val="goog_rdk_2300"/>
      </w:sdtPr>
      <w:sdtContent>
        <w:p w:rsidR="00000000" w:rsidDel="00000000" w:rsidP="00000000" w:rsidRDefault="00000000" w:rsidRPr="00000000" w14:paraId="00000219">
          <w:pPr>
            <w:numPr>
              <w:ilvl w:val="1"/>
              <w:numId w:val="5"/>
            </w:numPr>
            <w:ind w:left="502" w:hanging="360"/>
            <w:rPr>
              <w:ins w:author="Rossi Rossi" w:id="69" w:date="2026-09-22T06:56:59Z"/>
              <w:del w:author="udhaya kumar" w:id="6" w:date="2026-09-24T06:40:29Z"/>
            </w:rPr>
          </w:pPr>
          <w:sdt>
            <w:sdtPr>
              <w:id w:val="-1289539715"/>
              <w:tag w:val="goog_rdk_2297"/>
            </w:sdtPr>
            <w:sdtContent>
              <w:ins w:author="Rossi Rossi" w:id="69" w:date="2026-09-22T06:56:59Z">
                <w:sdt>
                  <w:sdtPr>
                    <w:id w:val="-1736672715"/>
                    <w:tag w:val="goog_rdk_2298"/>
                  </w:sdtPr>
                  <w:sdtContent>
                    <w:del w:author="udhaya kumar" w:id="6" w:date="2026-09-24T06:40:29Z"/>
                  </w:sdtContent>
                </w:sdt>
              </w:ins>
              <w:sdt>
                <w:sdtPr>
                  <w:id w:val="340604851"/>
                  <w:tag w:val="goog_rdk_229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Ask your Google Cloud project or organization administrator to grant you a role</w:delText>
                      </w:r>
                    </w:del>
                  </w:ins>
                </w:sdtContent>
              </w:sdt>
              <w:ins w:author="Rossi Rossi" w:id="69" w:date="2026-09-22T06:56:59Z">
                <w:del w:author="udhaya kumar" w:id="6" w:date="2026-09-24T06:40:29Z"/>
              </w:ins>
            </w:sdtContent>
          </w:sdt>
        </w:p>
      </w:sdtContent>
    </w:sdt>
    <w:sdt>
      <w:sdtPr>
        <w:id w:val="615063331"/>
        <w:tag w:val="goog_rdk_2304"/>
      </w:sdtPr>
      <w:sdtContent>
        <w:p w:rsidR="00000000" w:rsidDel="00000000" w:rsidP="00000000" w:rsidRDefault="00000000" w:rsidRPr="00000000" w14:paraId="0000021A">
          <w:pPr>
            <w:numPr>
              <w:ilvl w:val="1"/>
              <w:numId w:val="5"/>
            </w:numPr>
            <w:ind w:left="502" w:hanging="360"/>
            <w:rPr>
              <w:ins w:author="Rossi Rossi" w:id="69" w:date="2026-09-22T06:56:59Z"/>
              <w:del w:author="udhaya kumar" w:id="6" w:date="2026-09-24T06:40:29Z"/>
            </w:rPr>
          </w:pPr>
          <w:sdt>
            <w:sdtPr>
              <w:id w:val="1500975172"/>
              <w:tag w:val="goog_rdk_2301"/>
            </w:sdtPr>
            <w:sdtContent>
              <w:ins w:author="Rossi Rossi" w:id="69" w:date="2026-09-22T06:56:59Z">
                <w:sdt>
                  <w:sdtPr>
                    <w:id w:val="252788260"/>
                    <w:tag w:val="goog_rdk_2302"/>
                  </w:sdtPr>
                  <w:sdtContent>
                    <w:del w:author="udhaya kumar" w:id="6" w:date="2026-09-24T06:40:29Z"/>
                  </w:sdtContent>
                </w:sdt>
              </w:ins>
              <w:sdt>
                <w:sdtPr>
                  <w:id w:val="-2026124351"/>
                  <w:tag w:val="goog_rdk_230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containing the following permissions (such as Project Editor):</w:delText>
                      </w:r>
                    </w:del>
                  </w:ins>
                </w:sdtContent>
              </w:sdt>
              <w:ins w:author="Rossi Rossi" w:id="69" w:date="2026-09-22T06:56:59Z">
                <w:del w:author="udhaya kumar" w:id="6" w:date="2026-09-24T06:40:29Z"/>
              </w:ins>
            </w:sdtContent>
          </w:sdt>
        </w:p>
      </w:sdtContent>
    </w:sdt>
    <w:sdt>
      <w:sdtPr>
        <w:id w:val="1671370516"/>
        <w:tag w:val="goog_rdk_2308"/>
      </w:sdtPr>
      <w:sdtContent>
        <w:p w:rsidR="00000000" w:rsidDel="00000000" w:rsidP="00000000" w:rsidRDefault="00000000" w:rsidRPr="00000000" w14:paraId="0000021B">
          <w:pPr>
            <w:numPr>
              <w:ilvl w:val="1"/>
              <w:numId w:val="5"/>
            </w:numPr>
            <w:ind w:left="502" w:hanging="360"/>
            <w:rPr>
              <w:ins w:author="Rossi Rossi" w:id="69" w:date="2026-09-22T06:56:59Z"/>
              <w:del w:author="udhaya kumar" w:id="6" w:date="2026-09-24T06:40:29Z"/>
            </w:rPr>
          </w:pPr>
          <w:sdt>
            <w:sdtPr>
              <w:id w:val="-852574210"/>
              <w:tag w:val="goog_rdk_2305"/>
            </w:sdtPr>
            <w:sdtContent>
              <w:ins w:author="Rossi Rossi" w:id="69" w:date="2026-09-22T06:56:59Z">
                <w:sdt>
                  <w:sdtPr>
                    <w:id w:val="1296423856"/>
                    <w:tag w:val="goog_rdk_2306"/>
                  </w:sdtPr>
                  <w:sdtContent>
                    <w:del w:author="udhaya kumar" w:id="6" w:date="2026-09-24T06:40:29Z"/>
                  </w:sdtContent>
                </w:sdt>
              </w:ins>
              <w:sdt>
                <w:sdtPr>
                  <w:id w:val="1862445163"/>
                  <w:tag w:val="goog_rdk_230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80892645"/>
        <w:tag w:val="goog_rdk_2312"/>
      </w:sdtPr>
      <w:sdtContent>
        <w:p w:rsidR="00000000" w:rsidDel="00000000" w:rsidP="00000000" w:rsidRDefault="00000000" w:rsidRPr="00000000" w14:paraId="0000021C">
          <w:pPr>
            <w:numPr>
              <w:ilvl w:val="1"/>
              <w:numId w:val="5"/>
            </w:numPr>
            <w:ind w:left="502" w:hanging="360"/>
            <w:rPr>
              <w:ins w:author="Rossi Rossi" w:id="69" w:date="2026-09-22T06:56:59Z"/>
              <w:del w:author="udhaya kumar" w:id="6" w:date="2026-09-24T06:40:29Z"/>
            </w:rPr>
          </w:pPr>
          <w:sdt>
            <w:sdtPr>
              <w:id w:val="-635798509"/>
              <w:tag w:val="goog_rdk_2309"/>
            </w:sdtPr>
            <w:sdtContent>
              <w:ins w:author="Rossi Rossi" w:id="69" w:date="2026-09-22T06:56:59Z">
                <w:sdt>
                  <w:sdtPr>
                    <w:id w:val="1934770223"/>
                    <w:tag w:val="goog_rdk_2310"/>
                  </w:sdtPr>
                  <w:sdtContent>
                    <w:del w:author="udhaya kumar" w:id="6" w:date="2026-09-24T06:40:29Z"/>
                  </w:sdtContent>
                </w:sdt>
              </w:ins>
              <w:sdt>
                <w:sdtPr>
                  <w:id w:val="-1955480095"/>
                  <w:tag w:val="goog_rdk_231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`resourcemanager.projects.get`: Allows AI Studio to verify the project.</w:delText>
                      </w:r>
                    </w:del>
                  </w:ins>
                </w:sdtContent>
              </w:sdt>
              <w:ins w:author="Rossi Rossi" w:id="69" w:date="2026-09-22T06:56:59Z">
                <w:del w:author="udhaya kumar" w:id="6" w:date="2026-09-24T06:40:29Z"/>
              </w:ins>
            </w:sdtContent>
          </w:sdt>
        </w:p>
      </w:sdtContent>
    </w:sdt>
    <w:sdt>
      <w:sdtPr>
        <w:id w:val="-1739503950"/>
        <w:tag w:val="goog_rdk_2316"/>
      </w:sdtPr>
      <w:sdtContent>
        <w:p w:rsidR="00000000" w:rsidDel="00000000" w:rsidP="00000000" w:rsidRDefault="00000000" w:rsidRPr="00000000" w14:paraId="0000021D">
          <w:pPr>
            <w:numPr>
              <w:ilvl w:val="1"/>
              <w:numId w:val="5"/>
            </w:numPr>
            <w:ind w:left="502" w:hanging="360"/>
            <w:rPr>
              <w:ins w:author="Rossi Rossi" w:id="69" w:date="2026-09-22T06:56:59Z"/>
              <w:del w:author="udhaya kumar" w:id="6" w:date="2026-09-24T06:40:29Z"/>
            </w:rPr>
          </w:pPr>
          <w:sdt>
            <w:sdtPr>
              <w:id w:val="-503332755"/>
              <w:tag w:val="goog_rdk_2313"/>
            </w:sdtPr>
            <w:sdtContent>
              <w:ins w:author="Rossi Rossi" w:id="69" w:date="2026-09-22T06:56:59Z">
                <w:sdt>
                  <w:sdtPr>
                    <w:id w:val="561909209"/>
                    <w:tag w:val="goog_rdk_2314"/>
                  </w:sdtPr>
                  <w:sdtContent>
                    <w:del w:author="udhaya kumar" w:id="6" w:date="2026-09-24T06:40:29Z"/>
                  </w:sdtContent>
                </w:sdt>
              </w:ins>
              <w:sdt>
                <w:sdtPr>
                  <w:id w:val="866986201"/>
                  <w:tag w:val="goog_rdk_23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`apikeys.keys.create`: Allows key generation.</w:delText>
                      </w:r>
                    </w:del>
                  </w:ins>
                </w:sdtContent>
              </w:sdt>
              <w:ins w:author="Rossi Rossi" w:id="69" w:date="2026-09-22T06:56:59Z">
                <w:del w:author="udhaya kumar" w:id="6" w:date="2026-09-24T06:40:29Z"/>
              </w:ins>
            </w:sdtContent>
          </w:sdt>
        </w:p>
      </w:sdtContent>
    </w:sdt>
    <w:sdt>
      <w:sdtPr>
        <w:id w:val="-429967918"/>
        <w:tag w:val="goog_rdk_2320"/>
      </w:sdtPr>
      <w:sdtContent>
        <w:p w:rsidR="00000000" w:rsidDel="00000000" w:rsidP="00000000" w:rsidRDefault="00000000" w:rsidRPr="00000000" w14:paraId="0000021E">
          <w:pPr>
            <w:numPr>
              <w:ilvl w:val="1"/>
              <w:numId w:val="5"/>
            </w:numPr>
            <w:ind w:left="502" w:hanging="360"/>
            <w:rPr>
              <w:ins w:author="Rossi Rossi" w:id="69" w:date="2026-09-22T06:56:59Z"/>
              <w:del w:author="udhaya kumar" w:id="6" w:date="2026-09-24T06:40:29Z"/>
            </w:rPr>
          </w:pPr>
          <w:sdt>
            <w:sdtPr>
              <w:id w:val="-529766701"/>
              <w:tag w:val="goog_rdk_2317"/>
            </w:sdtPr>
            <w:sdtContent>
              <w:ins w:author="Rossi Rossi" w:id="69" w:date="2026-09-22T06:56:59Z">
                <w:sdt>
                  <w:sdtPr>
                    <w:id w:val="-1382859004"/>
                    <w:tag w:val="goog_rdk_2318"/>
                  </w:sdtPr>
                  <w:sdtContent>
                    <w:del w:author="udhaya kumar" w:id="6" w:date="2026-09-24T06:40:29Z"/>
                  </w:sdtContent>
                </w:sdt>
              </w:ins>
              <w:sdt>
                <w:sdtPr>
                  <w:id w:val="-183209446"/>
                  <w:tag w:val="goog_rdk_231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`serviceusage.services.enable`: Ensures the Generative Language API is enabled.</w:delText>
                      </w:r>
                    </w:del>
                  </w:ins>
                </w:sdtContent>
              </w:sdt>
              <w:ins w:author="Rossi Rossi" w:id="69" w:date="2026-09-22T06:56:59Z">
                <w:del w:author="udhaya kumar" w:id="6" w:date="2026-09-24T06:40:29Z"/>
              </w:ins>
            </w:sdtContent>
          </w:sdt>
        </w:p>
      </w:sdtContent>
    </w:sdt>
    <w:sdt>
      <w:sdtPr>
        <w:id w:val="1992919599"/>
        <w:tag w:val="goog_rdk_2324"/>
      </w:sdtPr>
      <w:sdtContent>
        <w:p w:rsidR="00000000" w:rsidDel="00000000" w:rsidP="00000000" w:rsidRDefault="00000000" w:rsidRPr="00000000" w14:paraId="0000021F">
          <w:pPr>
            <w:numPr>
              <w:ilvl w:val="1"/>
              <w:numId w:val="5"/>
            </w:numPr>
            <w:ind w:left="502" w:hanging="360"/>
            <w:rPr>
              <w:ins w:author="Rossi Rossi" w:id="69" w:date="2026-09-22T06:56:59Z"/>
              <w:del w:author="udhaya kumar" w:id="6" w:date="2026-09-24T06:40:29Z"/>
            </w:rPr>
          </w:pPr>
          <w:sdt>
            <w:sdtPr>
              <w:id w:val="-523106559"/>
              <w:tag w:val="goog_rdk_2321"/>
            </w:sdtPr>
            <w:sdtContent>
              <w:ins w:author="Rossi Rossi" w:id="69" w:date="2026-09-22T06:56:59Z">
                <w:sdt>
                  <w:sdtPr>
                    <w:id w:val="-499700463"/>
                    <w:tag w:val="goog_rdk_2322"/>
                  </w:sdtPr>
                  <w:sdtContent>
                    <w:del w:author="udhaya kumar" w:id="6" w:date="2026-09-24T06:40:29Z"/>
                  </w:sdtContent>
                </w:sdt>
              </w:ins>
              <w:sdt>
                <w:sdtPr>
                  <w:id w:val="1502833292"/>
                  <w:tag w:val="goog_rdk_23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`iam.serviceAccounts.create`: Required to create the linked service account.</w:delText>
                      </w:r>
                    </w:del>
                  </w:ins>
                </w:sdtContent>
              </w:sdt>
              <w:ins w:author="Rossi Rossi" w:id="69" w:date="2026-09-22T06:56:59Z">
                <w:del w:author="udhaya kumar" w:id="6" w:date="2026-09-24T06:40:29Z"/>
              </w:ins>
            </w:sdtContent>
          </w:sdt>
        </w:p>
      </w:sdtContent>
    </w:sdt>
    <w:sdt>
      <w:sdtPr>
        <w:id w:val="651090449"/>
        <w:tag w:val="goog_rdk_2328"/>
      </w:sdtPr>
      <w:sdtContent>
        <w:p w:rsidR="00000000" w:rsidDel="00000000" w:rsidP="00000000" w:rsidRDefault="00000000" w:rsidRPr="00000000" w14:paraId="00000220">
          <w:pPr>
            <w:numPr>
              <w:ilvl w:val="1"/>
              <w:numId w:val="5"/>
            </w:numPr>
            <w:ind w:left="502" w:hanging="360"/>
            <w:rPr>
              <w:ins w:author="Rossi Rossi" w:id="69" w:date="2026-09-22T06:56:59Z"/>
              <w:del w:author="udhaya kumar" w:id="6" w:date="2026-09-24T06:40:29Z"/>
            </w:rPr>
          </w:pPr>
          <w:sdt>
            <w:sdtPr>
              <w:id w:val="-1043826963"/>
              <w:tag w:val="goog_rdk_2325"/>
            </w:sdtPr>
            <w:sdtContent>
              <w:ins w:author="Rossi Rossi" w:id="69" w:date="2026-09-22T06:56:59Z">
                <w:sdt>
                  <w:sdtPr>
                    <w:id w:val="1120979117"/>
                    <w:tag w:val="goog_rdk_2326"/>
                  </w:sdtPr>
                  <w:sdtContent>
                    <w:del w:author="udhaya kumar" w:id="6" w:date="2026-09-24T06:40:29Z"/>
                  </w:sdtContent>
                </w:sdt>
              </w:ins>
              <w:sdt>
                <w:sdtPr>
                  <w:id w:val="-1480698622"/>
                  <w:tag w:val="goog_rdk_232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`iam.serviceAccountApiKeyBindings.create`: Binds the service account to the API key.</w:delText>
                      </w:r>
                    </w:del>
                  </w:ins>
                </w:sdtContent>
              </w:sdt>
              <w:ins w:author="Rossi Rossi" w:id="69" w:date="2026-09-22T06:56:59Z">
                <w:del w:author="udhaya kumar" w:id="6" w:date="2026-09-24T06:40:29Z"/>
              </w:ins>
            </w:sdtContent>
          </w:sdt>
        </w:p>
      </w:sdtContent>
    </w:sdt>
    <w:sdt>
      <w:sdtPr>
        <w:id w:val="-2054529474"/>
        <w:tag w:val="goog_rdk_2332"/>
      </w:sdtPr>
      <w:sdtContent>
        <w:p w:rsidR="00000000" w:rsidDel="00000000" w:rsidP="00000000" w:rsidRDefault="00000000" w:rsidRPr="00000000" w14:paraId="00000221">
          <w:pPr>
            <w:numPr>
              <w:ilvl w:val="1"/>
              <w:numId w:val="5"/>
            </w:numPr>
            <w:ind w:left="502" w:hanging="360"/>
            <w:rPr>
              <w:ins w:author="Rossi Rossi" w:id="69" w:date="2026-09-22T06:56:59Z"/>
              <w:del w:author="udhaya kumar" w:id="6" w:date="2026-09-24T06:40:29Z"/>
            </w:rPr>
          </w:pPr>
          <w:sdt>
            <w:sdtPr>
              <w:id w:val="-371023367"/>
              <w:tag w:val="goog_rdk_2329"/>
            </w:sdtPr>
            <w:sdtContent>
              <w:ins w:author="Rossi Rossi" w:id="69" w:date="2026-09-22T06:56:59Z">
                <w:sdt>
                  <w:sdtPr>
                    <w:id w:val="-207024733"/>
                    <w:tag w:val="goog_rdk_2330"/>
                  </w:sdtPr>
                  <w:sdtContent>
                    <w:del w:author="udhaya kumar" w:id="6" w:date="2026-09-24T06:40:29Z"/>
                  </w:sdtContent>
                </w:sdt>
              </w:ins>
              <w:sdt>
                <w:sdtPr>
                  <w:id w:val="-584367525"/>
                  <w:tag w:val="goog_rdk_233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80776649"/>
        <w:tag w:val="goog_rdk_2336"/>
      </w:sdtPr>
      <w:sdtContent>
        <w:p w:rsidR="00000000" w:rsidDel="00000000" w:rsidP="00000000" w:rsidRDefault="00000000" w:rsidRPr="00000000" w14:paraId="00000222">
          <w:pPr>
            <w:numPr>
              <w:ilvl w:val="1"/>
              <w:numId w:val="5"/>
            </w:numPr>
            <w:ind w:left="502" w:hanging="360"/>
            <w:rPr>
              <w:ins w:author="Rossi Rossi" w:id="69" w:date="2026-09-22T06:56:59Z"/>
              <w:del w:author="udhaya kumar" w:id="6" w:date="2026-09-24T06:40:29Z"/>
            </w:rPr>
          </w:pPr>
          <w:sdt>
            <w:sdtPr>
              <w:id w:val="442047113"/>
              <w:tag w:val="goog_rdk_2333"/>
            </w:sdtPr>
            <w:sdtContent>
              <w:ins w:author="Rossi Rossi" w:id="69" w:date="2026-09-22T06:56:59Z">
                <w:sdt>
                  <w:sdtPr>
                    <w:id w:val="-1876623239"/>
                    <w:tag w:val="goog_rdk_2334"/>
                  </w:sdtPr>
                  <w:sdtContent>
                    <w:del w:author="udhaya kumar" w:id="6" w:date="2026-09-24T06:40:29Z"/>
                  </w:sdtContent>
                </w:sdt>
              </w:ins>
              <w:sdt>
                <w:sdtPr>
                  <w:id w:val="1754715000"/>
                  <w:tag w:val="goog_rdk_233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you cannot get administrative access, you can create a new Google Cloud</w:delText>
                      </w:r>
                    </w:del>
                  </w:ins>
                </w:sdtContent>
              </w:sdt>
              <w:ins w:author="Rossi Rossi" w:id="69" w:date="2026-09-22T06:56:59Z">
                <w:del w:author="udhaya kumar" w:id="6" w:date="2026-09-24T06:40:29Z"/>
              </w:ins>
            </w:sdtContent>
          </w:sdt>
        </w:p>
      </w:sdtContent>
    </w:sdt>
    <w:sdt>
      <w:sdtPr>
        <w:id w:val="-1084679527"/>
        <w:tag w:val="goog_rdk_2340"/>
      </w:sdtPr>
      <w:sdtContent>
        <w:p w:rsidR="00000000" w:rsidDel="00000000" w:rsidP="00000000" w:rsidRDefault="00000000" w:rsidRPr="00000000" w14:paraId="00000223">
          <w:pPr>
            <w:numPr>
              <w:ilvl w:val="1"/>
              <w:numId w:val="5"/>
            </w:numPr>
            <w:ind w:left="502" w:hanging="360"/>
            <w:rPr>
              <w:ins w:author="Rossi Rossi" w:id="69" w:date="2026-09-22T06:56:59Z"/>
              <w:del w:author="udhaya kumar" w:id="6" w:date="2026-09-24T06:40:29Z"/>
            </w:rPr>
          </w:pPr>
          <w:sdt>
            <w:sdtPr>
              <w:id w:val="1077025471"/>
              <w:tag w:val="goog_rdk_2337"/>
            </w:sdtPr>
            <w:sdtContent>
              <w:ins w:author="Rossi Rossi" w:id="69" w:date="2026-09-22T06:56:59Z">
                <w:sdt>
                  <w:sdtPr>
                    <w:id w:val="546749950"/>
                    <w:tag w:val="goog_rdk_2338"/>
                  </w:sdtPr>
                  <w:sdtContent>
                    <w:del w:author="udhaya kumar" w:id="6" w:date="2026-09-24T06:40:29Z"/>
                  </w:sdtContent>
                </w:sdt>
              </w:ins>
              <w:sdt>
                <w:sdtPr>
                  <w:id w:val="1472906706"/>
                  <w:tag w:val="goog_rdk_233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project that is not associated with an organization to generate your keys.</w:delText>
                      </w:r>
                    </w:del>
                  </w:ins>
                </w:sdtContent>
              </w:sdt>
              <w:ins w:author="Rossi Rossi" w:id="69" w:date="2026-09-22T06:56:59Z">
                <w:del w:author="udhaya kumar" w:id="6" w:date="2026-09-24T06:40:29Z"/>
              </w:ins>
            </w:sdtContent>
          </w:sdt>
        </w:p>
      </w:sdtContent>
    </w:sdt>
    <w:sdt>
      <w:sdtPr>
        <w:id w:val="-609513063"/>
        <w:tag w:val="goog_rdk_2344"/>
      </w:sdtPr>
      <w:sdtContent>
        <w:p w:rsidR="00000000" w:rsidDel="00000000" w:rsidP="00000000" w:rsidRDefault="00000000" w:rsidRPr="00000000" w14:paraId="00000224">
          <w:pPr>
            <w:numPr>
              <w:ilvl w:val="1"/>
              <w:numId w:val="5"/>
            </w:numPr>
            <w:ind w:left="502" w:hanging="360"/>
            <w:rPr>
              <w:ins w:author="Rossi Rossi" w:id="69" w:date="2026-09-22T06:56:59Z"/>
              <w:del w:author="udhaya kumar" w:id="6" w:date="2026-09-24T06:40:29Z"/>
            </w:rPr>
          </w:pPr>
          <w:sdt>
            <w:sdtPr>
              <w:id w:val="532600213"/>
              <w:tag w:val="goog_rdk_2341"/>
            </w:sdtPr>
            <w:sdtContent>
              <w:ins w:author="Rossi Rossi" w:id="69" w:date="2026-09-22T06:56:59Z">
                <w:sdt>
                  <w:sdtPr>
                    <w:id w:val="1248685027"/>
                    <w:tag w:val="goog_rdk_2342"/>
                  </w:sdtPr>
                  <w:sdtContent>
                    <w:del w:author="udhaya kumar" w:id="6" w:date="2026-09-24T06:40:29Z"/>
                  </w:sdtContent>
                </w:sdt>
              </w:ins>
              <w:sdt>
                <w:sdtPr>
                  <w:id w:val="1127284498"/>
                  <w:tag w:val="goog_rdk_234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19286288"/>
        <w:tag w:val="goog_rdk_2348"/>
      </w:sdtPr>
      <w:sdtContent>
        <w:p w:rsidR="00000000" w:rsidDel="00000000" w:rsidP="00000000" w:rsidRDefault="00000000" w:rsidRPr="00000000" w14:paraId="00000225">
          <w:pPr>
            <w:numPr>
              <w:ilvl w:val="1"/>
              <w:numId w:val="5"/>
            </w:numPr>
            <w:ind w:left="502" w:hanging="360"/>
            <w:rPr>
              <w:ins w:author="Rossi Rossi" w:id="69" w:date="2026-09-22T06:56:59Z"/>
              <w:del w:author="udhaya kumar" w:id="6" w:date="2026-09-24T06:40:29Z"/>
            </w:rPr>
          </w:pPr>
          <w:sdt>
            <w:sdtPr>
              <w:id w:val="-25014613"/>
              <w:tag w:val="goog_rdk_2345"/>
            </w:sdtPr>
            <w:sdtContent>
              <w:ins w:author="Rossi Rossi" w:id="69" w:date="2026-09-22T06:56:59Z">
                <w:sdt>
                  <w:sdtPr>
                    <w:id w:val="-792586298"/>
                    <w:tag w:val="goog_rdk_2346"/>
                  </w:sdtPr>
                  <w:sdtContent>
                    <w:del w:author="udhaya kumar" w:id="6" w:date="2026-09-24T06:40:29Z"/>
                  </w:sdtContent>
                </w:sdt>
              </w:ins>
              <w:sdt>
                <w:sdtPr>
                  <w:id w:val="1757280524"/>
                  <w:tag w:val="goog_rdk_234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Setting up your environment</w:delText>
                      </w:r>
                    </w:del>
                  </w:ins>
                </w:sdtContent>
              </w:sdt>
              <w:ins w:author="Rossi Rossi" w:id="69" w:date="2026-09-22T06:56:59Z">
                <w:del w:author="udhaya kumar" w:id="6" w:date="2026-09-24T06:40:29Z"/>
              </w:ins>
            </w:sdtContent>
          </w:sdt>
        </w:p>
      </w:sdtContent>
    </w:sdt>
    <w:sdt>
      <w:sdtPr>
        <w:id w:val="515950696"/>
        <w:tag w:val="goog_rdk_2352"/>
      </w:sdtPr>
      <w:sdtContent>
        <w:p w:rsidR="00000000" w:rsidDel="00000000" w:rsidP="00000000" w:rsidRDefault="00000000" w:rsidRPr="00000000" w14:paraId="00000226">
          <w:pPr>
            <w:numPr>
              <w:ilvl w:val="1"/>
              <w:numId w:val="5"/>
            </w:numPr>
            <w:ind w:left="502" w:hanging="360"/>
            <w:rPr>
              <w:ins w:author="Rossi Rossi" w:id="69" w:date="2026-09-22T06:56:59Z"/>
              <w:del w:author="udhaya kumar" w:id="6" w:date="2026-09-24T06:40:29Z"/>
            </w:rPr>
          </w:pPr>
          <w:sdt>
            <w:sdtPr>
              <w:id w:val="924720668"/>
              <w:tag w:val="goog_rdk_2349"/>
            </w:sdtPr>
            <w:sdtContent>
              <w:ins w:author="Rossi Rossi" w:id="69" w:date="2026-09-22T06:56:59Z">
                <w:sdt>
                  <w:sdtPr>
                    <w:id w:val="-1532900693"/>
                    <w:tag w:val="goog_rdk_2350"/>
                  </w:sdtPr>
                  <w:sdtContent>
                    <w:del w:author="udhaya kumar" w:id="6" w:date="2026-09-24T06:40:29Z"/>
                  </w:sdtContent>
                </w:sdt>
              </w:ins>
              <w:sdt>
                <w:sdtPr>
                  <w:id w:val="933873012"/>
                  <w:tag w:val="goog_rdk_235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01051289"/>
        <w:tag w:val="goog_rdk_2356"/>
      </w:sdtPr>
      <w:sdtContent>
        <w:p w:rsidR="00000000" w:rsidDel="00000000" w:rsidP="00000000" w:rsidRDefault="00000000" w:rsidRPr="00000000" w14:paraId="00000227">
          <w:pPr>
            <w:numPr>
              <w:ilvl w:val="1"/>
              <w:numId w:val="5"/>
            </w:numPr>
            <w:ind w:left="502" w:hanging="360"/>
            <w:rPr>
              <w:ins w:author="Rossi Rossi" w:id="69" w:date="2026-09-22T06:56:59Z"/>
              <w:del w:author="udhaya kumar" w:id="6" w:date="2026-09-24T06:40:29Z"/>
            </w:rPr>
          </w:pPr>
          <w:sdt>
            <w:sdtPr>
              <w:id w:val="-2013933403"/>
              <w:tag w:val="goog_rdk_2353"/>
            </w:sdtPr>
            <w:sdtContent>
              <w:ins w:author="Rossi Rossi" w:id="69" w:date="2026-09-22T06:56:59Z">
                <w:sdt>
                  <w:sdtPr>
                    <w:id w:val="-2075958519"/>
                    <w:tag w:val="goog_rdk_2354"/>
                  </w:sdtPr>
                  <w:sdtContent>
                    <w:del w:author="udhaya kumar" w:id="6" w:date="2026-09-24T06:40:29Z"/>
                  </w:sdtContent>
                </w:sdt>
              </w:ins>
              <w:sdt>
                <w:sdtPr>
                  <w:id w:val="1216809902"/>
                  <w:tag w:val="goog_rdk_23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Once you have a key, configure your environment to use it securely in your</w:delText>
                      </w:r>
                    </w:del>
                  </w:ins>
                </w:sdtContent>
              </w:sdt>
              <w:ins w:author="Rossi Rossi" w:id="69" w:date="2026-09-22T06:56:59Z">
                <w:del w:author="udhaya kumar" w:id="6" w:date="2026-09-24T06:40:29Z"/>
              </w:ins>
            </w:sdtContent>
          </w:sdt>
        </w:p>
      </w:sdtContent>
    </w:sdt>
    <w:sdt>
      <w:sdtPr>
        <w:id w:val="-808693214"/>
        <w:tag w:val="goog_rdk_2360"/>
      </w:sdtPr>
      <w:sdtContent>
        <w:p w:rsidR="00000000" w:rsidDel="00000000" w:rsidP="00000000" w:rsidRDefault="00000000" w:rsidRPr="00000000" w14:paraId="00000228">
          <w:pPr>
            <w:numPr>
              <w:ilvl w:val="1"/>
              <w:numId w:val="5"/>
            </w:numPr>
            <w:ind w:left="502" w:hanging="360"/>
            <w:rPr>
              <w:ins w:author="Rossi Rossi" w:id="69" w:date="2026-09-22T06:56:59Z"/>
              <w:del w:author="udhaya kumar" w:id="6" w:date="2026-09-24T06:40:29Z"/>
            </w:rPr>
          </w:pPr>
          <w:sdt>
            <w:sdtPr>
              <w:id w:val="974768867"/>
              <w:tag w:val="goog_rdk_2357"/>
            </w:sdtPr>
            <w:sdtContent>
              <w:ins w:author="Rossi Rossi" w:id="69" w:date="2026-09-22T06:56:59Z">
                <w:sdt>
                  <w:sdtPr>
                    <w:id w:val="1926365127"/>
                    <w:tag w:val="goog_rdk_2358"/>
                  </w:sdtPr>
                  <w:sdtContent>
                    <w:del w:author="udhaya kumar" w:id="6" w:date="2026-09-24T06:40:29Z"/>
                  </w:sdtContent>
                </w:sdt>
              </w:ins>
              <w:sdt>
                <w:sdtPr>
                  <w:id w:val="267105231"/>
                  <w:tag w:val="goog_rdk_23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applications.</w:delText>
                      </w:r>
                    </w:del>
                  </w:ins>
                </w:sdtContent>
              </w:sdt>
              <w:ins w:author="Rossi Rossi" w:id="69" w:date="2026-09-22T06:56:59Z">
                <w:del w:author="udhaya kumar" w:id="6" w:date="2026-09-24T06:40:29Z"/>
              </w:ins>
            </w:sdtContent>
          </w:sdt>
        </w:p>
      </w:sdtContent>
    </w:sdt>
    <w:sdt>
      <w:sdtPr>
        <w:id w:val="1308806103"/>
        <w:tag w:val="goog_rdk_2364"/>
      </w:sdtPr>
      <w:sdtContent>
        <w:p w:rsidR="00000000" w:rsidDel="00000000" w:rsidP="00000000" w:rsidRDefault="00000000" w:rsidRPr="00000000" w14:paraId="00000229">
          <w:pPr>
            <w:numPr>
              <w:ilvl w:val="1"/>
              <w:numId w:val="5"/>
            </w:numPr>
            <w:ind w:left="502" w:hanging="360"/>
            <w:rPr>
              <w:ins w:author="Rossi Rossi" w:id="69" w:date="2026-09-22T06:56:59Z"/>
              <w:del w:author="udhaya kumar" w:id="6" w:date="2026-09-24T06:40:29Z"/>
            </w:rPr>
          </w:pPr>
          <w:sdt>
            <w:sdtPr>
              <w:id w:val="687268290"/>
              <w:tag w:val="goog_rdk_2361"/>
            </w:sdtPr>
            <w:sdtContent>
              <w:ins w:author="Rossi Rossi" w:id="69" w:date="2026-09-22T06:56:59Z">
                <w:sdt>
                  <w:sdtPr>
                    <w:id w:val="-405076608"/>
                    <w:tag w:val="goog_rdk_2362"/>
                  </w:sdtPr>
                  <w:sdtContent>
                    <w:del w:author="udhaya kumar" w:id="6" w:date="2026-09-24T06:40:29Z"/>
                  </w:sdtContent>
                </w:sdt>
              </w:ins>
              <w:sdt>
                <w:sdtPr>
                  <w:id w:val="-548460989"/>
                  <w:tag w:val="goog_rdk_236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580269141"/>
        <w:tag w:val="goog_rdk_2368"/>
      </w:sdtPr>
      <w:sdtContent>
        <w:p w:rsidR="00000000" w:rsidDel="00000000" w:rsidP="00000000" w:rsidRDefault="00000000" w:rsidRPr="00000000" w14:paraId="0000022A">
          <w:pPr>
            <w:numPr>
              <w:ilvl w:val="1"/>
              <w:numId w:val="5"/>
            </w:numPr>
            <w:ind w:left="502" w:hanging="360"/>
            <w:rPr>
              <w:ins w:author="Rossi Rossi" w:id="69" w:date="2026-09-22T06:56:59Z"/>
              <w:del w:author="udhaya kumar" w:id="6" w:date="2026-09-24T06:40:29Z"/>
            </w:rPr>
          </w:pPr>
          <w:sdt>
            <w:sdtPr>
              <w:id w:val="-1635774424"/>
              <w:tag w:val="goog_rdk_2365"/>
            </w:sdtPr>
            <w:sdtContent>
              <w:ins w:author="Rossi Rossi" w:id="69" w:date="2026-09-22T06:56:59Z">
                <w:sdt>
                  <w:sdtPr>
                    <w:id w:val="1107364983"/>
                    <w:tag w:val="goog_rdk_2366"/>
                  </w:sdtPr>
                  <w:sdtContent>
                    <w:del w:author="udhaya kumar" w:id="6" w:date="2026-09-24T06:40:29Z"/>
                  </w:sdtContent>
                </w:sdt>
              </w:ins>
              <w:sdt>
                <w:sdtPr>
                  <w:id w:val="1178488329"/>
                  <w:tag w:val="goog_rdk_236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Option 1: Use environment variables (recommended)</w:delText>
                      </w:r>
                    </w:del>
                  </w:ins>
                </w:sdtContent>
              </w:sdt>
              <w:ins w:author="Rossi Rossi" w:id="69" w:date="2026-09-22T06:56:59Z">
                <w:del w:author="udhaya kumar" w:id="6" w:date="2026-09-24T06:40:29Z"/>
              </w:ins>
            </w:sdtContent>
          </w:sdt>
        </w:p>
      </w:sdtContent>
    </w:sdt>
    <w:sdt>
      <w:sdtPr>
        <w:id w:val="1324740149"/>
        <w:tag w:val="goog_rdk_2372"/>
      </w:sdtPr>
      <w:sdtContent>
        <w:p w:rsidR="00000000" w:rsidDel="00000000" w:rsidP="00000000" w:rsidRDefault="00000000" w:rsidRPr="00000000" w14:paraId="0000022B">
          <w:pPr>
            <w:numPr>
              <w:ilvl w:val="1"/>
              <w:numId w:val="5"/>
            </w:numPr>
            <w:ind w:left="502" w:hanging="360"/>
            <w:rPr>
              <w:ins w:author="Rossi Rossi" w:id="69" w:date="2026-09-22T06:56:59Z"/>
              <w:del w:author="udhaya kumar" w:id="6" w:date="2026-09-24T06:40:29Z"/>
            </w:rPr>
          </w:pPr>
          <w:sdt>
            <w:sdtPr>
              <w:id w:val="-1320422063"/>
              <w:tag w:val="goog_rdk_2369"/>
            </w:sdtPr>
            <w:sdtContent>
              <w:ins w:author="Rossi Rossi" w:id="69" w:date="2026-09-22T06:56:59Z">
                <w:sdt>
                  <w:sdtPr>
                    <w:id w:val="-460110695"/>
                    <w:tag w:val="goog_rdk_2370"/>
                  </w:sdtPr>
                  <w:sdtContent>
                    <w:del w:author="udhaya kumar" w:id="6" w:date="2026-09-24T06:40:29Z"/>
                  </w:sdtContent>
                </w:sdt>
              </w:ins>
              <w:sdt>
                <w:sdtPr>
                  <w:id w:val="265144562"/>
                  <w:tag w:val="goog_rdk_237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23329529"/>
        <w:tag w:val="goog_rdk_2376"/>
      </w:sdtPr>
      <w:sdtContent>
        <w:p w:rsidR="00000000" w:rsidDel="00000000" w:rsidP="00000000" w:rsidRDefault="00000000" w:rsidRPr="00000000" w14:paraId="0000022C">
          <w:pPr>
            <w:numPr>
              <w:ilvl w:val="1"/>
              <w:numId w:val="5"/>
            </w:numPr>
            <w:ind w:left="502" w:hanging="360"/>
            <w:rPr>
              <w:ins w:author="Rossi Rossi" w:id="69" w:date="2026-09-22T06:56:59Z"/>
              <w:del w:author="udhaya kumar" w:id="6" w:date="2026-09-24T06:40:29Z"/>
            </w:rPr>
          </w:pPr>
          <w:sdt>
            <w:sdtPr>
              <w:id w:val="-726659758"/>
              <w:tag w:val="goog_rdk_2373"/>
            </w:sdtPr>
            <w:sdtContent>
              <w:ins w:author="Rossi Rossi" w:id="69" w:date="2026-09-22T06:56:59Z">
                <w:sdt>
                  <w:sdtPr>
                    <w:id w:val="391321622"/>
                    <w:tag w:val="goog_rdk_2374"/>
                  </w:sdtPr>
                  <w:sdtContent>
                    <w:del w:author="udhaya kumar" w:id="6" w:date="2026-09-24T06:40:29Z"/>
                  </w:sdtContent>
                </w:sdt>
              </w:ins>
              <w:sdt>
                <w:sdtPr>
                  <w:id w:val="-880348395"/>
                  <w:tag w:val="goog_rdk_237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Set the environment variable `GEMINI_API_KEY` or `GOOGLE_API_KEY`. The Gemini</w:delText>
                      </w:r>
                    </w:del>
                  </w:ins>
                </w:sdtContent>
              </w:sdt>
              <w:ins w:author="Rossi Rossi" w:id="69" w:date="2026-09-22T06:56:59Z">
                <w:del w:author="udhaya kumar" w:id="6" w:date="2026-09-24T06:40:29Z"/>
              </w:ins>
            </w:sdtContent>
          </w:sdt>
        </w:p>
      </w:sdtContent>
    </w:sdt>
    <w:sdt>
      <w:sdtPr>
        <w:id w:val="1520673461"/>
        <w:tag w:val="goog_rdk_2380"/>
      </w:sdtPr>
      <w:sdtContent>
        <w:p w:rsidR="00000000" w:rsidDel="00000000" w:rsidP="00000000" w:rsidRDefault="00000000" w:rsidRPr="00000000" w14:paraId="0000022D">
          <w:pPr>
            <w:numPr>
              <w:ilvl w:val="1"/>
              <w:numId w:val="5"/>
            </w:numPr>
            <w:ind w:left="502" w:hanging="360"/>
            <w:rPr>
              <w:ins w:author="Rossi Rossi" w:id="69" w:date="2026-09-22T06:56:59Z"/>
              <w:del w:author="udhaya kumar" w:id="6" w:date="2026-09-24T06:40:29Z"/>
            </w:rPr>
          </w:pPr>
          <w:sdt>
            <w:sdtPr>
              <w:id w:val="-58734939"/>
              <w:tag w:val="goog_rdk_2377"/>
            </w:sdtPr>
            <w:sdtContent>
              <w:ins w:author="Rossi Rossi" w:id="69" w:date="2026-09-22T06:56:59Z">
                <w:sdt>
                  <w:sdtPr>
                    <w:id w:val="-1287120613"/>
                    <w:tag w:val="goog_rdk_2378"/>
                  </w:sdtPr>
                  <w:sdtContent>
                    <w:del w:author="udhaya kumar" w:id="6" w:date="2026-09-24T06:40:29Z"/>
                  </w:sdtContent>
                </w:sdt>
              </w:ins>
              <w:sdt>
                <w:sdtPr>
                  <w:id w:val="-1741899861"/>
                  <w:tag w:val="goog_rdk_23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API client libraries automatically detect and use these variables. If both are</w:delText>
                      </w:r>
                    </w:del>
                  </w:ins>
                </w:sdtContent>
              </w:sdt>
              <w:ins w:author="Rossi Rossi" w:id="69" w:date="2026-09-22T06:56:59Z">
                <w:del w:author="udhaya kumar" w:id="6" w:date="2026-09-24T06:40:29Z"/>
              </w:ins>
            </w:sdtContent>
          </w:sdt>
        </w:p>
      </w:sdtContent>
    </w:sdt>
    <w:sdt>
      <w:sdtPr>
        <w:id w:val="-1092747454"/>
        <w:tag w:val="goog_rdk_2384"/>
      </w:sdtPr>
      <w:sdtContent>
        <w:p w:rsidR="00000000" w:rsidDel="00000000" w:rsidP="00000000" w:rsidRDefault="00000000" w:rsidRPr="00000000" w14:paraId="0000022E">
          <w:pPr>
            <w:numPr>
              <w:ilvl w:val="1"/>
              <w:numId w:val="5"/>
            </w:numPr>
            <w:ind w:left="502" w:hanging="360"/>
            <w:rPr>
              <w:ins w:author="Rossi Rossi" w:id="69" w:date="2026-09-22T06:56:59Z"/>
              <w:del w:author="udhaya kumar" w:id="6" w:date="2026-09-24T06:40:29Z"/>
            </w:rPr>
          </w:pPr>
          <w:sdt>
            <w:sdtPr>
              <w:id w:val="-1459754204"/>
              <w:tag w:val="goog_rdk_2381"/>
            </w:sdtPr>
            <w:sdtContent>
              <w:ins w:author="Rossi Rossi" w:id="69" w:date="2026-09-22T06:56:59Z">
                <w:sdt>
                  <w:sdtPr>
                    <w:id w:val="1531218666"/>
                    <w:tag w:val="goog_rdk_2382"/>
                  </w:sdtPr>
                  <w:sdtContent>
                    <w:del w:author="udhaya kumar" w:id="6" w:date="2026-09-24T06:40:29Z"/>
                  </w:sdtContent>
                </w:sdt>
              </w:ins>
              <w:sdt>
                <w:sdtPr>
                  <w:id w:val="937513834"/>
                  <w:tag w:val="goog_rdk_238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set, `GOOGLE_API_KEY` takes precedence.</w:delText>
                      </w:r>
                    </w:del>
                  </w:ins>
                </w:sdtContent>
              </w:sdt>
              <w:ins w:author="Rossi Rossi" w:id="69" w:date="2026-09-22T06:56:59Z">
                <w:del w:author="udhaya kumar" w:id="6" w:date="2026-09-24T06:40:29Z"/>
              </w:ins>
            </w:sdtContent>
          </w:sdt>
        </w:p>
      </w:sdtContent>
    </w:sdt>
    <w:sdt>
      <w:sdtPr>
        <w:id w:val="-1916669949"/>
        <w:tag w:val="goog_rdk_2388"/>
      </w:sdtPr>
      <w:sdtContent>
        <w:p w:rsidR="00000000" w:rsidDel="00000000" w:rsidP="00000000" w:rsidRDefault="00000000" w:rsidRPr="00000000" w14:paraId="0000022F">
          <w:pPr>
            <w:numPr>
              <w:ilvl w:val="1"/>
              <w:numId w:val="5"/>
            </w:numPr>
            <w:ind w:left="502" w:hanging="360"/>
            <w:rPr>
              <w:ins w:author="Rossi Rossi" w:id="69" w:date="2026-09-22T06:56:59Z"/>
              <w:del w:author="udhaya kumar" w:id="6" w:date="2026-09-24T06:40:29Z"/>
            </w:rPr>
          </w:pPr>
          <w:sdt>
            <w:sdtPr>
              <w:id w:val="1644363399"/>
              <w:tag w:val="goog_rdk_2385"/>
            </w:sdtPr>
            <w:sdtContent>
              <w:ins w:author="Rossi Rossi" w:id="69" w:date="2026-09-22T06:56:59Z">
                <w:sdt>
                  <w:sdtPr>
                    <w:id w:val="988482850"/>
                    <w:tag w:val="goog_rdk_2386"/>
                  </w:sdtPr>
                  <w:sdtContent>
                    <w:del w:author="udhaya kumar" w:id="6" w:date="2026-09-24T06:40:29Z"/>
                  </w:sdtContent>
                </w:sdt>
              </w:ins>
              <w:sdt>
                <w:sdtPr>
                  <w:id w:val="-223447151"/>
                  <w:tag w:val="goog_rdk_238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54773950"/>
        <w:tag w:val="goog_rdk_2392"/>
      </w:sdtPr>
      <w:sdtContent>
        <w:p w:rsidR="00000000" w:rsidDel="00000000" w:rsidP="00000000" w:rsidRDefault="00000000" w:rsidRPr="00000000" w14:paraId="00000230">
          <w:pPr>
            <w:numPr>
              <w:ilvl w:val="1"/>
              <w:numId w:val="5"/>
            </w:numPr>
            <w:ind w:left="502" w:hanging="360"/>
            <w:rPr>
              <w:ins w:author="Rossi Rossi" w:id="69" w:date="2026-09-22T06:56:59Z"/>
              <w:del w:author="udhaya kumar" w:id="6" w:date="2026-09-24T06:40:29Z"/>
            </w:rPr>
          </w:pPr>
          <w:sdt>
            <w:sdtPr>
              <w:id w:val="1151043532"/>
              <w:tag w:val="goog_rdk_2389"/>
            </w:sdtPr>
            <w:sdtContent>
              <w:ins w:author="Rossi Rossi" w:id="69" w:date="2026-09-22T06:56:59Z">
                <w:sdt>
                  <w:sdtPr>
                    <w:id w:val="1608529706"/>
                    <w:tag w:val="goog_rdk_2390"/>
                  </w:sdtPr>
                  <w:sdtContent>
                    <w:del w:author="udhaya kumar" w:id="6" w:date="2026-09-24T06:40:29Z"/>
                  </w:sdtContent>
                </w:sdt>
              </w:ins>
              <w:sdt>
                <w:sdtPr>
                  <w:id w:val="-2072677071"/>
                  <w:tag w:val="goog_rdk_239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Select your operating system to set the variable:</w:delText>
                      </w:r>
                    </w:del>
                  </w:ins>
                </w:sdtContent>
              </w:sdt>
              <w:ins w:author="Rossi Rossi" w:id="69" w:date="2026-09-22T06:56:59Z">
                <w:del w:author="udhaya kumar" w:id="6" w:date="2026-09-24T06:40:29Z"/>
              </w:ins>
            </w:sdtContent>
          </w:sdt>
        </w:p>
      </w:sdtContent>
    </w:sdt>
    <w:sdt>
      <w:sdtPr>
        <w:id w:val="230216373"/>
        <w:tag w:val="goog_rdk_2396"/>
      </w:sdtPr>
      <w:sdtContent>
        <w:p w:rsidR="00000000" w:rsidDel="00000000" w:rsidP="00000000" w:rsidRDefault="00000000" w:rsidRPr="00000000" w14:paraId="00000231">
          <w:pPr>
            <w:numPr>
              <w:ilvl w:val="1"/>
              <w:numId w:val="5"/>
            </w:numPr>
            <w:ind w:left="502" w:hanging="360"/>
            <w:rPr>
              <w:ins w:author="Rossi Rossi" w:id="69" w:date="2026-09-22T06:56:59Z"/>
              <w:del w:author="udhaya kumar" w:id="6" w:date="2026-09-24T06:40:29Z"/>
            </w:rPr>
          </w:pPr>
          <w:sdt>
            <w:sdtPr>
              <w:id w:val="-491951897"/>
              <w:tag w:val="goog_rdk_2393"/>
            </w:sdtPr>
            <w:sdtContent>
              <w:ins w:author="Rossi Rossi" w:id="69" w:date="2026-09-22T06:56:59Z">
                <w:sdt>
                  <w:sdtPr>
                    <w:id w:val="-694603693"/>
                    <w:tag w:val="goog_rdk_2394"/>
                  </w:sdtPr>
                  <w:sdtContent>
                    <w:del w:author="udhaya kumar" w:id="6" w:date="2026-09-24T06:40:29Z"/>
                  </w:sdtContent>
                </w:sdt>
              </w:ins>
              <w:sdt>
                <w:sdtPr>
                  <w:id w:val="1924728"/>
                  <w:tag w:val="goog_rdk_239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01316568"/>
        <w:tag w:val="goog_rdk_2400"/>
      </w:sdtPr>
      <w:sdtContent>
        <w:p w:rsidR="00000000" w:rsidDel="00000000" w:rsidP="00000000" w:rsidRDefault="00000000" w:rsidRPr="00000000" w14:paraId="00000232">
          <w:pPr>
            <w:numPr>
              <w:ilvl w:val="1"/>
              <w:numId w:val="5"/>
            </w:numPr>
            <w:ind w:left="502" w:hanging="360"/>
            <w:rPr>
              <w:ins w:author="Rossi Rossi" w:id="69" w:date="2026-09-22T06:56:59Z"/>
              <w:del w:author="udhaya kumar" w:id="6" w:date="2026-09-24T06:40:29Z"/>
            </w:rPr>
          </w:pPr>
          <w:sdt>
            <w:sdtPr>
              <w:id w:val="-1832143260"/>
              <w:tag w:val="goog_rdk_2397"/>
            </w:sdtPr>
            <w:sdtContent>
              <w:ins w:author="Rossi Rossi" w:id="69" w:date="2026-09-22T06:56:59Z">
                <w:sdt>
                  <w:sdtPr>
                    <w:id w:val="-215314010"/>
                    <w:tag w:val="goog_rdk_2398"/>
                  </w:sdtPr>
                  <w:sdtContent>
                    <w:del w:author="udhaya kumar" w:id="6" w:date="2026-09-24T06:40:29Z"/>
                  </w:sdtContent>
                </w:sdt>
              </w:ins>
              <w:sdt>
                <w:sdtPr>
                  <w:id w:val="-642692215"/>
                  <w:tag w:val="goog_rdk_239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Linux/macOS - Bash</w:delText>
                      </w:r>
                    </w:del>
                  </w:ins>
                </w:sdtContent>
              </w:sdt>
              <w:ins w:author="Rossi Rossi" w:id="69" w:date="2026-09-22T06:56:59Z">
                <w:del w:author="udhaya kumar" w:id="6" w:date="2026-09-24T06:40:29Z"/>
              </w:ins>
            </w:sdtContent>
          </w:sdt>
        </w:p>
      </w:sdtContent>
    </w:sdt>
    <w:sdt>
      <w:sdtPr>
        <w:id w:val="604957919"/>
        <w:tag w:val="goog_rdk_2404"/>
      </w:sdtPr>
      <w:sdtContent>
        <w:p w:rsidR="00000000" w:rsidDel="00000000" w:rsidP="00000000" w:rsidRDefault="00000000" w:rsidRPr="00000000" w14:paraId="00000233">
          <w:pPr>
            <w:numPr>
              <w:ilvl w:val="1"/>
              <w:numId w:val="5"/>
            </w:numPr>
            <w:ind w:left="502" w:hanging="360"/>
            <w:rPr>
              <w:ins w:author="Rossi Rossi" w:id="69" w:date="2026-09-22T06:56:59Z"/>
              <w:del w:author="udhaya kumar" w:id="6" w:date="2026-09-24T06:40:29Z"/>
            </w:rPr>
          </w:pPr>
          <w:sdt>
            <w:sdtPr>
              <w:id w:val="-1652245978"/>
              <w:tag w:val="goog_rdk_2401"/>
            </w:sdtPr>
            <w:sdtContent>
              <w:ins w:author="Rossi Rossi" w:id="69" w:date="2026-09-22T06:56:59Z">
                <w:sdt>
                  <w:sdtPr>
                    <w:id w:val="249108620"/>
                    <w:tag w:val="goog_rdk_2402"/>
                  </w:sdtPr>
                  <w:sdtContent>
                    <w:del w:author="udhaya kumar" w:id="6" w:date="2026-09-24T06:40:29Z"/>
                  </w:sdtContent>
                </w:sdt>
              </w:ins>
              <w:sdt>
                <w:sdtPr>
                  <w:id w:val="-28758618"/>
                  <w:tag w:val="goog_rdk_240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691157061"/>
        <w:tag w:val="goog_rdk_2408"/>
      </w:sdtPr>
      <w:sdtContent>
        <w:p w:rsidR="00000000" w:rsidDel="00000000" w:rsidP="00000000" w:rsidRDefault="00000000" w:rsidRPr="00000000" w14:paraId="00000234">
          <w:pPr>
            <w:numPr>
              <w:ilvl w:val="1"/>
              <w:numId w:val="5"/>
            </w:numPr>
            <w:ind w:left="502" w:hanging="360"/>
            <w:rPr>
              <w:ins w:author="Rossi Rossi" w:id="69" w:date="2026-09-22T06:56:59Z"/>
              <w:del w:author="udhaya kumar" w:id="6" w:date="2026-09-24T06:40:29Z"/>
            </w:rPr>
          </w:pPr>
          <w:sdt>
            <w:sdtPr>
              <w:id w:val="1332087326"/>
              <w:tag w:val="goog_rdk_2405"/>
            </w:sdtPr>
            <w:sdtContent>
              <w:ins w:author="Rossi Rossi" w:id="69" w:date="2026-09-22T06:56:59Z">
                <w:sdt>
                  <w:sdtPr>
                    <w:id w:val="-1992819404"/>
                    <w:tag w:val="goog_rdk_2406"/>
                  </w:sdtPr>
                  <w:sdtContent>
                    <w:del w:author="udhaya kumar" w:id="6" w:date="2026-09-24T06:40:29Z"/>
                  </w:sdtContent>
                </w:sdt>
              </w:ins>
              <w:sdt>
                <w:sdtPr>
                  <w:id w:val="1095490209"/>
                  <w:tag w:val="goog_rdk_240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Verify if you have a bash configuration file:</w:delText>
                      </w:r>
                    </w:del>
                  </w:ins>
                </w:sdtContent>
              </w:sdt>
              <w:ins w:author="Rossi Rossi" w:id="69" w:date="2026-09-22T06:56:59Z">
                <w:del w:author="udhaya kumar" w:id="6" w:date="2026-09-24T06:40:29Z"/>
              </w:ins>
            </w:sdtContent>
          </w:sdt>
        </w:p>
      </w:sdtContent>
    </w:sdt>
    <w:sdt>
      <w:sdtPr>
        <w:id w:val="-767145496"/>
        <w:tag w:val="goog_rdk_2412"/>
      </w:sdtPr>
      <w:sdtContent>
        <w:p w:rsidR="00000000" w:rsidDel="00000000" w:rsidP="00000000" w:rsidRDefault="00000000" w:rsidRPr="00000000" w14:paraId="00000235">
          <w:pPr>
            <w:numPr>
              <w:ilvl w:val="1"/>
              <w:numId w:val="5"/>
            </w:numPr>
            <w:ind w:left="502" w:hanging="360"/>
            <w:rPr>
              <w:ins w:author="Rossi Rossi" w:id="69" w:date="2026-09-22T06:56:59Z"/>
              <w:del w:author="udhaya kumar" w:id="6" w:date="2026-09-24T06:40:29Z"/>
            </w:rPr>
          </w:pPr>
          <w:sdt>
            <w:sdtPr>
              <w:id w:val="-1578179513"/>
              <w:tag w:val="goog_rdk_2409"/>
            </w:sdtPr>
            <w:sdtContent>
              <w:ins w:author="Rossi Rossi" w:id="69" w:date="2026-09-22T06:56:59Z">
                <w:sdt>
                  <w:sdtPr>
                    <w:id w:val="-677973258"/>
                    <w:tag w:val="goog_rdk_2410"/>
                  </w:sdtPr>
                  <w:sdtContent>
                    <w:del w:author="udhaya kumar" w:id="6" w:date="2026-09-24T06:40:29Z"/>
                  </w:sdtContent>
                </w:sdt>
              </w:ins>
              <w:sdt>
                <w:sdtPr>
                  <w:id w:val="1561936133"/>
                  <w:tag w:val="goog_rdk_241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095704676"/>
        <w:tag w:val="goog_rdk_2416"/>
      </w:sdtPr>
      <w:sdtContent>
        <w:p w:rsidR="00000000" w:rsidDel="00000000" w:rsidP="00000000" w:rsidRDefault="00000000" w:rsidRPr="00000000" w14:paraId="00000236">
          <w:pPr>
            <w:numPr>
              <w:ilvl w:val="1"/>
              <w:numId w:val="5"/>
            </w:numPr>
            <w:ind w:left="502" w:hanging="360"/>
            <w:rPr>
              <w:ins w:author="Rossi Rossi" w:id="69" w:date="2026-09-22T06:56:59Z"/>
              <w:del w:author="udhaya kumar" w:id="6" w:date="2026-09-24T06:40:29Z"/>
            </w:rPr>
          </w:pPr>
          <w:sdt>
            <w:sdtPr>
              <w:id w:val="-604949113"/>
              <w:tag w:val="goog_rdk_2413"/>
            </w:sdtPr>
            <w:sdtContent>
              <w:ins w:author="Rossi Rossi" w:id="69" w:date="2026-09-22T06:56:59Z">
                <w:sdt>
                  <w:sdtPr>
                    <w:id w:val="-1146871244"/>
                    <w:tag w:val="goog_rdk_2414"/>
                  </w:sdtPr>
                  <w:sdtContent>
                    <w:del w:author="udhaya kumar" w:id="6" w:date="2026-09-24T06:40:29Z"/>
                  </w:sdtContent>
                </w:sdt>
              </w:ins>
              <w:sdt>
                <w:sdtPr>
                  <w:id w:val="666365271"/>
                  <w:tag w:val="goog_rdk_24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~/.bashrc</w:delText>
                      </w:r>
                    </w:del>
                  </w:ins>
                </w:sdtContent>
              </w:sdt>
              <w:ins w:author="Rossi Rossi" w:id="69" w:date="2026-09-22T06:56:59Z">
                <w:del w:author="udhaya kumar" w:id="6" w:date="2026-09-24T06:40:29Z"/>
              </w:ins>
            </w:sdtContent>
          </w:sdt>
        </w:p>
      </w:sdtContent>
    </w:sdt>
    <w:sdt>
      <w:sdtPr>
        <w:id w:val="-222351924"/>
        <w:tag w:val="goog_rdk_2420"/>
      </w:sdtPr>
      <w:sdtContent>
        <w:p w:rsidR="00000000" w:rsidDel="00000000" w:rsidP="00000000" w:rsidRDefault="00000000" w:rsidRPr="00000000" w14:paraId="00000237">
          <w:pPr>
            <w:numPr>
              <w:ilvl w:val="1"/>
              <w:numId w:val="5"/>
            </w:numPr>
            <w:ind w:left="502" w:hanging="360"/>
            <w:rPr>
              <w:ins w:author="Rossi Rossi" w:id="69" w:date="2026-09-22T06:56:59Z"/>
              <w:del w:author="udhaya kumar" w:id="6" w:date="2026-09-24T06:40:29Z"/>
            </w:rPr>
          </w:pPr>
          <w:sdt>
            <w:sdtPr>
              <w:id w:val="-1716126328"/>
              <w:tag w:val="goog_rdk_2417"/>
            </w:sdtPr>
            <w:sdtContent>
              <w:ins w:author="Rossi Rossi" w:id="69" w:date="2026-09-22T06:56:59Z">
                <w:sdt>
                  <w:sdtPr>
                    <w:id w:val="-2102090276"/>
                    <w:tag w:val="goog_rdk_2418"/>
                  </w:sdtPr>
                  <w:sdtContent>
                    <w:del w:author="udhaya kumar" w:id="6" w:date="2026-09-24T06:40:29Z"/>
                  </w:sdtContent>
                </w:sdt>
              </w:ins>
              <w:sdt>
                <w:sdtPr>
                  <w:id w:val="1828277474"/>
                  <w:tag w:val="goog_rdk_241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306633521"/>
        <w:tag w:val="goog_rdk_2424"/>
      </w:sdtPr>
      <w:sdtContent>
        <w:p w:rsidR="00000000" w:rsidDel="00000000" w:rsidP="00000000" w:rsidRDefault="00000000" w:rsidRPr="00000000" w14:paraId="00000238">
          <w:pPr>
            <w:numPr>
              <w:ilvl w:val="1"/>
              <w:numId w:val="5"/>
            </w:numPr>
            <w:ind w:left="502" w:hanging="360"/>
            <w:rPr>
              <w:ins w:author="Rossi Rossi" w:id="69" w:date="2026-09-22T06:56:59Z"/>
              <w:del w:author="udhaya kumar" w:id="6" w:date="2026-09-24T06:40:29Z"/>
            </w:rPr>
          </w:pPr>
          <w:sdt>
            <w:sdtPr>
              <w:id w:val="685373267"/>
              <w:tag w:val="goog_rdk_2421"/>
            </w:sdtPr>
            <w:sdtContent>
              <w:ins w:author="Rossi Rossi" w:id="69" w:date="2026-09-22T06:56:59Z">
                <w:sdt>
                  <w:sdtPr>
                    <w:id w:val="643848571"/>
                    <w:tag w:val="goog_rdk_2422"/>
                  </w:sdtPr>
                  <w:sdtContent>
                    <w:del w:author="udhaya kumar" w:id="6" w:date="2026-09-24T06:40:29Z"/>
                  </w:sdtContent>
                </w:sdt>
              </w:ins>
              <w:sdt>
                <w:sdtPr>
                  <w:id w:val="-1930667038"/>
                  <w:tag w:val="goog_rdk_24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not, create one and open it:</w:delText>
                      </w:r>
                    </w:del>
                  </w:ins>
                </w:sdtContent>
              </w:sdt>
              <w:ins w:author="Rossi Rossi" w:id="69" w:date="2026-09-22T06:56:59Z">
                <w:del w:author="udhaya kumar" w:id="6" w:date="2026-09-24T06:40:29Z"/>
              </w:ins>
            </w:sdtContent>
          </w:sdt>
        </w:p>
      </w:sdtContent>
    </w:sdt>
    <w:sdt>
      <w:sdtPr>
        <w:id w:val="-1183385426"/>
        <w:tag w:val="goog_rdk_2428"/>
      </w:sdtPr>
      <w:sdtContent>
        <w:p w:rsidR="00000000" w:rsidDel="00000000" w:rsidP="00000000" w:rsidRDefault="00000000" w:rsidRPr="00000000" w14:paraId="00000239">
          <w:pPr>
            <w:numPr>
              <w:ilvl w:val="1"/>
              <w:numId w:val="5"/>
            </w:numPr>
            <w:ind w:left="502" w:hanging="360"/>
            <w:rPr>
              <w:ins w:author="Rossi Rossi" w:id="69" w:date="2026-09-22T06:56:59Z"/>
              <w:del w:author="udhaya kumar" w:id="6" w:date="2026-09-24T06:40:29Z"/>
            </w:rPr>
          </w:pPr>
          <w:sdt>
            <w:sdtPr>
              <w:id w:val="25408752"/>
              <w:tag w:val="goog_rdk_2425"/>
            </w:sdtPr>
            <w:sdtContent>
              <w:ins w:author="Rossi Rossi" w:id="69" w:date="2026-09-22T06:56:59Z">
                <w:sdt>
                  <w:sdtPr>
                    <w:id w:val="-851180965"/>
                    <w:tag w:val="goog_rdk_2426"/>
                  </w:sdtPr>
                  <w:sdtContent>
                    <w:del w:author="udhaya kumar" w:id="6" w:date="2026-09-24T06:40:29Z"/>
                  </w:sdtContent>
                </w:sdt>
              </w:ins>
              <w:sdt>
                <w:sdtPr>
                  <w:id w:val="-1582913039"/>
                  <w:tag w:val="goog_rdk_242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618368348"/>
        <w:tag w:val="goog_rdk_2432"/>
      </w:sdtPr>
      <w:sdtContent>
        <w:p w:rsidR="00000000" w:rsidDel="00000000" w:rsidP="00000000" w:rsidRDefault="00000000" w:rsidRPr="00000000" w14:paraId="0000023A">
          <w:pPr>
            <w:numPr>
              <w:ilvl w:val="1"/>
              <w:numId w:val="5"/>
            </w:numPr>
            <w:ind w:left="502" w:hanging="360"/>
            <w:rPr>
              <w:ins w:author="Rossi Rossi" w:id="69" w:date="2026-09-22T06:56:59Z"/>
              <w:del w:author="udhaya kumar" w:id="6" w:date="2026-09-24T06:40:29Z"/>
            </w:rPr>
          </w:pPr>
          <w:sdt>
            <w:sdtPr>
              <w:id w:val="-2004051947"/>
              <w:tag w:val="goog_rdk_2429"/>
            </w:sdtPr>
            <w:sdtContent>
              <w:ins w:author="Rossi Rossi" w:id="69" w:date="2026-09-22T06:56:59Z">
                <w:sdt>
                  <w:sdtPr>
                    <w:id w:val="202318946"/>
                    <w:tag w:val="goog_rdk_2430"/>
                  </w:sdtPr>
                  <w:sdtContent>
                    <w:del w:author="udhaya kumar" w:id="6" w:date="2026-09-24T06:40:29Z"/>
                  </w:sdtContent>
                </w:sdt>
              </w:ins>
              <w:sdt>
                <w:sdtPr>
                  <w:id w:val="-1868046413"/>
                  <w:tag w:val="goog_rdk_24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touch ~/.bashrc &amp;&amp; open ~/.bashrc</w:delText>
                      </w:r>
                    </w:del>
                  </w:ins>
                </w:sdtContent>
              </w:sdt>
              <w:ins w:author="Rossi Rossi" w:id="69" w:date="2026-09-22T06:56:59Z">
                <w:del w:author="udhaya kumar" w:id="6" w:date="2026-09-24T06:40:29Z"/>
              </w:ins>
            </w:sdtContent>
          </w:sdt>
        </w:p>
      </w:sdtContent>
    </w:sdt>
    <w:sdt>
      <w:sdtPr>
        <w:id w:val="-1111943613"/>
        <w:tag w:val="goog_rdk_2436"/>
      </w:sdtPr>
      <w:sdtContent>
        <w:p w:rsidR="00000000" w:rsidDel="00000000" w:rsidP="00000000" w:rsidRDefault="00000000" w:rsidRPr="00000000" w14:paraId="0000023B">
          <w:pPr>
            <w:numPr>
              <w:ilvl w:val="1"/>
              <w:numId w:val="5"/>
            </w:numPr>
            <w:ind w:left="502" w:hanging="360"/>
            <w:rPr>
              <w:ins w:author="Rossi Rossi" w:id="69" w:date="2026-09-22T06:56:59Z"/>
              <w:del w:author="udhaya kumar" w:id="6" w:date="2026-09-24T06:40:29Z"/>
            </w:rPr>
          </w:pPr>
          <w:sdt>
            <w:sdtPr>
              <w:id w:val="-1162193049"/>
              <w:tag w:val="goog_rdk_2433"/>
            </w:sdtPr>
            <w:sdtContent>
              <w:ins w:author="Rossi Rossi" w:id="69" w:date="2026-09-22T06:56:59Z">
                <w:sdt>
                  <w:sdtPr>
                    <w:id w:val="1002505692"/>
                    <w:tag w:val="goog_rdk_2434"/>
                  </w:sdtPr>
                  <w:sdtContent>
                    <w:del w:author="udhaya kumar" w:id="6" w:date="2026-09-24T06:40:29Z"/>
                  </w:sdtContent>
                </w:sdt>
              </w:ins>
              <w:sdt>
                <w:sdtPr>
                  <w:id w:val="1017394122"/>
                  <w:tag w:val="goog_rdk_243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96501329"/>
        <w:tag w:val="goog_rdk_2440"/>
      </w:sdtPr>
      <w:sdtContent>
        <w:p w:rsidR="00000000" w:rsidDel="00000000" w:rsidP="00000000" w:rsidRDefault="00000000" w:rsidRPr="00000000" w14:paraId="0000023C">
          <w:pPr>
            <w:numPr>
              <w:ilvl w:val="1"/>
              <w:numId w:val="5"/>
            </w:numPr>
            <w:ind w:left="502" w:hanging="360"/>
            <w:rPr>
              <w:ins w:author="Rossi Rossi" w:id="69" w:date="2026-09-22T06:56:59Z"/>
              <w:del w:author="udhaya kumar" w:id="6" w:date="2026-09-24T06:40:29Z"/>
            </w:rPr>
          </w:pPr>
          <w:sdt>
            <w:sdtPr>
              <w:id w:val="578221941"/>
              <w:tag w:val="goog_rdk_2437"/>
            </w:sdtPr>
            <w:sdtContent>
              <w:ins w:author="Rossi Rossi" w:id="69" w:date="2026-09-22T06:56:59Z">
                <w:sdt>
                  <w:sdtPr>
                    <w:id w:val="-1503479684"/>
                    <w:tag w:val="goog_rdk_2438"/>
                  </w:sdtPr>
                  <w:sdtContent>
                    <w:del w:author="udhaya kumar" w:id="6" w:date="2026-09-24T06:40:29Z"/>
                  </w:sdtContent>
                </w:sdt>
              </w:ins>
              <w:sdt>
                <w:sdtPr>
                  <w:id w:val="-1432979007"/>
                  <w:tag w:val="goog_rdk_243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Add the export command at the end of the file:</w:delText>
                      </w:r>
                    </w:del>
                  </w:ins>
                </w:sdtContent>
              </w:sdt>
              <w:ins w:author="Rossi Rossi" w:id="69" w:date="2026-09-22T06:56:59Z">
                <w:del w:author="udhaya kumar" w:id="6" w:date="2026-09-24T06:40:29Z"/>
              </w:ins>
            </w:sdtContent>
          </w:sdt>
        </w:p>
      </w:sdtContent>
    </w:sdt>
    <w:sdt>
      <w:sdtPr>
        <w:id w:val="-1541930643"/>
        <w:tag w:val="goog_rdk_2444"/>
      </w:sdtPr>
      <w:sdtContent>
        <w:p w:rsidR="00000000" w:rsidDel="00000000" w:rsidP="00000000" w:rsidRDefault="00000000" w:rsidRPr="00000000" w14:paraId="0000023D">
          <w:pPr>
            <w:numPr>
              <w:ilvl w:val="1"/>
              <w:numId w:val="5"/>
            </w:numPr>
            <w:ind w:left="502" w:hanging="360"/>
            <w:rPr>
              <w:ins w:author="Rossi Rossi" w:id="69" w:date="2026-09-22T06:56:59Z"/>
              <w:del w:author="udhaya kumar" w:id="6" w:date="2026-09-24T06:40:29Z"/>
            </w:rPr>
          </w:pPr>
          <w:sdt>
            <w:sdtPr>
              <w:id w:val="-1378785561"/>
              <w:tag w:val="goog_rdk_2441"/>
            </w:sdtPr>
            <w:sdtContent>
              <w:ins w:author="Rossi Rossi" w:id="69" w:date="2026-09-22T06:56:59Z">
                <w:sdt>
                  <w:sdtPr>
                    <w:id w:val="1608657626"/>
                    <w:tag w:val="goog_rdk_2442"/>
                  </w:sdtPr>
                  <w:sdtContent>
                    <w:del w:author="udhaya kumar" w:id="6" w:date="2026-09-24T06:40:29Z"/>
                  </w:sdtContent>
                </w:sdt>
              </w:ins>
              <w:sdt>
                <w:sdtPr>
                  <w:id w:val="-1562724588"/>
                  <w:tag w:val="goog_rdk_244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879528039"/>
        <w:tag w:val="goog_rdk_2448"/>
      </w:sdtPr>
      <w:sdtContent>
        <w:p w:rsidR="00000000" w:rsidDel="00000000" w:rsidP="00000000" w:rsidRDefault="00000000" w:rsidRPr="00000000" w14:paraId="0000023E">
          <w:pPr>
            <w:numPr>
              <w:ilvl w:val="1"/>
              <w:numId w:val="5"/>
            </w:numPr>
            <w:ind w:left="502" w:hanging="360"/>
            <w:rPr>
              <w:ins w:author="Rossi Rossi" w:id="69" w:date="2026-09-22T06:56:59Z"/>
              <w:del w:author="udhaya kumar" w:id="6" w:date="2026-09-24T06:40:29Z"/>
            </w:rPr>
          </w:pPr>
          <w:sdt>
            <w:sdtPr>
              <w:id w:val="-197580380"/>
              <w:tag w:val="goog_rdk_2445"/>
            </w:sdtPr>
            <w:sdtContent>
              <w:ins w:author="Rossi Rossi" w:id="69" w:date="2026-09-22T06:56:59Z">
                <w:sdt>
                  <w:sdtPr>
                    <w:id w:val="-1724606973"/>
                    <w:tag w:val="goog_rdk_2446"/>
                  </w:sdtPr>
                  <w:sdtContent>
                    <w:del w:author="udhaya kumar" w:id="6" w:date="2026-09-24T06:40:29Z"/>
                  </w:sdtContent>
                </w:sdt>
              </w:ins>
              <w:sdt>
                <w:sdtPr>
                  <w:id w:val="1526622524"/>
                  <w:tag w:val="goog_rdk_244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69" w:date="2026-09-22T06:56:59Z">
                <w:del w:author="udhaya kumar" w:id="6" w:date="2026-09-24T06:40:29Z"/>
              </w:ins>
            </w:sdtContent>
          </w:sdt>
        </w:p>
      </w:sdtContent>
    </w:sdt>
    <w:sdt>
      <w:sdtPr>
        <w:id w:val="105141187"/>
        <w:tag w:val="goog_rdk_2452"/>
      </w:sdtPr>
      <w:sdtContent>
        <w:p w:rsidR="00000000" w:rsidDel="00000000" w:rsidP="00000000" w:rsidRDefault="00000000" w:rsidRPr="00000000" w14:paraId="0000023F">
          <w:pPr>
            <w:numPr>
              <w:ilvl w:val="1"/>
              <w:numId w:val="5"/>
            </w:numPr>
            <w:ind w:left="502" w:hanging="360"/>
            <w:rPr>
              <w:ins w:author="Rossi Rossi" w:id="69" w:date="2026-09-22T06:56:59Z"/>
              <w:del w:author="udhaya kumar" w:id="6" w:date="2026-09-24T06:40:29Z"/>
            </w:rPr>
          </w:pPr>
          <w:sdt>
            <w:sdtPr>
              <w:id w:val="-124011037"/>
              <w:tag w:val="goog_rdk_2449"/>
            </w:sdtPr>
            <w:sdtContent>
              <w:ins w:author="Rossi Rossi" w:id="69" w:date="2026-09-22T06:56:59Z">
                <w:sdt>
                  <w:sdtPr>
                    <w:id w:val="-1596666955"/>
                    <w:tag w:val="goog_rdk_2450"/>
                  </w:sdtPr>
                  <w:sdtContent>
                    <w:del w:author="udhaya kumar" w:id="6" w:date="2026-09-24T06:40:29Z"/>
                  </w:sdtContent>
                </w:sdt>
              </w:ins>
              <w:sdt>
                <w:sdtPr>
                  <w:id w:val="1764486460"/>
                  <w:tag w:val="goog_rdk_245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235402507"/>
        <w:tag w:val="goog_rdk_2456"/>
      </w:sdtPr>
      <w:sdtContent>
        <w:p w:rsidR="00000000" w:rsidDel="00000000" w:rsidP="00000000" w:rsidRDefault="00000000" w:rsidRPr="00000000" w14:paraId="00000240">
          <w:pPr>
            <w:numPr>
              <w:ilvl w:val="1"/>
              <w:numId w:val="5"/>
            </w:numPr>
            <w:ind w:left="502" w:hanging="360"/>
            <w:rPr>
              <w:ins w:author="Rossi Rossi" w:id="69" w:date="2026-09-22T06:56:59Z"/>
              <w:del w:author="udhaya kumar" w:id="6" w:date="2026-09-24T06:40:29Z"/>
            </w:rPr>
          </w:pPr>
          <w:sdt>
            <w:sdtPr>
              <w:id w:val="-544561614"/>
              <w:tag w:val="goog_rdk_2453"/>
            </w:sdtPr>
            <w:sdtContent>
              <w:ins w:author="Rossi Rossi" w:id="69" w:date="2026-09-22T06:56:59Z">
                <w:sdt>
                  <w:sdtPr>
                    <w:id w:val="-1454623360"/>
                    <w:tag w:val="goog_rdk_2454"/>
                  </w:sdtPr>
                  <w:sdtContent>
                    <w:del w:author="udhaya kumar" w:id="6" w:date="2026-09-24T06:40:29Z"/>
                  </w:sdtContent>
                </w:sdt>
              </w:ins>
              <w:sdt>
                <w:sdtPr>
                  <w:id w:val="1960488500"/>
                  <w:tag w:val="goog_rdk_24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69" w:date="2026-09-22T06:56:59Z">
                <w:del w:author="udhaya kumar" w:id="6" w:date="2026-09-24T06:40:29Z"/>
              </w:ins>
            </w:sdtContent>
          </w:sdt>
        </w:p>
      </w:sdtContent>
    </w:sdt>
    <w:sdt>
      <w:sdtPr>
        <w:id w:val="1419241613"/>
        <w:tag w:val="goog_rdk_2460"/>
      </w:sdtPr>
      <w:sdtContent>
        <w:p w:rsidR="00000000" w:rsidDel="00000000" w:rsidP="00000000" w:rsidRDefault="00000000" w:rsidRPr="00000000" w14:paraId="00000241">
          <w:pPr>
            <w:numPr>
              <w:ilvl w:val="1"/>
              <w:numId w:val="5"/>
            </w:numPr>
            <w:ind w:left="502" w:hanging="360"/>
            <w:rPr>
              <w:ins w:author="Rossi Rossi" w:id="69" w:date="2026-09-22T06:56:59Z"/>
              <w:del w:author="udhaya kumar" w:id="6" w:date="2026-09-24T06:40:29Z"/>
            </w:rPr>
          </w:pPr>
          <w:sdt>
            <w:sdtPr>
              <w:id w:val="-1071823125"/>
              <w:tag w:val="goog_rdk_2457"/>
            </w:sdtPr>
            <w:sdtContent>
              <w:ins w:author="Rossi Rossi" w:id="69" w:date="2026-09-22T06:56:59Z">
                <w:sdt>
                  <w:sdtPr>
                    <w:id w:val="-1258581356"/>
                    <w:tag w:val="goog_rdk_2458"/>
                  </w:sdtPr>
                  <w:sdtContent>
                    <w:del w:author="udhaya kumar" w:id="6" w:date="2026-09-24T06:40:29Z"/>
                  </w:sdtContent>
                </w:sdt>
              </w:ins>
              <w:sdt>
                <w:sdtPr>
                  <w:id w:val="1140722618"/>
                  <w:tag w:val="goog_rdk_245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72742476"/>
        <w:tag w:val="goog_rdk_2464"/>
      </w:sdtPr>
      <w:sdtContent>
        <w:p w:rsidR="00000000" w:rsidDel="00000000" w:rsidP="00000000" w:rsidRDefault="00000000" w:rsidRPr="00000000" w14:paraId="00000242">
          <w:pPr>
            <w:numPr>
              <w:ilvl w:val="1"/>
              <w:numId w:val="5"/>
            </w:numPr>
            <w:ind w:left="502" w:hanging="360"/>
            <w:rPr>
              <w:ins w:author="Rossi Rossi" w:id="69" w:date="2026-09-22T06:56:59Z"/>
              <w:del w:author="udhaya kumar" w:id="6" w:date="2026-09-24T06:40:29Z"/>
            </w:rPr>
          </w:pPr>
          <w:sdt>
            <w:sdtPr>
              <w:id w:val="731513555"/>
              <w:tag w:val="goog_rdk_2461"/>
            </w:sdtPr>
            <w:sdtContent>
              <w:ins w:author="Rossi Rossi" w:id="69" w:date="2026-09-22T06:56:59Z">
                <w:sdt>
                  <w:sdtPr>
                    <w:id w:val="-1710572489"/>
                    <w:tag w:val="goog_rdk_2462"/>
                  </w:sdtPr>
                  <w:sdtContent>
                    <w:del w:author="udhaya kumar" w:id="6" w:date="2026-09-24T06:40:29Z"/>
                  </w:sdtContent>
                </w:sdt>
              </w:ins>
              <w:sdt>
                <w:sdtPr>
                  <w:id w:val="1317609864"/>
                  <w:tag w:val="goog_rdk_24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source ~/.bashrc</w:delText>
                      </w:r>
                    </w:del>
                  </w:ins>
                </w:sdtContent>
              </w:sdt>
              <w:ins w:author="Rossi Rossi" w:id="69" w:date="2026-09-22T06:56:59Z">
                <w:del w:author="udhaya kumar" w:id="6" w:date="2026-09-24T06:40:29Z"/>
              </w:ins>
            </w:sdtContent>
          </w:sdt>
        </w:p>
      </w:sdtContent>
    </w:sdt>
    <w:sdt>
      <w:sdtPr>
        <w:id w:val="594218439"/>
        <w:tag w:val="goog_rdk_2468"/>
      </w:sdtPr>
      <w:sdtContent>
        <w:p w:rsidR="00000000" w:rsidDel="00000000" w:rsidP="00000000" w:rsidRDefault="00000000" w:rsidRPr="00000000" w14:paraId="00000243">
          <w:pPr>
            <w:numPr>
              <w:ilvl w:val="1"/>
              <w:numId w:val="5"/>
            </w:numPr>
            <w:ind w:left="502" w:hanging="360"/>
            <w:rPr>
              <w:ins w:author="Rossi Rossi" w:id="69" w:date="2026-09-22T06:56:59Z"/>
              <w:del w:author="udhaya kumar" w:id="6" w:date="2026-09-24T06:40:29Z"/>
            </w:rPr>
          </w:pPr>
          <w:sdt>
            <w:sdtPr>
              <w:id w:val="836124729"/>
              <w:tag w:val="goog_rdk_2465"/>
            </w:sdtPr>
            <w:sdtContent>
              <w:ins w:author="Rossi Rossi" w:id="69" w:date="2026-09-22T06:56:59Z">
                <w:sdt>
                  <w:sdtPr>
                    <w:id w:val="713358496"/>
                    <w:tag w:val="goog_rdk_2466"/>
                  </w:sdtPr>
                  <w:sdtContent>
                    <w:del w:author="udhaya kumar" w:id="6" w:date="2026-09-24T06:40:29Z"/>
                  </w:sdtContent>
                </w:sdt>
              </w:ins>
              <w:sdt>
                <w:sdtPr>
                  <w:id w:val="2114314204"/>
                  <w:tag w:val="goog_rdk_246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294604296"/>
        <w:tag w:val="goog_rdk_2472"/>
      </w:sdtPr>
      <w:sdtContent>
        <w:p w:rsidR="00000000" w:rsidDel="00000000" w:rsidP="00000000" w:rsidRDefault="00000000" w:rsidRPr="00000000" w14:paraId="00000244">
          <w:pPr>
            <w:numPr>
              <w:ilvl w:val="1"/>
              <w:numId w:val="5"/>
            </w:numPr>
            <w:ind w:left="502" w:hanging="360"/>
            <w:rPr>
              <w:ins w:author="Rossi Rossi" w:id="69" w:date="2026-09-22T06:56:59Z"/>
              <w:del w:author="udhaya kumar" w:id="6" w:date="2026-09-24T06:40:29Z"/>
            </w:rPr>
          </w:pPr>
          <w:sdt>
            <w:sdtPr>
              <w:id w:val="552420340"/>
              <w:tag w:val="goog_rdk_2469"/>
            </w:sdtPr>
            <w:sdtContent>
              <w:ins w:author="Rossi Rossi" w:id="69" w:date="2026-09-22T06:56:59Z">
                <w:sdt>
                  <w:sdtPr>
                    <w:id w:val="-277755328"/>
                    <w:tag w:val="goog_rdk_2470"/>
                  </w:sdtPr>
                  <w:sdtContent>
                    <w:del w:author="udhaya kumar" w:id="6" w:date="2026-09-24T06:40:29Z"/>
                  </w:sdtContent>
                </w:sdt>
              </w:ins>
              <w:sdt>
                <w:sdtPr>
                  <w:id w:val="712120803"/>
                  <w:tag w:val="goog_rdk_247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macOS - Zsh</w:delText>
                      </w:r>
                    </w:del>
                  </w:ins>
                </w:sdtContent>
              </w:sdt>
              <w:ins w:author="Rossi Rossi" w:id="69" w:date="2026-09-22T06:56:59Z">
                <w:del w:author="udhaya kumar" w:id="6" w:date="2026-09-24T06:40:29Z"/>
              </w:ins>
            </w:sdtContent>
          </w:sdt>
        </w:p>
      </w:sdtContent>
    </w:sdt>
    <w:sdt>
      <w:sdtPr>
        <w:id w:val="-1534474880"/>
        <w:tag w:val="goog_rdk_2476"/>
      </w:sdtPr>
      <w:sdtContent>
        <w:p w:rsidR="00000000" w:rsidDel="00000000" w:rsidP="00000000" w:rsidRDefault="00000000" w:rsidRPr="00000000" w14:paraId="00000245">
          <w:pPr>
            <w:numPr>
              <w:ilvl w:val="1"/>
              <w:numId w:val="5"/>
            </w:numPr>
            <w:ind w:left="502" w:hanging="360"/>
            <w:rPr>
              <w:ins w:author="Rossi Rossi" w:id="69" w:date="2026-09-22T06:56:59Z"/>
              <w:del w:author="udhaya kumar" w:id="6" w:date="2026-09-24T06:40:29Z"/>
            </w:rPr>
          </w:pPr>
          <w:sdt>
            <w:sdtPr>
              <w:id w:val="-1935011336"/>
              <w:tag w:val="goog_rdk_2473"/>
            </w:sdtPr>
            <w:sdtContent>
              <w:ins w:author="Rossi Rossi" w:id="69" w:date="2026-09-22T06:56:59Z">
                <w:sdt>
                  <w:sdtPr>
                    <w:id w:val="577759799"/>
                    <w:tag w:val="goog_rdk_2474"/>
                  </w:sdtPr>
                  <w:sdtContent>
                    <w:del w:author="udhaya kumar" w:id="6" w:date="2026-09-24T06:40:29Z"/>
                  </w:sdtContent>
                </w:sdt>
              </w:ins>
              <w:sdt>
                <w:sdtPr>
                  <w:id w:val="1792376389"/>
                  <w:tag w:val="goog_rdk_247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27668758"/>
        <w:tag w:val="goog_rdk_2480"/>
      </w:sdtPr>
      <w:sdtContent>
        <w:p w:rsidR="00000000" w:rsidDel="00000000" w:rsidP="00000000" w:rsidRDefault="00000000" w:rsidRPr="00000000" w14:paraId="00000246">
          <w:pPr>
            <w:numPr>
              <w:ilvl w:val="1"/>
              <w:numId w:val="5"/>
            </w:numPr>
            <w:ind w:left="502" w:hanging="360"/>
            <w:rPr>
              <w:ins w:author="Rossi Rossi" w:id="69" w:date="2026-09-22T06:56:59Z"/>
              <w:del w:author="udhaya kumar" w:id="6" w:date="2026-09-24T06:40:29Z"/>
            </w:rPr>
          </w:pPr>
          <w:sdt>
            <w:sdtPr>
              <w:id w:val="-16205859"/>
              <w:tag w:val="goog_rdk_2477"/>
            </w:sdtPr>
            <w:sdtContent>
              <w:ins w:author="Rossi Rossi" w:id="69" w:date="2026-09-22T06:56:59Z">
                <w:sdt>
                  <w:sdtPr>
                    <w:id w:val="1144738032"/>
                    <w:tag w:val="goog_rdk_2478"/>
                  </w:sdtPr>
                  <w:sdtContent>
                    <w:del w:author="udhaya kumar" w:id="6" w:date="2026-09-24T06:40:29Z"/>
                  </w:sdtContent>
                </w:sdt>
              </w:ins>
              <w:sdt>
                <w:sdtPr>
                  <w:id w:val="89104508"/>
                  <w:tag w:val="goog_rdk_24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Verify if you have a zsh configuration file:</w:delText>
                      </w:r>
                    </w:del>
                  </w:ins>
                </w:sdtContent>
              </w:sdt>
              <w:ins w:author="Rossi Rossi" w:id="69" w:date="2026-09-22T06:56:59Z">
                <w:del w:author="udhaya kumar" w:id="6" w:date="2026-09-24T06:40:29Z"/>
              </w:ins>
            </w:sdtContent>
          </w:sdt>
        </w:p>
      </w:sdtContent>
    </w:sdt>
    <w:sdt>
      <w:sdtPr>
        <w:id w:val="-211872013"/>
        <w:tag w:val="goog_rdk_2484"/>
      </w:sdtPr>
      <w:sdtContent>
        <w:p w:rsidR="00000000" w:rsidDel="00000000" w:rsidP="00000000" w:rsidRDefault="00000000" w:rsidRPr="00000000" w14:paraId="00000247">
          <w:pPr>
            <w:numPr>
              <w:ilvl w:val="1"/>
              <w:numId w:val="5"/>
            </w:numPr>
            <w:ind w:left="502" w:hanging="360"/>
            <w:rPr>
              <w:ins w:author="Rossi Rossi" w:id="69" w:date="2026-09-22T06:56:59Z"/>
              <w:del w:author="udhaya kumar" w:id="6" w:date="2026-09-24T06:40:29Z"/>
            </w:rPr>
          </w:pPr>
          <w:sdt>
            <w:sdtPr>
              <w:id w:val="768062575"/>
              <w:tag w:val="goog_rdk_2481"/>
            </w:sdtPr>
            <w:sdtContent>
              <w:ins w:author="Rossi Rossi" w:id="69" w:date="2026-09-22T06:56:59Z">
                <w:sdt>
                  <w:sdtPr>
                    <w:id w:val="-1076608886"/>
                    <w:tag w:val="goog_rdk_2482"/>
                  </w:sdtPr>
                  <w:sdtContent>
                    <w:del w:author="udhaya kumar" w:id="6" w:date="2026-09-24T06:40:29Z"/>
                  </w:sdtContent>
                </w:sdt>
              </w:ins>
              <w:sdt>
                <w:sdtPr>
                  <w:id w:val="1911914228"/>
                  <w:tag w:val="goog_rdk_248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44946308"/>
        <w:tag w:val="goog_rdk_2488"/>
      </w:sdtPr>
      <w:sdtContent>
        <w:p w:rsidR="00000000" w:rsidDel="00000000" w:rsidP="00000000" w:rsidRDefault="00000000" w:rsidRPr="00000000" w14:paraId="00000248">
          <w:pPr>
            <w:numPr>
              <w:ilvl w:val="1"/>
              <w:numId w:val="5"/>
            </w:numPr>
            <w:ind w:left="502" w:hanging="360"/>
            <w:rPr>
              <w:ins w:author="Rossi Rossi" w:id="69" w:date="2026-09-22T06:56:59Z"/>
              <w:del w:author="udhaya kumar" w:id="6" w:date="2026-09-24T06:40:29Z"/>
            </w:rPr>
          </w:pPr>
          <w:sdt>
            <w:sdtPr>
              <w:id w:val="2070046051"/>
              <w:tag w:val="goog_rdk_2485"/>
            </w:sdtPr>
            <w:sdtContent>
              <w:ins w:author="Rossi Rossi" w:id="69" w:date="2026-09-22T06:56:59Z">
                <w:sdt>
                  <w:sdtPr>
                    <w:id w:val="-302481895"/>
                    <w:tag w:val="goog_rdk_2486"/>
                  </w:sdtPr>
                  <w:sdtContent>
                    <w:del w:author="udhaya kumar" w:id="6" w:date="2026-09-24T06:40:29Z"/>
                  </w:sdtContent>
                </w:sdt>
              </w:ins>
              <w:sdt>
                <w:sdtPr>
                  <w:id w:val="-1409665296"/>
                  <w:tag w:val="goog_rdk_248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~/.zshrc</w:delText>
                      </w:r>
                    </w:del>
                  </w:ins>
                </w:sdtContent>
              </w:sdt>
              <w:ins w:author="Rossi Rossi" w:id="69" w:date="2026-09-22T06:56:59Z">
                <w:del w:author="udhaya kumar" w:id="6" w:date="2026-09-24T06:40:29Z"/>
              </w:ins>
            </w:sdtContent>
          </w:sdt>
        </w:p>
      </w:sdtContent>
    </w:sdt>
    <w:sdt>
      <w:sdtPr>
        <w:id w:val="1487696047"/>
        <w:tag w:val="goog_rdk_2492"/>
      </w:sdtPr>
      <w:sdtContent>
        <w:p w:rsidR="00000000" w:rsidDel="00000000" w:rsidP="00000000" w:rsidRDefault="00000000" w:rsidRPr="00000000" w14:paraId="00000249">
          <w:pPr>
            <w:numPr>
              <w:ilvl w:val="1"/>
              <w:numId w:val="5"/>
            </w:numPr>
            <w:ind w:left="502" w:hanging="360"/>
            <w:rPr>
              <w:ins w:author="Rossi Rossi" w:id="69" w:date="2026-09-22T06:56:59Z"/>
              <w:del w:author="udhaya kumar" w:id="6" w:date="2026-09-24T06:40:29Z"/>
            </w:rPr>
          </w:pPr>
          <w:sdt>
            <w:sdtPr>
              <w:id w:val="-1707498302"/>
              <w:tag w:val="goog_rdk_2489"/>
            </w:sdtPr>
            <w:sdtContent>
              <w:ins w:author="Rossi Rossi" w:id="69" w:date="2026-09-22T06:56:59Z">
                <w:sdt>
                  <w:sdtPr>
                    <w:id w:val="-1014653855"/>
                    <w:tag w:val="goog_rdk_2490"/>
                  </w:sdtPr>
                  <w:sdtContent>
                    <w:del w:author="udhaya kumar" w:id="6" w:date="2026-09-24T06:40:29Z"/>
                  </w:sdtContent>
                </w:sdt>
              </w:ins>
              <w:sdt>
                <w:sdtPr>
                  <w:id w:val="-812725563"/>
                  <w:tag w:val="goog_rdk_249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97626039"/>
        <w:tag w:val="goog_rdk_2496"/>
      </w:sdtPr>
      <w:sdtContent>
        <w:p w:rsidR="00000000" w:rsidDel="00000000" w:rsidP="00000000" w:rsidRDefault="00000000" w:rsidRPr="00000000" w14:paraId="0000024A">
          <w:pPr>
            <w:numPr>
              <w:ilvl w:val="1"/>
              <w:numId w:val="5"/>
            </w:numPr>
            <w:ind w:left="502" w:hanging="360"/>
            <w:rPr>
              <w:ins w:author="Rossi Rossi" w:id="69" w:date="2026-09-22T06:56:59Z"/>
              <w:del w:author="udhaya kumar" w:id="6" w:date="2026-09-24T06:40:29Z"/>
            </w:rPr>
          </w:pPr>
          <w:sdt>
            <w:sdtPr>
              <w:id w:val="1097337112"/>
              <w:tag w:val="goog_rdk_2493"/>
            </w:sdtPr>
            <w:sdtContent>
              <w:ins w:author="Rossi Rossi" w:id="69" w:date="2026-09-22T06:56:59Z">
                <w:sdt>
                  <w:sdtPr>
                    <w:id w:val="-882002727"/>
                    <w:tag w:val="goog_rdk_2494"/>
                  </w:sdtPr>
                  <w:sdtContent>
                    <w:del w:author="udhaya kumar" w:id="6" w:date="2026-09-24T06:40:29Z"/>
                  </w:sdtContent>
                </w:sdt>
              </w:ins>
              <w:sdt>
                <w:sdtPr>
                  <w:id w:val="-2032063135"/>
                  <w:tag w:val="goog_rdk_249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not, create one and open it:</w:delText>
                      </w:r>
                    </w:del>
                  </w:ins>
                </w:sdtContent>
              </w:sdt>
              <w:ins w:author="Rossi Rossi" w:id="69" w:date="2026-09-22T06:56:59Z">
                <w:del w:author="udhaya kumar" w:id="6" w:date="2026-09-24T06:40:29Z"/>
              </w:ins>
            </w:sdtContent>
          </w:sdt>
        </w:p>
      </w:sdtContent>
    </w:sdt>
    <w:sdt>
      <w:sdtPr>
        <w:id w:val="-1058858325"/>
        <w:tag w:val="goog_rdk_2500"/>
      </w:sdtPr>
      <w:sdtContent>
        <w:p w:rsidR="00000000" w:rsidDel="00000000" w:rsidP="00000000" w:rsidRDefault="00000000" w:rsidRPr="00000000" w14:paraId="0000024B">
          <w:pPr>
            <w:numPr>
              <w:ilvl w:val="1"/>
              <w:numId w:val="5"/>
            </w:numPr>
            <w:ind w:left="502" w:hanging="360"/>
            <w:rPr>
              <w:ins w:author="Rossi Rossi" w:id="69" w:date="2026-09-22T06:56:59Z"/>
              <w:del w:author="udhaya kumar" w:id="6" w:date="2026-09-24T06:40:29Z"/>
            </w:rPr>
          </w:pPr>
          <w:sdt>
            <w:sdtPr>
              <w:id w:val="1375955643"/>
              <w:tag w:val="goog_rdk_2497"/>
            </w:sdtPr>
            <w:sdtContent>
              <w:ins w:author="Rossi Rossi" w:id="69" w:date="2026-09-22T06:56:59Z">
                <w:sdt>
                  <w:sdtPr>
                    <w:id w:val="1516638596"/>
                    <w:tag w:val="goog_rdk_2498"/>
                  </w:sdtPr>
                  <w:sdtContent>
                    <w:del w:author="udhaya kumar" w:id="6" w:date="2026-09-24T06:40:29Z"/>
                  </w:sdtContent>
                </w:sdt>
              </w:ins>
              <w:sdt>
                <w:sdtPr>
                  <w:id w:val="-1377792"/>
                  <w:tag w:val="goog_rdk_249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428302779"/>
        <w:tag w:val="goog_rdk_2504"/>
      </w:sdtPr>
      <w:sdtContent>
        <w:p w:rsidR="00000000" w:rsidDel="00000000" w:rsidP="00000000" w:rsidRDefault="00000000" w:rsidRPr="00000000" w14:paraId="0000024C">
          <w:pPr>
            <w:numPr>
              <w:ilvl w:val="1"/>
              <w:numId w:val="5"/>
            </w:numPr>
            <w:ind w:left="502" w:hanging="360"/>
            <w:rPr>
              <w:ins w:author="Rossi Rossi" w:id="69" w:date="2026-09-22T06:56:59Z"/>
              <w:del w:author="udhaya kumar" w:id="6" w:date="2026-09-24T06:40:29Z"/>
            </w:rPr>
          </w:pPr>
          <w:sdt>
            <w:sdtPr>
              <w:id w:val="-1952603390"/>
              <w:tag w:val="goog_rdk_2501"/>
            </w:sdtPr>
            <w:sdtContent>
              <w:ins w:author="Rossi Rossi" w:id="69" w:date="2026-09-22T06:56:59Z">
                <w:sdt>
                  <w:sdtPr>
                    <w:id w:val="1403098968"/>
                    <w:tag w:val="goog_rdk_2502"/>
                  </w:sdtPr>
                  <w:sdtContent>
                    <w:del w:author="udhaya kumar" w:id="6" w:date="2026-09-24T06:40:29Z"/>
                  </w:sdtContent>
                </w:sdt>
              </w:ins>
              <w:sdt>
                <w:sdtPr>
                  <w:id w:val="-309033155"/>
                  <w:tag w:val="goog_rdk_250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touch ~/.zshrc &amp;&amp; open ~/.zshrc</w:delText>
                      </w:r>
                    </w:del>
                  </w:ins>
                </w:sdtContent>
              </w:sdt>
              <w:ins w:author="Rossi Rossi" w:id="69" w:date="2026-09-22T06:56:59Z">
                <w:del w:author="udhaya kumar" w:id="6" w:date="2026-09-24T06:40:29Z"/>
              </w:ins>
            </w:sdtContent>
          </w:sdt>
        </w:p>
      </w:sdtContent>
    </w:sdt>
    <w:sdt>
      <w:sdtPr>
        <w:id w:val="1316337210"/>
        <w:tag w:val="goog_rdk_2508"/>
      </w:sdtPr>
      <w:sdtContent>
        <w:p w:rsidR="00000000" w:rsidDel="00000000" w:rsidP="00000000" w:rsidRDefault="00000000" w:rsidRPr="00000000" w14:paraId="0000024D">
          <w:pPr>
            <w:numPr>
              <w:ilvl w:val="1"/>
              <w:numId w:val="5"/>
            </w:numPr>
            <w:ind w:left="502" w:hanging="360"/>
            <w:rPr>
              <w:ins w:author="Rossi Rossi" w:id="69" w:date="2026-09-22T06:56:59Z"/>
              <w:del w:author="udhaya kumar" w:id="6" w:date="2026-09-24T06:40:29Z"/>
            </w:rPr>
          </w:pPr>
          <w:sdt>
            <w:sdtPr>
              <w:id w:val="-437080803"/>
              <w:tag w:val="goog_rdk_2505"/>
            </w:sdtPr>
            <w:sdtContent>
              <w:ins w:author="Rossi Rossi" w:id="69" w:date="2026-09-22T06:56:59Z">
                <w:sdt>
                  <w:sdtPr>
                    <w:id w:val="1258225206"/>
                    <w:tag w:val="goog_rdk_2506"/>
                  </w:sdtPr>
                  <w:sdtContent>
                    <w:del w:author="udhaya kumar" w:id="6" w:date="2026-09-24T06:40:29Z"/>
                  </w:sdtContent>
                </w:sdt>
              </w:ins>
              <w:sdt>
                <w:sdtPr>
                  <w:id w:val="-78561187"/>
                  <w:tag w:val="goog_rdk_250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237449370"/>
        <w:tag w:val="goog_rdk_2512"/>
      </w:sdtPr>
      <w:sdtContent>
        <w:p w:rsidR="00000000" w:rsidDel="00000000" w:rsidP="00000000" w:rsidRDefault="00000000" w:rsidRPr="00000000" w14:paraId="0000024E">
          <w:pPr>
            <w:numPr>
              <w:ilvl w:val="1"/>
              <w:numId w:val="5"/>
            </w:numPr>
            <w:ind w:left="502" w:hanging="360"/>
            <w:rPr>
              <w:ins w:author="Rossi Rossi" w:id="69" w:date="2026-09-22T06:56:59Z"/>
              <w:del w:author="udhaya kumar" w:id="6" w:date="2026-09-24T06:40:29Z"/>
            </w:rPr>
          </w:pPr>
          <w:sdt>
            <w:sdtPr>
              <w:id w:val="-434465864"/>
              <w:tag w:val="goog_rdk_2509"/>
            </w:sdtPr>
            <w:sdtContent>
              <w:ins w:author="Rossi Rossi" w:id="69" w:date="2026-09-22T06:56:59Z">
                <w:sdt>
                  <w:sdtPr>
                    <w:id w:val="1314201598"/>
                    <w:tag w:val="goog_rdk_2510"/>
                  </w:sdtPr>
                  <w:sdtContent>
                    <w:del w:author="udhaya kumar" w:id="6" w:date="2026-09-24T06:40:29Z"/>
                  </w:sdtContent>
                </w:sdt>
              </w:ins>
              <w:sdt>
                <w:sdtPr>
                  <w:id w:val="285634740"/>
                  <w:tag w:val="goog_rdk_251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Add the export command:</w:delText>
                      </w:r>
                    </w:del>
                  </w:ins>
                </w:sdtContent>
              </w:sdt>
              <w:ins w:author="Rossi Rossi" w:id="69" w:date="2026-09-22T06:56:59Z">
                <w:del w:author="udhaya kumar" w:id="6" w:date="2026-09-24T06:40:29Z"/>
              </w:ins>
            </w:sdtContent>
          </w:sdt>
        </w:p>
      </w:sdtContent>
    </w:sdt>
    <w:sdt>
      <w:sdtPr>
        <w:id w:val="934793269"/>
        <w:tag w:val="goog_rdk_2516"/>
      </w:sdtPr>
      <w:sdtContent>
        <w:p w:rsidR="00000000" w:rsidDel="00000000" w:rsidP="00000000" w:rsidRDefault="00000000" w:rsidRPr="00000000" w14:paraId="0000024F">
          <w:pPr>
            <w:numPr>
              <w:ilvl w:val="1"/>
              <w:numId w:val="5"/>
            </w:numPr>
            <w:ind w:left="502" w:hanging="360"/>
            <w:rPr>
              <w:ins w:author="Rossi Rossi" w:id="69" w:date="2026-09-22T06:56:59Z"/>
              <w:del w:author="udhaya kumar" w:id="6" w:date="2026-09-24T06:40:29Z"/>
            </w:rPr>
          </w:pPr>
          <w:sdt>
            <w:sdtPr>
              <w:id w:val="1300879757"/>
              <w:tag w:val="goog_rdk_2513"/>
            </w:sdtPr>
            <w:sdtContent>
              <w:ins w:author="Rossi Rossi" w:id="69" w:date="2026-09-22T06:56:59Z">
                <w:sdt>
                  <w:sdtPr>
                    <w:id w:val="1832250237"/>
                    <w:tag w:val="goog_rdk_2514"/>
                  </w:sdtPr>
                  <w:sdtContent>
                    <w:del w:author="udhaya kumar" w:id="6" w:date="2026-09-24T06:40:29Z"/>
                  </w:sdtContent>
                </w:sdt>
              </w:ins>
              <w:sdt>
                <w:sdtPr>
                  <w:id w:val="-268047334"/>
                  <w:tag w:val="goog_rdk_251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45460410"/>
        <w:tag w:val="goog_rdk_2520"/>
      </w:sdtPr>
      <w:sdtContent>
        <w:p w:rsidR="00000000" w:rsidDel="00000000" w:rsidP="00000000" w:rsidRDefault="00000000" w:rsidRPr="00000000" w14:paraId="00000250">
          <w:pPr>
            <w:numPr>
              <w:ilvl w:val="1"/>
              <w:numId w:val="5"/>
            </w:numPr>
            <w:ind w:left="502" w:hanging="360"/>
            <w:rPr>
              <w:ins w:author="Rossi Rossi" w:id="69" w:date="2026-09-22T06:56:59Z"/>
              <w:del w:author="udhaya kumar" w:id="6" w:date="2026-09-24T06:40:29Z"/>
            </w:rPr>
          </w:pPr>
          <w:sdt>
            <w:sdtPr>
              <w:id w:val="2062240313"/>
              <w:tag w:val="goog_rdk_2517"/>
            </w:sdtPr>
            <w:sdtContent>
              <w:ins w:author="Rossi Rossi" w:id="69" w:date="2026-09-22T06:56:59Z">
                <w:sdt>
                  <w:sdtPr>
                    <w:id w:val="148556405"/>
                    <w:tag w:val="goog_rdk_2518"/>
                  </w:sdtPr>
                  <w:sdtContent>
                    <w:del w:author="udhaya kumar" w:id="6" w:date="2026-09-24T06:40:29Z"/>
                  </w:sdtContent>
                </w:sdt>
              </w:ins>
              <w:sdt>
                <w:sdtPr>
                  <w:id w:val="-1620425592"/>
                  <w:tag w:val="goog_rdk_251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69" w:date="2026-09-22T06:56:59Z">
                <w:del w:author="udhaya kumar" w:id="6" w:date="2026-09-24T06:40:29Z"/>
              </w:ins>
            </w:sdtContent>
          </w:sdt>
        </w:p>
      </w:sdtContent>
    </w:sdt>
    <w:sdt>
      <w:sdtPr>
        <w:id w:val="-31358084"/>
        <w:tag w:val="goog_rdk_2524"/>
      </w:sdtPr>
      <w:sdtContent>
        <w:p w:rsidR="00000000" w:rsidDel="00000000" w:rsidP="00000000" w:rsidRDefault="00000000" w:rsidRPr="00000000" w14:paraId="00000251">
          <w:pPr>
            <w:numPr>
              <w:ilvl w:val="1"/>
              <w:numId w:val="5"/>
            </w:numPr>
            <w:ind w:left="502" w:hanging="360"/>
            <w:rPr>
              <w:ins w:author="Rossi Rossi" w:id="69" w:date="2026-09-22T06:56:59Z"/>
              <w:del w:author="udhaya kumar" w:id="6" w:date="2026-09-24T06:40:29Z"/>
            </w:rPr>
          </w:pPr>
          <w:sdt>
            <w:sdtPr>
              <w:id w:val="-693479300"/>
              <w:tag w:val="goog_rdk_2521"/>
            </w:sdtPr>
            <w:sdtContent>
              <w:ins w:author="Rossi Rossi" w:id="69" w:date="2026-09-22T06:56:59Z">
                <w:sdt>
                  <w:sdtPr>
                    <w:id w:val="-1389134071"/>
                    <w:tag w:val="goog_rdk_2522"/>
                  </w:sdtPr>
                  <w:sdtContent>
                    <w:del w:author="udhaya kumar" w:id="6" w:date="2026-09-24T06:40:29Z"/>
                  </w:sdtContent>
                </w:sdt>
              </w:ins>
              <w:sdt>
                <w:sdtPr>
                  <w:id w:val="141718187"/>
                  <w:tag w:val="goog_rdk_252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92947585"/>
        <w:tag w:val="goog_rdk_2528"/>
      </w:sdtPr>
      <w:sdtContent>
        <w:p w:rsidR="00000000" w:rsidDel="00000000" w:rsidP="00000000" w:rsidRDefault="00000000" w:rsidRPr="00000000" w14:paraId="00000252">
          <w:pPr>
            <w:numPr>
              <w:ilvl w:val="1"/>
              <w:numId w:val="5"/>
            </w:numPr>
            <w:ind w:left="502" w:hanging="360"/>
            <w:rPr>
              <w:ins w:author="Rossi Rossi" w:id="69" w:date="2026-09-22T06:56:59Z"/>
              <w:del w:author="udhaya kumar" w:id="6" w:date="2026-09-24T06:40:29Z"/>
            </w:rPr>
          </w:pPr>
          <w:sdt>
            <w:sdtPr>
              <w:id w:val="-249724717"/>
              <w:tag w:val="goog_rdk_2525"/>
            </w:sdtPr>
            <w:sdtContent>
              <w:ins w:author="Rossi Rossi" w:id="69" w:date="2026-09-22T06:56:59Z">
                <w:sdt>
                  <w:sdtPr>
                    <w:id w:val="1552076458"/>
                    <w:tag w:val="goog_rdk_2526"/>
                  </w:sdtPr>
                  <w:sdtContent>
                    <w:del w:author="udhaya kumar" w:id="6" w:date="2026-09-24T06:40:29Z"/>
                  </w:sdtContent>
                </w:sdt>
              </w:ins>
              <w:sdt>
                <w:sdtPr>
                  <w:id w:val="819405388"/>
                  <w:tag w:val="goog_rdk_252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69" w:date="2026-09-22T06:56:59Z">
                <w:del w:author="udhaya kumar" w:id="6" w:date="2026-09-24T06:40:29Z"/>
              </w:ins>
            </w:sdtContent>
          </w:sdt>
        </w:p>
      </w:sdtContent>
    </w:sdt>
    <w:sdt>
      <w:sdtPr>
        <w:id w:val="-2096289742"/>
        <w:tag w:val="goog_rdk_2532"/>
      </w:sdtPr>
      <w:sdtContent>
        <w:p w:rsidR="00000000" w:rsidDel="00000000" w:rsidP="00000000" w:rsidRDefault="00000000" w:rsidRPr="00000000" w14:paraId="00000253">
          <w:pPr>
            <w:numPr>
              <w:ilvl w:val="1"/>
              <w:numId w:val="5"/>
            </w:numPr>
            <w:ind w:left="502" w:hanging="360"/>
            <w:rPr>
              <w:ins w:author="Rossi Rossi" w:id="69" w:date="2026-09-22T06:56:59Z"/>
              <w:del w:author="udhaya kumar" w:id="6" w:date="2026-09-24T06:40:29Z"/>
            </w:rPr>
          </w:pPr>
          <w:sdt>
            <w:sdtPr>
              <w:id w:val="1021596085"/>
              <w:tag w:val="goog_rdk_2529"/>
            </w:sdtPr>
            <w:sdtContent>
              <w:ins w:author="Rossi Rossi" w:id="69" w:date="2026-09-22T06:56:59Z">
                <w:sdt>
                  <w:sdtPr>
                    <w:id w:val="-925729576"/>
                    <w:tag w:val="goog_rdk_2530"/>
                  </w:sdtPr>
                  <w:sdtContent>
                    <w:del w:author="udhaya kumar" w:id="6" w:date="2026-09-24T06:40:29Z"/>
                  </w:sdtContent>
                </w:sdt>
              </w:ins>
              <w:sdt>
                <w:sdtPr>
                  <w:id w:val="62655970"/>
                  <w:tag w:val="goog_rdk_253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82452080"/>
        <w:tag w:val="goog_rdk_2536"/>
      </w:sdtPr>
      <w:sdtContent>
        <w:p w:rsidR="00000000" w:rsidDel="00000000" w:rsidP="00000000" w:rsidRDefault="00000000" w:rsidRPr="00000000" w14:paraId="00000254">
          <w:pPr>
            <w:numPr>
              <w:ilvl w:val="1"/>
              <w:numId w:val="5"/>
            </w:numPr>
            <w:ind w:left="502" w:hanging="360"/>
            <w:rPr>
              <w:ins w:author="Rossi Rossi" w:id="69" w:date="2026-09-22T06:56:59Z"/>
              <w:del w:author="udhaya kumar" w:id="6" w:date="2026-09-24T06:40:29Z"/>
            </w:rPr>
          </w:pPr>
          <w:sdt>
            <w:sdtPr>
              <w:id w:val="-411235408"/>
              <w:tag w:val="goog_rdk_2533"/>
            </w:sdtPr>
            <w:sdtContent>
              <w:ins w:author="Rossi Rossi" w:id="69" w:date="2026-09-22T06:56:59Z">
                <w:sdt>
                  <w:sdtPr>
                    <w:id w:val="1980918018"/>
                    <w:tag w:val="goog_rdk_2534"/>
                  </w:sdtPr>
                  <w:sdtContent>
                    <w:del w:author="udhaya kumar" w:id="6" w:date="2026-09-24T06:40:29Z"/>
                  </w:sdtContent>
                </w:sdt>
              </w:ins>
              <w:sdt>
                <w:sdtPr>
                  <w:id w:val="1343492644"/>
                  <w:tag w:val="goog_rdk_253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source ~/.zshrc</w:delText>
                      </w:r>
                    </w:del>
                  </w:ins>
                </w:sdtContent>
              </w:sdt>
              <w:ins w:author="Rossi Rossi" w:id="69" w:date="2026-09-22T06:56:59Z">
                <w:del w:author="udhaya kumar" w:id="6" w:date="2026-09-24T06:40:29Z"/>
              </w:ins>
            </w:sdtContent>
          </w:sdt>
        </w:p>
      </w:sdtContent>
    </w:sdt>
    <w:sdt>
      <w:sdtPr>
        <w:id w:val="-1941628916"/>
        <w:tag w:val="goog_rdk_2540"/>
      </w:sdtPr>
      <w:sdtContent>
        <w:p w:rsidR="00000000" w:rsidDel="00000000" w:rsidP="00000000" w:rsidRDefault="00000000" w:rsidRPr="00000000" w14:paraId="00000255">
          <w:pPr>
            <w:numPr>
              <w:ilvl w:val="1"/>
              <w:numId w:val="5"/>
            </w:numPr>
            <w:ind w:left="502" w:hanging="360"/>
            <w:rPr>
              <w:ins w:author="Rossi Rossi" w:id="69" w:date="2026-09-22T06:56:59Z"/>
              <w:del w:author="udhaya kumar" w:id="6" w:date="2026-09-24T06:40:29Z"/>
            </w:rPr>
          </w:pPr>
          <w:sdt>
            <w:sdtPr>
              <w:id w:val="-2104359888"/>
              <w:tag w:val="goog_rdk_2537"/>
            </w:sdtPr>
            <w:sdtContent>
              <w:ins w:author="Rossi Rossi" w:id="69" w:date="2026-09-22T06:56:59Z">
                <w:sdt>
                  <w:sdtPr>
                    <w:id w:val="2100090961"/>
                    <w:tag w:val="goog_rdk_2538"/>
                  </w:sdtPr>
                  <w:sdtContent>
                    <w:del w:author="udhaya kumar" w:id="6" w:date="2026-09-24T06:40:29Z"/>
                  </w:sdtContent>
                </w:sdt>
              </w:ins>
              <w:sdt>
                <w:sdtPr>
                  <w:id w:val="-145823295"/>
                  <w:tag w:val="goog_rdk_253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9074206"/>
        <w:tag w:val="goog_rdk_2544"/>
      </w:sdtPr>
      <w:sdtContent>
        <w:p w:rsidR="00000000" w:rsidDel="00000000" w:rsidP="00000000" w:rsidRDefault="00000000" w:rsidRPr="00000000" w14:paraId="00000256">
          <w:pPr>
            <w:numPr>
              <w:ilvl w:val="1"/>
              <w:numId w:val="5"/>
            </w:numPr>
            <w:ind w:left="502" w:hanging="360"/>
            <w:rPr>
              <w:ins w:author="Rossi Rossi" w:id="69" w:date="2026-09-22T06:56:59Z"/>
              <w:del w:author="udhaya kumar" w:id="6" w:date="2026-09-24T06:40:29Z"/>
            </w:rPr>
          </w:pPr>
          <w:sdt>
            <w:sdtPr>
              <w:id w:val="1816606130"/>
              <w:tag w:val="goog_rdk_2541"/>
            </w:sdtPr>
            <w:sdtContent>
              <w:ins w:author="Rossi Rossi" w:id="69" w:date="2026-09-22T06:56:59Z">
                <w:sdt>
                  <w:sdtPr>
                    <w:id w:val="-248539"/>
                    <w:tag w:val="goog_rdk_2542"/>
                  </w:sdtPr>
                  <w:sdtContent>
                    <w:del w:author="udhaya kumar" w:id="6" w:date="2026-09-24T06:40:29Z"/>
                  </w:sdtContent>
                </w:sdt>
              </w:ins>
              <w:sdt>
                <w:sdtPr>
                  <w:id w:val="-1892435146"/>
                  <w:tag w:val="goog_rdk_254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Windows</w:delText>
                      </w:r>
                    </w:del>
                  </w:ins>
                </w:sdtContent>
              </w:sdt>
              <w:ins w:author="Rossi Rossi" w:id="69" w:date="2026-09-22T06:56:59Z">
                <w:del w:author="udhaya kumar" w:id="6" w:date="2026-09-24T06:40:29Z"/>
              </w:ins>
            </w:sdtContent>
          </w:sdt>
        </w:p>
      </w:sdtContent>
    </w:sdt>
    <w:sdt>
      <w:sdtPr>
        <w:id w:val="-252215904"/>
        <w:tag w:val="goog_rdk_2548"/>
      </w:sdtPr>
      <w:sdtContent>
        <w:p w:rsidR="00000000" w:rsidDel="00000000" w:rsidP="00000000" w:rsidRDefault="00000000" w:rsidRPr="00000000" w14:paraId="00000257">
          <w:pPr>
            <w:numPr>
              <w:ilvl w:val="1"/>
              <w:numId w:val="5"/>
            </w:numPr>
            <w:ind w:left="502" w:hanging="360"/>
            <w:rPr>
              <w:ins w:author="Rossi Rossi" w:id="69" w:date="2026-09-22T06:56:59Z"/>
              <w:del w:author="udhaya kumar" w:id="6" w:date="2026-09-24T06:40:29Z"/>
            </w:rPr>
          </w:pPr>
          <w:sdt>
            <w:sdtPr>
              <w:id w:val="170175057"/>
              <w:tag w:val="goog_rdk_2545"/>
            </w:sdtPr>
            <w:sdtContent>
              <w:ins w:author="Rossi Rossi" w:id="69" w:date="2026-09-22T06:56:59Z">
                <w:sdt>
                  <w:sdtPr>
                    <w:id w:val="-132327854"/>
                    <w:tag w:val="goog_rdk_2546"/>
                  </w:sdtPr>
                  <w:sdtContent>
                    <w:del w:author="udhaya kumar" w:id="6" w:date="2026-09-24T06:40:29Z"/>
                  </w:sdtContent>
                </w:sdt>
              </w:ins>
              <w:sdt>
                <w:sdtPr>
                  <w:id w:val="2015617780"/>
                  <w:tag w:val="goog_rdk_254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73782244"/>
        <w:tag w:val="goog_rdk_2552"/>
      </w:sdtPr>
      <w:sdtContent>
        <w:p w:rsidR="00000000" w:rsidDel="00000000" w:rsidP="00000000" w:rsidRDefault="00000000" w:rsidRPr="00000000" w14:paraId="00000258">
          <w:pPr>
            <w:numPr>
              <w:ilvl w:val="1"/>
              <w:numId w:val="5"/>
            </w:numPr>
            <w:ind w:left="502" w:hanging="360"/>
            <w:rPr>
              <w:ins w:author="Rossi Rossi" w:id="69" w:date="2026-09-22T06:56:59Z"/>
              <w:del w:author="udhaya kumar" w:id="6" w:date="2026-09-24T06:40:29Z"/>
            </w:rPr>
          </w:pPr>
          <w:sdt>
            <w:sdtPr>
              <w:id w:val="-2091209407"/>
              <w:tag w:val="goog_rdk_2549"/>
            </w:sdtPr>
            <w:sdtContent>
              <w:ins w:author="Rossi Rossi" w:id="69" w:date="2026-09-22T06:56:59Z">
                <w:sdt>
                  <w:sdtPr>
                    <w:id w:val="458200270"/>
                    <w:tag w:val="goog_rdk_2550"/>
                  </w:sdtPr>
                  <w:sdtContent>
                    <w:del w:author="udhaya kumar" w:id="6" w:date="2026-09-24T06:40:29Z"/>
                  </w:sdtContent>
                </w:sdt>
              </w:ins>
              <w:sdt>
                <w:sdtPr>
                  <w:id w:val="-1947883031"/>
                  <w:tag w:val="goog_rdk_255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Search for "Environment Variables" in the Windows search bar.</w:delText>
                      </w:r>
                    </w:del>
                  </w:ins>
                </w:sdtContent>
              </w:sdt>
              <w:ins w:author="Rossi Rossi" w:id="69" w:date="2026-09-22T06:56:59Z">
                <w:del w:author="udhaya kumar" w:id="6" w:date="2026-09-24T06:40:29Z"/>
              </w:ins>
            </w:sdtContent>
          </w:sdt>
        </w:p>
      </w:sdtContent>
    </w:sdt>
    <w:sdt>
      <w:sdtPr>
        <w:id w:val="-437897599"/>
        <w:tag w:val="goog_rdk_2556"/>
      </w:sdtPr>
      <w:sdtContent>
        <w:p w:rsidR="00000000" w:rsidDel="00000000" w:rsidP="00000000" w:rsidRDefault="00000000" w:rsidRPr="00000000" w14:paraId="00000259">
          <w:pPr>
            <w:numPr>
              <w:ilvl w:val="1"/>
              <w:numId w:val="5"/>
            </w:numPr>
            <w:ind w:left="502" w:hanging="360"/>
            <w:rPr>
              <w:ins w:author="Rossi Rossi" w:id="69" w:date="2026-09-22T06:56:59Z"/>
              <w:del w:author="udhaya kumar" w:id="6" w:date="2026-09-24T06:40:29Z"/>
            </w:rPr>
          </w:pPr>
          <w:sdt>
            <w:sdtPr>
              <w:id w:val="709422793"/>
              <w:tag w:val="goog_rdk_2553"/>
            </w:sdtPr>
            <w:sdtContent>
              <w:ins w:author="Rossi Rossi" w:id="69" w:date="2026-09-22T06:56:59Z">
                <w:sdt>
                  <w:sdtPr>
                    <w:id w:val="398998998"/>
                    <w:tag w:val="goog_rdk_2554"/>
                  </w:sdtPr>
                  <w:sdtContent>
                    <w:del w:author="udhaya kumar" w:id="6" w:date="2026-09-24T06:40:29Z"/>
                  </w:sdtContent>
                </w:sdt>
              </w:ins>
              <w:sdt>
                <w:sdtPr>
                  <w:id w:val="-1429810664"/>
                  <w:tag w:val="goog_rdk_25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Click **Environment Variables** in the System Properties dialog.</w:delText>
                      </w:r>
                    </w:del>
                  </w:ins>
                </w:sdtContent>
              </w:sdt>
              <w:ins w:author="Rossi Rossi" w:id="69" w:date="2026-09-22T06:56:59Z">
                <w:del w:author="udhaya kumar" w:id="6" w:date="2026-09-24T06:40:29Z"/>
              </w:ins>
            </w:sdtContent>
          </w:sdt>
        </w:p>
      </w:sdtContent>
    </w:sdt>
    <w:sdt>
      <w:sdtPr>
        <w:id w:val="1122181409"/>
        <w:tag w:val="goog_rdk_2560"/>
      </w:sdtPr>
      <w:sdtContent>
        <w:p w:rsidR="00000000" w:rsidDel="00000000" w:rsidP="00000000" w:rsidRDefault="00000000" w:rsidRPr="00000000" w14:paraId="0000025A">
          <w:pPr>
            <w:numPr>
              <w:ilvl w:val="1"/>
              <w:numId w:val="5"/>
            </w:numPr>
            <w:ind w:left="502" w:hanging="360"/>
            <w:rPr>
              <w:ins w:author="Rossi Rossi" w:id="69" w:date="2026-09-22T06:56:59Z"/>
              <w:del w:author="udhaya kumar" w:id="6" w:date="2026-09-24T06:40:29Z"/>
            </w:rPr>
          </w:pPr>
          <w:sdt>
            <w:sdtPr>
              <w:id w:val="-727055379"/>
              <w:tag w:val="goog_rdk_2557"/>
            </w:sdtPr>
            <w:sdtContent>
              <w:ins w:author="Rossi Rossi" w:id="69" w:date="2026-09-22T06:56:59Z">
                <w:sdt>
                  <w:sdtPr>
                    <w:id w:val="1972710636"/>
                    <w:tag w:val="goog_rdk_2558"/>
                  </w:sdtPr>
                  <w:sdtContent>
                    <w:del w:author="udhaya kumar" w:id="6" w:date="2026-09-24T06:40:29Z"/>
                  </w:sdtContent>
                </w:sdt>
              </w:ins>
              <w:sdt>
                <w:sdtPr>
                  <w:id w:val="329458695"/>
                  <w:tag w:val="goog_rdk_25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Under **User variables** or **System variables** , click **New...**.</w:delText>
                      </w:r>
                    </w:del>
                  </w:ins>
                </w:sdtContent>
              </w:sdt>
              <w:ins w:author="Rossi Rossi" w:id="69" w:date="2026-09-22T06:56:59Z">
                <w:del w:author="udhaya kumar" w:id="6" w:date="2026-09-24T06:40:29Z"/>
              </w:ins>
            </w:sdtContent>
          </w:sdt>
        </w:p>
      </w:sdtContent>
    </w:sdt>
    <w:sdt>
      <w:sdtPr>
        <w:id w:val="-1243036232"/>
        <w:tag w:val="goog_rdk_2564"/>
      </w:sdtPr>
      <w:sdtContent>
        <w:p w:rsidR="00000000" w:rsidDel="00000000" w:rsidP="00000000" w:rsidRDefault="00000000" w:rsidRPr="00000000" w14:paraId="0000025B">
          <w:pPr>
            <w:numPr>
              <w:ilvl w:val="1"/>
              <w:numId w:val="5"/>
            </w:numPr>
            <w:ind w:left="502" w:hanging="360"/>
            <w:rPr>
              <w:ins w:author="Rossi Rossi" w:id="69" w:date="2026-09-22T06:56:59Z"/>
              <w:del w:author="udhaya kumar" w:id="6" w:date="2026-09-24T06:40:29Z"/>
            </w:rPr>
          </w:pPr>
          <w:sdt>
            <w:sdtPr>
              <w:id w:val="197719024"/>
              <w:tag w:val="goog_rdk_2561"/>
            </w:sdtPr>
            <w:sdtContent>
              <w:ins w:author="Rossi Rossi" w:id="69" w:date="2026-09-22T06:56:59Z">
                <w:sdt>
                  <w:sdtPr>
                    <w:id w:val="1351326441"/>
                    <w:tag w:val="goog_rdk_2562"/>
                  </w:sdtPr>
                  <w:sdtContent>
                    <w:del w:author="udhaya kumar" w:id="6" w:date="2026-09-24T06:40:29Z"/>
                  </w:sdtContent>
                </w:sdt>
              </w:ins>
              <w:sdt>
                <w:sdtPr>
                  <w:id w:val="1365470167"/>
                  <w:tag w:val="goog_rdk_25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Set the variable name to `GEMINI_API_KEY` and the value to your API key.</w:delText>
                      </w:r>
                    </w:del>
                  </w:ins>
                </w:sdtContent>
              </w:sdt>
              <w:ins w:author="Rossi Rossi" w:id="69" w:date="2026-09-22T06:56:59Z">
                <w:del w:author="udhaya kumar" w:id="6" w:date="2026-09-24T06:40:29Z"/>
              </w:ins>
            </w:sdtContent>
          </w:sdt>
        </w:p>
      </w:sdtContent>
    </w:sdt>
    <w:sdt>
      <w:sdtPr>
        <w:id w:val="-1635887068"/>
        <w:tag w:val="goog_rdk_2568"/>
      </w:sdtPr>
      <w:sdtContent>
        <w:p w:rsidR="00000000" w:rsidDel="00000000" w:rsidP="00000000" w:rsidRDefault="00000000" w:rsidRPr="00000000" w14:paraId="0000025C">
          <w:pPr>
            <w:numPr>
              <w:ilvl w:val="1"/>
              <w:numId w:val="5"/>
            </w:numPr>
            <w:ind w:left="502" w:hanging="360"/>
            <w:rPr>
              <w:ins w:author="Rossi Rossi" w:id="69" w:date="2026-09-22T06:56:59Z"/>
              <w:del w:author="udhaya kumar" w:id="6" w:date="2026-09-24T06:40:29Z"/>
            </w:rPr>
          </w:pPr>
          <w:sdt>
            <w:sdtPr>
              <w:id w:val="-50939587"/>
              <w:tag w:val="goog_rdk_2565"/>
            </w:sdtPr>
            <w:sdtContent>
              <w:ins w:author="Rossi Rossi" w:id="69" w:date="2026-09-22T06:56:59Z">
                <w:sdt>
                  <w:sdtPr>
                    <w:id w:val="-1005687693"/>
                    <w:tag w:val="goog_rdk_2566"/>
                  </w:sdtPr>
                  <w:sdtContent>
                    <w:del w:author="udhaya kumar" w:id="6" w:date="2026-09-24T06:40:29Z"/>
                  </w:sdtContent>
                </w:sdt>
              </w:ins>
              <w:sdt>
                <w:sdtPr>
                  <w:id w:val="-1138913426"/>
                  <w:tag w:val="goog_rdk_256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69" w:date="2026-09-22T06:56:59Z">
                <w:del w:author="udhaya kumar" w:id="6" w:date="2026-09-24T06:40:29Z"/>
              </w:ins>
            </w:sdtContent>
          </w:sdt>
        </w:p>
      </w:sdtContent>
    </w:sdt>
    <w:sdt>
      <w:sdtPr>
        <w:id w:val="-1575595163"/>
        <w:tag w:val="goog_rdk_2572"/>
      </w:sdtPr>
      <w:sdtContent>
        <w:p w:rsidR="00000000" w:rsidDel="00000000" w:rsidP="00000000" w:rsidRDefault="00000000" w:rsidRPr="00000000" w14:paraId="0000025D">
          <w:pPr>
            <w:numPr>
              <w:ilvl w:val="1"/>
              <w:numId w:val="5"/>
            </w:numPr>
            <w:ind w:left="502" w:hanging="360"/>
            <w:rPr>
              <w:ins w:author="Rossi Rossi" w:id="69" w:date="2026-09-22T06:56:59Z"/>
              <w:del w:author="udhaya kumar" w:id="6" w:date="2026-09-24T06:40:29Z"/>
            </w:rPr>
          </w:pPr>
          <w:sdt>
            <w:sdtPr>
              <w:id w:val="206694049"/>
              <w:tag w:val="goog_rdk_2569"/>
            </w:sdtPr>
            <w:sdtContent>
              <w:ins w:author="Rossi Rossi" w:id="69" w:date="2026-09-22T06:56:59Z">
                <w:sdt>
                  <w:sdtPr>
                    <w:id w:val="-136606269"/>
                    <w:tag w:val="goog_rdk_2570"/>
                  </w:sdtPr>
                  <w:sdtContent>
                    <w:del w:author="udhaya kumar" w:id="6" w:date="2026-09-24T06:40:29Z"/>
                  </w:sdtContent>
                </w:sdt>
              </w:ins>
              <w:sdt>
                <w:sdtPr>
                  <w:id w:val="-547443703"/>
                  <w:tag w:val="goog_rdk_257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273179963"/>
        <w:tag w:val="goog_rdk_2576"/>
      </w:sdtPr>
      <w:sdtContent>
        <w:p w:rsidR="00000000" w:rsidDel="00000000" w:rsidP="00000000" w:rsidRDefault="00000000" w:rsidRPr="00000000" w14:paraId="0000025E">
          <w:pPr>
            <w:numPr>
              <w:ilvl w:val="1"/>
              <w:numId w:val="5"/>
            </w:numPr>
            <w:ind w:left="502" w:hanging="360"/>
            <w:rPr>
              <w:ins w:author="Rossi Rossi" w:id="69" w:date="2026-09-22T06:56:59Z"/>
              <w:del w:author="udhaya kumar" w:id="6" w:date="2026-09-24T06:40:29Z"/>
            </w:rPr>
          </w:pPr>
          <w:sdt>
            <w:sdtPr>
              <w:id w:val="-1290085970"/>
              <w:tag w:val="goog_rdk_2573"/>
            </w:sdtPr>
            <w:sdtContent>
              <w:ins w:author="Rossi Rossi" w:id="69" w:date="2026-09-22T06:56:59Z">
                <w:sdt>
                  <w:sdtPr>
                    <w:id w:val="-15849875"/>
                    <w:tag w:val="goog_rdk_2574"/>
                  </w:sdtPr>
                  <w:sdtContent>
                    <w:del w:author="udhaya kumar" w:id="6" w:date="2026-09-24T06:40:29Z"/>
                  </w:sdtContent>
                </w:sdt>
              </w:ins>
              <w:sdt>
                <w:sdtPr>
                  <w:id w:val="1083467277"/>
                  <w:tag w:val="goog_rdk_257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69" w:date="2026-09-22T06:56:59Z">
                <w:del w:author="udhaya kumar" w:id="6" w:date="2026-09-24T06:40:29Z"/>
              </w:ins>
            </w:sdtContent>
          </w:sdt>
        </w:p>
      </w:sdtContent>
    </w:sdt>
    <w:sdt>
      <w:sdtPr>
        <w:id w:val="-1423065056"/>
        <w:tag w:val="goog_rdk_2580"/>
      </w:sdtPr>
      <w:sdtContent>
        <w:p w:rsidR="00000000" w:rsidDel="00000000" w:rsidP="00000000" w:rsidRDefault="00000000" w:rsidRPr="00000000" w14:paraId="0000025F">
          <w:pPr>
            <w:numPr>
              <w:ilvl w:val="1"/>
              <w:numId w:val="5"/>
            </w:numPr>
            <w:ind w:left="502" w:hanging="360"/>
            <w:rPr>
              <w:ins w:author="Rossi Rossi" w:id="69" w:date="2026-09-22T06:56:59Z"/>
              <w:del w:author="udhaya kumar" w:id="6" w:date="2026-09-24T06:40:29Z"/>
            </w:rPr>
          </w:pPr>
          <w:sdt>
            <w:sdtPr>
              <w:id w:val="629352124"/>
              <w:tag w:val="goog_rdk_2577"/>
            </w:sdtPr>
            <w:sdtContent>
              <w:ins w:author="Rossi Rossi" w:id="69" w:date="2026-09-22T06:56:59Z">
                <w:sdt>
                  <w:sdtPr>
                    <w:id w:val="821178198"/>
                    <w:tag w:val="goog_rdk_2578"/>
                  </w:sdtPr>
                  <w:sdtContent>
                    <w:del w:author="udhaya kumar" w:id="6" w:date="2026-09-24T06:40:29Z"/>
                  </w:sdtContent>
                </w:sdt>
              </w:ins>
              <w:sdt>
                <w:sdtPr>
                  <w:id w:val="-498936526"/>
                  <w:tag w:val="goog_rdk_257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01179910"/>
        <w:tag w:val="goog_rdk_2584"/>
      </w:sdtPr>
      <w:sdtContent>
        <w:p w:rsidR="00000000" w:rsidDel="00000000" w:rsidP="00000000" w:rsidRDefault="00000000" w:rsidRPr="00000000" w14:paraId="00000260">
          <w:pPr>
            <w:numPr>
              <w:ilvl w:val="1"/>
              <w:numId w:val="5"/>
            </w:numPr>
            <w:ind w:left="502" w:hanging="360"/>
            <w:rPr>
              <w:ins w:author="Rossi Rossi" w:id="69" w:date="2026-09-22T06:56:59Z"/>
              <w:del w:author="udhaya kumar" w:id="6" w:date="2026-09-24T06:40:29Z"/>
            </w:rPr>
          </w:pPr>
          <w:sdt>
            <w:sdtPr>
              <w:id w:val="73870470"/>
              <w:tag w:val="goog_rdk_2581"/>
            </w:sdtPr>
            <w:sdtContent>
              <w:ins w:author="Rossi Rossi" w:id="69" w:date="2026-09-22T06:56:59Z">
                <w:sdt>
                  <w:sdtPr>
                    <w:id w:val="-497009523"/>
                    <w:tag w:val="goog_rdk_2582"/>
                  </w:sdtPr>
                  <w:sdtContent>
                    <w:del w:author="udhaya kumar" w:id="6" w:date="2026-09-24T06:40:29Z"/>
                  </w:sdtContent>
                </w:sdt>
              </w:ins>
              <w:sdt>
                <w:sdtPr>
                  <w:id w:val="-923222702"/>
                  <w:tag w:val="goog_rdk_258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69" w:date="2026-09-22T06:56:59Z">
                <w:del w:author="udhaya kumar" w:id="6" w:date="2026-09-24T06:40:29Z"/>
              </w:ins>
            </w:sdtContent>
          </w:sdt>
        </w:p>
      </w:sdtContent>
    </w:sdt>
    <w:sdt>
      <w:sdtPr>
        <w:id w:val="-1542339327"/>
        <w:tag w:val="goog_rdk_2588"/>
      </w:sdtPr>
      <w:sdtContent>
        <w:p w:rsidR="00000000" w:rsidDel="00000000" w:rsidP="00000000" w:rsidRDefault="00000000" w:rsidRPr="00000000" w14:paraId="00000261">
          <w:pPr>
            <w:numPr>
              <w:ilvl w:val="1"/>
              <w:numId w:val="5"/>
            </w:numPr>
            <w:ind w:left="502" w:hanging="360"/>
            <w:rPr>
              <w:ins w:author="Rossi Rossi" w:id="69" w:date="2026-09-22T06:56:59Z"/>
              <w:del w:author="udhaya kumar" w:id="6" w:date="2026-09-24T06:40:29Z"/>
            </w:rPr>
          </w:pPr>
          <w:sdt>
            <w:sdtPr>
              <w:id w:val="-202573259"/>
              <w:tag w:val="goog_rdk_2585"/>
            </w:sdtPr>
            <w:sdtContent>
              <w:ins w:author="Rossi Rossi" w:id="69" w:date="2026-09-22T06:56:59Z">
                <w:sdt>
                  <w:sdtPr>
                    <w:id w:val="-832667573"/>
                    <w:tag w:val="goog_rdk_2586"/>
                  </w:sdtPr>
                  <w:sdtContent>
                    <w:del w:author="udhaya kumar" w:id="6" w:date="2026-09-24T06:40:29Z"/>
                  </w:sdtContent>
                </w:sdt>
              </w:ins>
              <w:sdt>
                <w:sdtPr>
                  <w:id w:val="-1341916054"/>
                  <w:tag w:val="goog_rdk_258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69" w:date="2026-09-22T06:56:59Z">
                <w:del w:author="udhaya kumar" w:id="6" w:date="2026-09-24T06:40:29Z"/>
              </w:ins>
            </w:sdtContent>
          </w:sdt>
        </w:p>
      </w:sdtContent>
    </w:sdt>
    <w:sdt>
      <w:sdtPr>
        <w:id w:val="-223134696"/>
        <w:tag w:val="goog_rdk_2592"/>
      </w:sdtPr>
      <w:sdtContent>
        <w:p w:rsidR="00000000" w:rsidDel="00000000" w:rsidP="00000000" w:rsidRDefault="00000000" w:rsidRPr="00000000" w14:paraId="00000262">
          <w:pPr>
            <w:numPr>
              <w:ilvl w:val="1"/>
              <w:numId w:val="5"/>
            </w:numPr>
            <w:ind w:left="502" w:hanging="360"/>
            <w:rPr>
              <w:ins w:author="Rossi Rossi" w:id="69" w:date="2026-09-22T06:56:59Z"/>
              <w:del w:author="udhaya kumar" w:id="6" w:date="2026-09-24T06:40:29Z"/>
            </w:rPr>
          </w:pPr>
          <w:sdt>
            <w:sdtPr>
              <w:id w:val="1390145749"/>
              <w:tag w:val="goog_rdk_2589"/>
            </w:sdtPr>
            <w:sdtContent>
              <w:ins w:author="Rossi Rossi" w:id="69" w:date="2026-09-22T06:56:59Z">
                <w:sdt>
                  <w:sdtPr>
                    <w:id w:val="2046187493"/>
                    <w:tag w:val="goog_rdk_2590"/>
                  </w:sdtPr>
                  <w:sdtContent>
                    <w:del w:author="udhaya kumar" w:id="6" w:date="2026-09-24T06:40:29Z"/>
                  </w:sdtContent>
                </w:sdt>
              </w:ins>
              <w:sdt>
                <w:sdtPr>
                  <w:id w:val="-335259027"/>
                  <w:tag w:val="goog_rdk_259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594486941"/>
        <w:tag w:val="goog_rdk_2596"/>
      </w:sdtPr>
      <w:sdtContent>
        <w:p w:rsidR="00000000" w:rsidDel="00000000" w:rsidP="00000000" w:rsidRDefault="00000000" w:rsidRPr="00000000" w14:paraId="00000263">
          <w:pPr>
            <w:numPr>
              <w:ilvl w:val="1"/>
              <w:numId w:val="5"/>
            </w:numPr>
            <w:ind w:left="502" w:hanging="360"/>
            <w:rPr>
              <w:ins w:author="Rossi Rossi" w:id="69" w:date="2026-09-22T06:56:59Z"/>
              <w:del w:author="udhaya kumar" w:id="6" w:date="2026-09-24T06:40:29Z"/>
            </w:rPr>
          </w:pPr>
          <w:sdt>
            <w:sdtPr>
              <w:id w:val="-303770732"/>
              <w:tag w:val="goog_rdk_2593"/>
            </w:sdtPr>
            <w:sdtContent>
              <w:ins w:author="Rossi Rossi" w:id="69" w:date="2026-09-22T06:56:59Z">
                <w:sdt>
                  <w:sdtPr>
                    <w:id w:val="701230021"/>
                    <w:tag w:val="goog_rdk_2594"/>
                  </w:sdtPr>
                  <w:sdtContent>
                    <w:del w:author="udhaya kumar" w:id="6" w:date="2026-09-24T06:40:29Z"/>
                  </w:sdtContent>
                </w:sdt>
              </w:ins>
              <w:sdt>
                <w:sdtPr>
                  <w:id w:val="1122183105"/>
                  <w:tag w:val="goog_rdk_259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Python</w:delText>
                      </w:r>
                    </w:del>
                  </w:ins>
                </w:sdtContent>
              </w:sdt>
              <w:ins w:author="Rossi Rossi" w:id="69" w:date="2026-09-22T06:56:59Z">
                <w:del w:author="udhaya kumar" w:id="6" w:date="2026-09-24T06:40:29Z"/>
              </w:ins>
            </w:sdtContent>
          </w:sdt>
        </w:p>
      </w:sdtContent>
    </w:sdt>
    <w:sdt>
      <w:sdtPr>
        <w:id w:val="56832653"/>
        <w:tag w:val="goog_rdk_2600"/>
      </w:sdtPr>
      <w:sdtContent>
        <w:p w:rsidR="00000000" w:rsidDel="00000000" w:rsidP="00000000" w:rsidRDefault="00000000" w:rsidRPr="00000000" w14:paraId="00000264">
          <w:pPr>
            <w:numPr>
              <w:ilvl w:val="1"/>
              <w:numId w:val="5"/>
            </w:numPr>
            <w:ind w:left="502" w:hanging="360"/>
            <w:rPr>
              <w:ins w:author="Rossi Rossi" w:id="69" w:date="2026-09-22T06:56:59Z"/>
              <w:del w:author="udhaya kumar" w:id="6" w:date="2026-09-24T06:40:29Z"/>
            </w:rPr>
          </w:pPr>
          <w:sdt>
            <w:sdtPr>
              <w:id w:val="-2143147441"/>
              <w:tag w:val="goog_rdk_2597"/>
            </w:sdtPr>
            <w:sdtContent>
              <w:ins w:author="Rossi Rossi" w:id="69" w:date="2026-09-22T06:56:59Z">
                <w:sdt>
                  <w:sdtPr>
                    <w:id w:val="-598756978"/>
                    <w:tag w:val="goog_rdk_2598"/>
                  </w:sdtPr>
                  <w:sdtContent>
                    <w:del w:author="udhaya kumar" w:id="6" w:date="2026-09-24T06:40:29Z"/>
                  </w:sdtContent>
                </w:sdt>
              </w:ins>
              <w:sdt>
                <w:sdtPr>
                  <w:id w:val="-1045801078"/>
                  <w:tag w:val="goog_rdk_259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93085793"/>
        <w:tag w:val="goog_rdk_2604"/>
      </w:sdtPr>
      <w:sdtContent>
        <w:p w:rsidR="00000000" w:rsidDel="00000000" w:rsidP="00000000" w:rsidRDefault="00000000" w:rsidRPr="00000000" w14:paraId="00000265">
          <w:pPr>
            <w:numPr>
              <w:ilvl w:val="1"/>
              <w:numId w:val="5"/>
            </w:numPr>
            <w:ind w:left="502" w:hanging="360"/>
            <w:rPr>
              <w:ins w:author="Rossi Rossi" w:id="69" w:date="2026-09-22T06:56:59Z"/>
              <w:del w:author="udhaya kumar" w:id="6" w:date="2026-09-24T06:40:29Z"/>
            </w:rPr>
          </w:pPr>
          <w:sdt>
            <w:sdtPr>
              <w:id w:val="643115035"/>
              <w:tag w:val="goog_rdk_2601"/>
            </w:sdtPr>
            <w:sdtContent>
              <w:ins w:author="Rossi Rossi" w:id="69" w:date="2026-09-22T06:56:59Z">
                <w:sdt>
                  <w:sdtPr>
                    <w:id w:val="966252582"/>
                    <w:tag w:val="goog_rdk_2602"/>
                  </w:sdtPr>
                  <w:sdtContent>
                    <w:del w:author="udhaya kumar" w:id="6" w:date="2026-09-24T06:40:29Z"/>
                  </w:sdtContent>
                </w:sdt>
              </w:ins>
              <w:sdt>
                <w:sdtPr>
                  <w:id w:val="2071329805"/>
                  <w:tag w:val="goog_rdk_260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from google import genai</w:delText>
                      </w:r>
                    </w:del>
                  </w:ins>
                </w:sdtContent>
              </w:sdt>
              <w:ins w:author="Rossi Rossi" w:id="69" w:date="2026-09-22T06:56:59Z">
                <w:del w:author="udhaya kumar" w:id="6" w:date="2026-09-24T06:40:29Z"/>
              </w:ins>
            </w:sdtContent>
          </w:sdt>
        </w:p>
      </w:sdtContent>
    </w:sdt>
    <w:sdt>
      <w:sdtPr>
        <w:id w:val="1190677822"/>
        <w:tag w:val="goog_rdk_2608"/>
      </w:sdtPr>
      <w:sdtContent>
        <w:p w:rsidR="00000000" w:rsidDel="00000000" w:rsidP="00000000" w:rsidRDefault="00000000" w:rsidRPr="00000000" w14:paraId="00000266">
          <w:pPr>
            <w:numPr>
              <w:ilvl w:val="1"/>
              <w:numId w:val="5"/>
            </w:numPr>
            <w:ind w:left="502" w:hanging="360"/>
            <w:rPr>
              <w:ins w:author="Rossi Rossi" w:id="69" w:date="2026-09-22T06:56:59Z"/>
              <w:del w:author="udhaya kumar" w:id="6" w:date="2026-09-24T06:40:29Z"/>
            </w:rPr>
          </w:pPr>
          <w:sdt>
            <w:sdtPr>
              <w:id w:val="-915701817"/>
              <w:tag w:val="goog_rdk_2605"/>
            </w:sdtPr>
            <w:sdtContent>
              <w:ins w:author="Rossi Rossi" w:id="69" w:date="2026-09-22T06:56:59Z">
                <w:sdt>
                  <w:sdtPr>
                    <w:id w:val="-1504580133"/>
                    <w:tag w:val="goog_rdk_2606"/>
                  </w:sdtPr>
                  <w:sdtContent>
                    <w:del w:author="udhaya kumar" w:id="6" w:date="2026-09-24T06:40:29Z"/>
                  </w:sdtContent>
                </w:sdt>
              </w:ins>
              <w:sdt>
                <w:sdtPr>
                  <w:id w:val="-1215866194"/>
                  <w:tag w:val="goog_rdk_260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808901946"/>
        <w:tag w:val="goog_rdk_2612"/>
      </w:sdtPr>
      <w:sdtContent>
        <w:p w:rsidR="00000000" w:rsidDel="00000000" w:rsidP="00000000" w:rsidRDefault="00000000" w:rsidRPr="00000000" w14:paraId="00000267">
          <w:pPr>
            <w:numPr>
              <w:ilvl w:val="1"/>
              <w:numId w:val="5"/>
            </w:numPr>
            <w:ind w:left="502" w:hanging="360"/>
            <w:rPr>
              <w:ins w:author="Rossi Rossi" w:id="69" w:date="2026-09-22T06:56:59Z"/>
              <w:del w:author="udhaya kumar" w:id="6" w:date="2026-09-24T06:40:29Z"/>
            </w:rPr>
          </w:pPr>
          <w:sdt>
            <w:sdtPr>
              <w:id w:val="-1678847054"/>
              <w:tag w:val="goog_rdk_2609"/>
            </w:sdtPr>
            <w:sdtContent>
              <w:ins w:author="Rossi Rossi" w:id="69" w:date="2026-09-22T06:56:59Z">
                <w:sdt>
                  <w:sdtPr>
                    <w:id w:val="168511825"/>
                    <w:tag w:val="goog_rdk_2610"/>
                  </w:sdtPr>
                  <w:sdtContent>
                    <w:del w:author="udhaya kumar" w:id="6" w:date="2026-09-24T06:40:29Z"/>
                  </w:sdtContent>
                </w:sdt>
              </w:ins>
              <w:sdt>
                <w:sdtPr>
                  <w:id w:val="-1449592569"/>
                  <w:tag w:val="goog_rdk_261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client = genai.Client(api_key="YOUR_API_KEY")</w:delText>
                      </w:r>
                    </w:del>
                  </w:ins>
                </w:sdtContent>
              </w:sdt>
              <w:ins w:author="Rossi Rossi" w:id="69" w:date="2026-09-22T06:56:59Z">
                <w:del w:author="udhaya kumar" w:id="6" w:date="2026-09-24T06:40:29Z"/>
              </w:ins>
            </w:sdtContent>
          </w:sdt>
        </w:p>
      </w:sdtContent>
    </w:sdt>
    <w:sdt>
      <w:sdtPr>
        <w:id w:val="1080610830"/>
        <w:tag w:val="goog_rdk_2616"/>
      </w:sdtPr>
      <w:sdtContent>
        <w:p w:rsidR="00000000" w:rsidDel="00000000" w:rsidP="00000000" w:rsidRDefault="00000000" w:rsidRPr="00000000" w14:paraId="00000268">
          <w:pPr>
            <w:numPr>
              <w:ilvl w:val="1"/>
              <w:numId w:val="5"/>
            </w:numPr>
            <w:ind w:left="502" w:hanging="360"/>
            <w:rPr>
              <w:ins w:author="Rossi Rossi" w:id="69" w:date="2026-09-22T06:56:59Z"/>
              <w:del w:author="udhaya kumar" w:id="6" w:date="2026-09-24T06:40:29Z"/>
            </w:rPr>
          </w:pPr>
          <w:sdt>
            <w:sdtPr>
              <w:id w:val="1159637137"/>
              <w:tag w:val="goog_rdk_2613"/>
            </w:sdtPr>
            <w:sdtContent>
              <w:ins w:author="Rossi Rossi" w:id="69" w:date="2026-09-22T06:56:59Z">
                <w:sdt>
                  <w:sdtPr>
                    <w:id w:val="1451820165"/>
                    <w:tag w:val="goog_rdk_2614"/>
                  </w:sdtPr>
                  <w:sdtContent>
                    <w:del w:author="udhaya kumar" w:id="6" w:date="2026-09-24T06:40:29Z"/>
                  </w:sdtContent>
                </w:sdt>
              </w:ins>
              <w:sdt>
                <w:sdtPr>
                  <w:id w:val="221731260"/>
                  <w:tag w:val="goog_rdk_261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417048819"/>
        <w:tag w:val="goog_rdk_2620"/>
      </w:sdtPr>
      <w:sdtContent>
        <w:p w:rsidR="00000000" w:rsidDel="00000000" w:rsidP="00000000" w:rsidRDefault="00000000" w:rsidRPr="00000000" w14:paraId="00000269">
          <w:pPr>
            <w:numPr>
              <w:ilvl w:val="1"/>
              <w:numId w:val="5"/>
            </w:numPr>
            <w:ind w:left="502" w:hanging="360"/>
            <w:rPr>
              <w:ins w:author="Rossi Rossi" w:id="69" w:date="2026-09-22T06:56:59Z"/>
              <w:del w:author="udhaya kumar" w:id="6" w:date="2026-09-24T06:40:29Z"/>
            </w:rPr>
          </w:pPr>
          <w:sdt>
            <w:sdtPr>
              <w:id w:val="-1855844449"/>
              <w:tag w:val="goog_rdk_2617"/>
            </w:sdtPr>
            <w:sdtContent>
              <w:ins w:author="Rossi Rossi" w:id="69" w:date="2026-09-22T06:56:59Z">
                <w:sdt>
                  <w:sdtPr>
                    <w:id w:val="911118837"/>
                    <w:tag w:val="goog_rdk_2618"/>
                  </w:sdtPr>
                  <w:sdtContent>
                    <w:del w:author="udhaya kumar" w:id="6" w:date="2026-09-24T06:40:29Z"/>
                  </w:sdtContent>
                </w:sdt>
              </w:ins>
              <w:sdt>
                <w:sdtPr>
                  <w:id w:val="1028802730"/>
                  <w:tag w:val="goog_rdk_261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69" w:date="2026-09-22T06:56:59Z">
                <w:del w:author="udhaya kumar" w:id="6" w:date="2026-09-24T06:40:29Z"/>
              </w:ins>
            </w:sdtContent>
          </w:sdt>
        </w:p>
      </w:sdtContent>
    </w:sdt>
    <w:sdt>
      <w:sdtPr>
        <w:id w:val="-1206053473"/>
        <w:tag w:val="goog_rdk_2624"/>
      </w:sdtPr>
      <w:sdtContent>
        <w:p w:rsidR="00000000" w:rsidDel="00000000" w:rsidP="00000000" w:rsidRDefault="00000000" w:rsidRPr="00000000" w14:paraId="0000026A">
          <w:pPr>
            <w:numPr>
              <w:ilvl w:val="1"/>
              <w:numId w:val="5"/>
            </w:numPr>
            <w:ind w:left="502" w:hanging="360"/>
            <w:rPr>
              <w:ins w:author="Rossi Rossi" w:id="69" w:date="2026-09-22T06:56:59Z"/>
              <w:del w:author="udhaya kumar" w:id="6" w:date="2026-09-24T06:40:29Z"/>
            </w:rPr>
          </w:pPr>
          <w:sdt>
            <w:sdtPr>
              <w:id w:val="-1032427153"/>
              <w:tag w:val="goog_rdk_2621"/>
            </w:sdtPr>
            <w:sdtContent>
              <w:ins w:author="Rossi Rossi" w:id="69" w:date="2026-09-22T06:56:59Z">
                <w:sdt>
                  <w:sdtPr>
                    <w:id w:val="1208236806"/>
                    <w:tag w:val="goog_rdk_2622"/>
                  </w:sdtPr>
                  <w:sdtContent>
                    <w:del w:author="udhaya kumar" w:id="6" w:date="2026-09-24T06:40:29Z"/>
                  </w:sdtContent>
                </w:sdt>
              </w:ins>
              <w:sdt>
                <w:sdtPr>
                  <w:id w:val="-357109586"/>
                  <w:tag w:val="goog_rdk_26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model="gemini-3.8-flash",</w:delText>
                      </w:r>
                    </w:del>
                  </w:ins>
                </w:sdtContent>
              </w:sdt>
              <w:ins w:author="Rossi Rossi" w:id="69" w:date="2026-09-22T06:56:59Z">
                <w:del w:author="udhaya kumar" w:id="6" w:date="2026-09-24T06:40:29Z"/>
              </w:ins>
            </w:sdtContent>
          </w:sdt>
        </w:p>
      </w:sdtContent>
    </w:sdt>
    <w:sdt>
      <w:sdtPr>
        <w:id w:val="-210165235"/>
        <w:tag w:val="goog_rdk_2628"/>
      </w:sdtPr>
      <w:sdtContent>
        <w:p w:rsidR="00000000" w:rsidDel="00000000" w:rsidP="00000000" w:rsidRDefault="00000000" w:rsidRPr="00000000" w14:paraId="0000026B">
          <w:pPr>
            <w:numPr>
              <w:ilvl w:val="1"/>
              <w:numId w:val="5"/>
            </w:numPr>
            <w:ind w:left="502" w:hanging="360"/>
            <w:rPr>
              <w:ins w:author="Rossi Rossi" w:id="69" w:date="2026-09-22T06:56:59Z"/>
              <w:del w:author="udhaya kumar" w:id="6" w:date="2026-09-24T06:40:29Z"/>
            </w:rPr>
          </w:pPr>
          <w:sdt>
            <w:sdtPr>
              <w:id w:val="-1081804841"/>
              <w:tag w:val="goog_rdk_2625"/>
            </w:sdtPr>
            <w:sdtContent>
              <w:ins w:author="Rossi Rossi" w:id="69" w:date="2026-09-22T06:56:59Z">
                <w:sdt>
                  <w:sdtPr>
                    <w:id w:val="191697976"/>
                    <w:tag w:val="goog_rdk_2626"/>
                  </w:sdtPr>
                  <w:sdtContent>
                    <w:del w:author="udhaya kumar" w:id="6" w:date="2026-09-24T06:40:29Z"/>
                  </w:sdtContent>
                </w:sdt>
              </w:ins>
              <w:sdt>
                <w:sdtPr>
                  <w:id w:val="-655680908"/>
                  <w:tag w:val="goog_rdk_262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69" w:date="2026-09-22T06:56:59Z">
                <w:del w:author="udhaya kumar" w:id="6" w:date="2026-09-24T06:40:29Z"/>
              </w:ins>
            </w:sdtContent>
          </w:sdt>
        </w:p>
      </w:sdtContent>
    </w:sdt>
    <w:sdt>
      <w:sdtPr>
        <w:id w:val="1682392810"/>
        <w:tag w:val="goog_rdk_2632"/>
      </w:sdtPr>
      <w:sdtContent>
        <w:p w:rsidR="00000000" w:rsidDel="00000000" w:rsidP="00000000" w:rsidRDefault="00000000" w:rsidRPr="00000000" w14:paraId="0000026C">
          <w:pPr>
            <w:numPr>
              <w:ilvl w:val="1"/>
              <w:numId w:val="5"/>
            </w:numPr>
            <w:ind w:left="502" w:hanging="360"/>
            <w:rPr>
              <w:ins w:author="Rossi Rossi" w:id="69" w:date="2026-09-22T06:56:59Z"/>
              <w:del w:author="udhaya kumar" w:id="6" w:date="2026-09-24T06:40:29Z"/>
            </w:rPr>
          </w:pPr>
          <w:sdt>
            <w:sdtPr>
              <w:id w:val="-491183544"/>
              <w:tag w:val="goog_rdk_2629"/>
            </w:sdtPr>
            <w:sdtContent>
              <w:ins w:author="Rossi Rossi" w:id="69" w:date="2026-09-22T06:56:59Z">
                <w:sdt>
                  <w:sdtPr>
                    <w:id w:val="-951702109"/>
                    <w:tag w:val="goog_rdk_2630"/>
                  </w:sdtPr>
                  <w:sdtContent>
                    <w:del w:author="udhaya kumar" w:id="6" w:date="2026-09-24T06:40:29Z"/>
                  </w:sdtContent>
                </w:sdt>
              </w:ins>
              <w:sdt>
                <w:sdtPr>
                  <w:id w:val="-415873176"/>
                  <w:tag w:val="goog_rdk_26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delText>
                      </w:r>
                    </w:del>
                  </w:ins>
                </w:sdtContent>
              </w:sdt>
              <w:ins w:author="Rossi Rossi" w:id="69" w:date="2026-09-22T06:56:59Z">
                <w:del w:author="udhaya kumar" w:id="6" w:date="2026-09-24T06:40:29Z"/>
              </w:ins>
            </w:sdtContent>
          </w:sdt>
        </w:p>
      </w:sdtContent>
    </w:sdt>
    <w:sdt>
      <w:sdtPr>
        <w:id w:val="-1968854068"/>
        <w:tag w:val="goog_rdk_2636"/>
      </w:sdtPr>
      <w:sdtContent>
        <w:p w:rsidR="00000000" w:rsidDel="00000000" w:rsidP="00000000" w:rsidRDefault="00000000" w:rsidRPr="00000000" w14:paraId="0000026D">
          <w:pPr>
            <w:numPr>
              <w:ilvl w:val="1"/>
              <w:numId w:val="5"/>
            </w:numPr>
            <w:ind w:left="502" w:hanging="360"/>
            <w:rPr>
              <w:ins w:author="Rossi Rossi" w:id="69" w:date="2026-09-22T06:56:59Z"/>
              <w:del w:author="udhaya kumar" w:id="6" w:date="2026-09-24T06:40:29Z"/>
            </w:rPr>
          </w:pPr>
          <w:sdt>
            <w:sdtPr>
              <w:id w:val="1586339887"/>
              <w:tag w:val="goog_rdk_2633"/>
            </w:sdtPr>
            <w:sdtContent>
              <w:ins w:author="Rossi Rossi" w:id="69" w:date="2026-09-22T06:56:59Z">
                <w:sdt>
                  <w:sdtPr>
                    <w:id w:val="-1510009716"/>
                    <w:tag w:val="goog_rdk_2634"/>
                  </w:sdtPr>
                  <w:sdtContent>
                    <w:del w:author="udhaya kumar" w:id="6" w:date="2026-09-24T06:40:29Z"/>
                  </w:sdtContent>
                </w:sdt>
              </w:ins>
              <w:sdt>
                <w:sdtPr>
                  <w:id w:val="-1379560651"/>
                  <w:tag w:val="goog_rdk_263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print(interaction.output_text)</w:delText>
                      </w:r>
                    </w:del>
                  </w:ins>
                </w:sdtContent>
              </w:sdt>
              <w:ins w:author="Rossi Rossi" w:id="69" w:date="2026-09-22T06:56:59Z">
                <w:del w:author="udhaya kumar" w:id="6" w:date="2026-09-24T06:40:29Z"/>
              </w:ins>
            </w:sdtContent>
          </w:sdt>
        </w:p>
      </w:sdtContent>
    </w:sdt>
    <w:sdt>
      <w:sdtPr>
        <w:id w:val="35006103"/>
        <w:tag w:val="goog_rdk_2640"/>
      </w:sdtPr>
      <w:sdtContent>
        <w:p w:rsidR="00000000" w:rsidDel="00000000" w:rsidP="00000000" w:rsidRDefault="00000000" w:rsidRPr="00000000" w14:paraId="0000026E">
          <w:pPr>
            <w:numPr>
              <w:ilvl w:val="1"/>
              <w:numId w:val="5"/>
            </w:numPr>
            <w:ind w:left="502" w:hanging="360"/>
            <w:rPr>
              <w:ins w:author="Rossi Rossi" w:id="69" w:date="2026-09-22T06:56:59Z"/>
              <w:del w:author="udhaya kumar" w:id="6" w:date="2026-09-24T06:40:29Z"/>
            </w:rPr>
          </w:pPr>
          <w:sdt>
            <w:sdtPr>
              <w:id w:val="-1024529327"/>
              <w:tag w:val="goog_rdk_2637"/>
            </w:sdtPr>
            <w:sdtContent>
              <w:ins w:author="Rossi Rossi" w:id="69" w:date="2026-09-22T06:56:59Z">
                <w:sdt>
                  <w:sdtPr>
                    <w:id w:val="-1912739635"/>
                    <w:tag w:val="goog_rdk_2638"/>
                  </w:sdtPr>
                  <w:sdtContent>
                    <w:del w:author="udhaya kumar" w:id="6" w:date="2026-09-24T06:40:29Z"/>
                  </w:sdtContent>
                </w:sdt>
              </w:ins>
              <w:sdt>
                <w:sdtPr>
                  <w:id w:val="-1828485523"/>
                  <w:tag w:val="goog_rdk_263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668877306"/>
        <w:tag w:val="goog_rdk_2644"/>
      </w:sdtPr>
      <w:sdtContent>
        <w:p w:rsidR="00000000" w:rsidDel="00000000" w:rsidP="00000000" w:rsidRDefault="00000000" w:rsidRPr="00000000" w14:paraId="0000026F">
          <w:pPr>
            <w:numPr>
              <w:ilvl w:val="1"/>
              <w:numId w:val="5"/>
            </w:numPr>
            <w:ind w:left="502" w:hanging="360"/>
            <w:rPr>
              <w:ins w:author="Rossi Rossi" w:id="69" w:date="2026-09-22T06:56:59Z"/>
              <w:del w:author="udhaya kumar" w:id="6" w:date="2026-09-24T06:40:29Z"/>
            </w:rPr>
          </w:pPr>
          <w:sdt>
            <w:sdtPr>
              <w:id w:val="130398635"/>
              <w:tag w:val="goog_rdk_2641"/>
            </w:sdtPr>
            <w:sdtContent>
              <w:ins w:author="Rossi Rossi" w:id="69" w:date="2026-09-22T06:56:59Z">
                <w:sdt>
                  <w:sdtPr>
                    <w:id w:val="-1722836370"/>
                    <w:tag w:val="goog_rdk_2642"/>
                  </w:sdtPr>
                  <w:sdtContent>
                    <w:del w:author="udhaya kumar" w:id="6" w:date="2026-09-24T06:40:29Z"/>
                  </w:sdtContent>
                </w:sdt>
              </w:ins>
              <w:sdt>
                <w:sdtPr>
                  <w:id w:val="364202243"/>
                  <w:tag w:val="goog_rdk_264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JavaScript</w:delText>
                      </w:r>
                    </w:del>
                  </w:ins>
                </w:sdtContent>
              </w:sdt>
              <w:ins w:author="Rossi Rossi" w:id="69" w:date="2026-09-22T06:56:59Z">
                <w:del w:author="udhaya kumar" w:id="6" w:date="2026-09-24T06:40:29Z"/>
              </w:ins>
            </w:sdtContent>
          </w:sdt>
        </w:p>
      </w:sdtContent>
    </w:sdt>
    <w:sdt>
      <w:sdtPr>
        <w:id w:val="-1082594992"/>
        <w:tag w:val="goog_rdk_2648"/>
      </w:sdtPr>
      <w:sdtContent>
        <w:p w:rsidR="00000000" w:rsidDel="00000000" w:rsidP="00000000" w:rsidRDefault="00000000" w:rsidRPr="00000000" w14:paraId="00000270">
          <w:pPr>
            <w:numPr>
              <w:ilvl w:val="1"/>
              <w:numId w:val="5"/>
            </w:numPr>
            <w:ind w:left="502" w:hanging="360"/>
            <w:rPr>
              <w:ins w:author="Rossi Rossi" w:id="69" w:date="2026-09-22T06:56:59Z"/>
              <w:del w:author="udhaya kumar" w:id="6" w:date="2026-09-24T06:40:29Z"/>
            </w:rPr>
          </w:pPr>
          <w:sdt>
            <w:sdtPr>
              <w:id w:val="1505511057"/>
              <w:tag w:val="goog_rdk_2645"/>
            </w:sdtPr>
            <w:sdtContent>
              <w:ins w:author="Rossi Rossi" w:id="69" w:date="2026-09-22T06:56:59Z">
                <w:sdt>
                  <w:sdtPr>
                    <w:id w:val="-595651794"/>
                    <w:tag w:val="goog_rdk_2646"/>
                  </w:sdtPr>
                  <w:sdtContent>
                    <w:del w:author="udhaya kumar" w:id="6" w:date="2026-09-24T06:40:29Z"/>
                  </w:sdtContent>
                </w:sdt>
              </w:ins>
              <w:sdt>
                <w:sdtPr>
                  <w:id w:val="728948001"/>
                  <w:tag w:val="goog_rdk_264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47156441"/>
        <w:tag w:val="goog_rdk_2652"/>
      </w:sdtPr>
      <w:sdtContent>
        <w:p w:rsidR="00000000" w:rsidDel="00000000" w:rsidP="00000000" w:rsidRDefault="00000000" w:rsidRPr="00000000" w14:paraId="00000271">
          <w:pPr>
            <w:numPr>
              <w:ilvl w:val="1"/>
              <w:numId w:val="5"/>
            </w:numPr>
            <w:ind w:left="502" w:hanging="360"/>
            <w:rPr>
              <w:ins w:author="Rossi Rossi" w:id="69" w:date="2026-09-22T06:56:59Z"/>
              <w:del w:author="udhaya kumar" w:id="6" w:date="2026-09-24T06:40:29Z"/>
            </w:rPr>
          </w:pPr>
          <w:sdt>
            <w:sdtPr>
              <w:id w:val="1297991902"/>
              <w:tag w:val="goog_rdk_2649"/>
            </w:sdtPr>
            <w:sdtContent>
              <w:ins w:author="Rossi Rossi" w:id="69" w:date="2026-09-22T06:56:59Z">
                <w:sdt>
                  <w:sdtPr>
                    <w:id w:val="-2062261923"/>
                    <w:tag w:val="goog_rdk_2650"/>
                  </w:sdtPr>
                  <w:sdtContent>
                    <w:del w:author="udhaya kumar" w:id="6" w:date="2026-09-24T06:40:29Z"/>
                  </w:sdtContent>
                </w:sdt>
              </w:ins>
              <w:sdt>
                <w:sdtPr>
                  <w:id w:val="-1159704161"/>
                  <w:tag w:val="goog_rdk_265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69" w:date="2026-09-22T06:56:59Z">
                <w:del w:author="udhaya kumar" w:id="6" w:date="2026-09-24T06:40:29Z"/>
              </w:ins>
            </w:sdtContent>
          </w:sdt>
        </w:p>
      </w:sdtContent>
    </w:sdt>
    <w:sdt>
      <w:sdtPr>
        <w:id w:val="-546693089"/>
        <w:tag w:val="goog_rdk_2656"/>
      </w:sdtPr>
      <w:sdtContent>
        <w:p w:rsidR="00000000" w:rsidDel="00000000" w:rsidP="00000000" w:rsidRDefault="00000000" w:rsidRPr="00000000" w14:paraId="00000272">
          <w:pPr>
            <w:numPr>
              <w:ilvl w:val="1"/>
              <w:numId w:val="5"/>
            </w:numPr>
            <w:ind w:left="502" w:hanging="360"/>
            <w:rPr>
              <w:ins w:author="Rossi Rossi" w:id="69" w:date="2026-09-22T06:56:59Z"/>
              <w:del w:author="udhaya kumar" w:id="6" w:date="2026-09-24T06:40:29Z"/>
            </w:rPr>
          </w:pPr>
          <w:sdt>
            <w:sdtPr>
              <w:id w:val="-699968519"/>
              <w:tag w:val="goog_rdk_2653"/>
            </w:sdtPr>
            <w:sdtContent>
              <w:ins w:author="Rossi Rossi" w:id="69" w:date="2026-09-22T06:56:59Z">
                <w:sdt>
                  <w:sdtPr>
                    <w:id w:val="1781474945"/>
                    <w:tag w:val="goog_rdk_2654"/>
                  </w:sdtPr>
                  <w:sdtContent>
                    <w:del w:author="udhaya kumar" w:id="6" w:date="2026-09-24T06:40:29Z"/>
                  </w:sdtContent>
                </w:sdt>
              </w:ins>
              <w:sdt>
                <w:sdtPr>
                  <w:id w:val="199890536"/>
                  <w:tag w:val="goog_rdk_265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861588581"/>
        <w:tag w:val="goog_rdk_2660"/>
      </w:sdtPr>
      <w:sdtContent>
        <w:p w:rsidR="00000000" w:rsidDel="00000000" w:rsidP="00000000" w:rsidRDefault="00000000" w:rsidRPr="00000000" w14:paraId="00000273">
          <w:pPr>
            <w:numPr>
              <w:ilvl w:val="1"/>
              <w:numId w:val="5"/>
            </w:numPr>
            <w:ind w:left="502" w:hanging="360"/>
            <w:rPr>
              <w:ins w:author="Rossi Rossi" w:id="69" w:date="2026-09-22T06:56:59Z"/>
              <w:del w:author="udhaya kumar" w:id="6" w:date="2026-09-24T06:40:29Z"/>
            </w:rPr>
          </w:pPr>
          <w:sdt>
            <w:sdtPr>
              <w:id w:val="-1706693950"/>
              <w:tag w:val="goog_rdk_2657"/>
            </w:sdtPr>
            <w:sdtContent>
              <w:ins w:author="Rossi Rossi" w:id="69" w:date="2026-09-22T06:56:59Z">
                <w:sdt>
                  <w:sdtPr>
                    <w:id w:val="1829624870"/>
                    <w:tag w:val="goog_rdk_2658"/>
                  </w:sdtPr>
                  <w:sdtContent>
                    <w:del w:author="udhaya kumar" w:id="6" w:date="2026-09-24T06:40:29Z"/>
                  </w:sdtContent>
                </w:sdt>
              </w:ins>
              <w:sdt>
                <w:sdtPr>
                  <w:id w:val="1483661095"/>
                  <w:tag w:val="goog_rdk_26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69" w:date="2026-09-22T06:56:59Z">
                <w:del w:author="udhaya kumar" w:id="6" w:date="2026-09-24T06:40:29Z"/>
              </w:ins>
            </w:sdtContent>
          </w:sdt>
        </w:p>
      </w:sdtContent>
    </w:sdt>
    <w:sdt>
      <w:sdtPr>
        <w:id w:val="-1527271283"/>
        <w:tag w:val="goog_rdk_2664"/>
      </w:sdtPr>
      <w:sdtContent>
        <w:p w:rsidR="00000000" w:rsidDel="00000000" w:rsidP="00000000" w:rsidRDefault="00000000" w:rsidRPr="00000000" w14:paraId="00000274">
          <w:pPr>
            <w:numPr>
              <w:ilvl w:val="1"/>
              <w:numId w:val="5"/>
            </w:numPr>
            <w:ind w:left="502" w:hanging="360"/>
            <w:rPr>
              <w:ins w:author="Rossi Rossi" w:id="69" w:date="2026-09-22T06:56:59Z"/>
              <w:del w:author="udhaya kumar" w:id="6" w:date="2026-09-24T06:40:29Z"/>
            </w:rPr>
          </w:pPr>
          <w:sdt>
            <w:sdtPr>
              <w:id w:val="-852645723"/>
              <w:tag w:val="goog_rdk_2661"/>
            </w:sdtPr>
            <w:sdtContent>
              <w:ins w:author="Rossi Rossi" w:id="69" w:date="2026-09-22T06:56:59Z">
                <w:sdt>
                  <w:sdtPr>
                    <w:id w:val="-2141341254"/>
                    <w:tag w:val="goog_rdk_2662"/>
                  </w:sdtPr>
                  <w:sdtContent>
                    <w:del w:author="udhaya kumar" w:id="6" w:date="2026-09-24T06:40:29Z"/>
                  </w:sdtContent>
                </w:sdt>
              </w:ins>
              <w:sdt>
                <w:sdtPr>
                  <w:id w:val="-1284128934"/>
                  <w:tag w:val="goog_rdk_266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50545927"/>
        <w:tag w:val="goog_rdk_2668"/>
      </w:sdtPr>
      <w:sdtContent>
        <w:p w:rsidR="00000000" w:rsidDel="00000000" w:rsidP="00000000" w:rsidRDefault="00000000" w:rsidRPr="00000000" w14:paraId="00000275">
          <w:pPr>
            <w:numPr>
              <w:ilvl w:val="1"/>
              <w:numId w:val="5"/>
            </w:numPr>
            <w:ind w:left="502" w:hanging="360"/>
            <w:rPr>
              <w:ins w:author="Rossi Rossi" w:id="69" w:date="2026-09-22T06:56:59Z"/>
              <w:del w:author="udhaya kumar" w:id="6" w:date="2026-09-24T06:40:29Z"/>
            </w:rPr>
          </w:pPr>
          <w:sdt>
            <w:sdtPr>
              <w:id w:val="2016553479"/>
              <w:tag w:val="goog_rdk_2665"/>
            </w:sdtPr>
            <w:sdtContent>
              <w:ins w:author="Rossi Rossi" w:id="69" w:date="2026-09-22T06:56:59Z">
                <w:sdt>
                  <w:sdtPr>
                    <w:id w:val="-1406843805"/>
                    <w:tag w:val="goog_rdk_2666"/>
                  </w:sdtPr>
                  <w:sdtContent>
                    <w:del w:author="udhaya kumar" w:id="6" w:date="2026-09-24T06:40:29Z"/>
                  </w:sdtContent>
                </w:sdt>
              </w:ins>
              <w:sdt>
                <w:sdtPr>
                  <w:id w:val="781151795"/>
                  <w:tag w:val="goog_rdk_266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async function main() {</w:delText>
                      </w:r>
                    </w:del>
                  </w:ins>
                </w:sdtContent>
              </w:sdt>
              <w:ins w:author="Rossi Rossi" w:id="69" w:date="2026-09-22T06:56:59Z">
                <w:del w:author="udhaya kumar" w:id="6" w:date="2026-09-24T06:40:29Z"/>
              </w:ins>
            </w:sdtContent>
          </w:sdt>
        </w:p>
      </w:sdtContent>
    </w:sdt>
    <w:sdt>
      <w:sdtPr>
        <w:id w:val="-880943151"/>
        <w:tag w:val="goog_rdk_2672"/>
      </w:sdtPr>
      <w:sdtContent>
        <w:p w:rsidR="00000000" w:rsidDel="00000000" w:rsidP="00000000" w:rsidRDefault="00000000" w:rsidRPr="00000000" w14:paraId="00000276">
          <w:pPr>
            <w:numPr>
              <w:ilvl w:val="1"/>
              <w:numId w:val="5"/>
            </w:numPr>
            <w:ind w:left="502" w:hanging="360"/>
            <w:rPr>
              <w:ins w:author="Rossi Rossi" w:id="69" w:date="2026-09-22T06:56:59Z"/>
              <w:del w:author="udhaya kumar" w:id="6" w:date="2026-09-24T06:40:29Z"/>
            </w:rPr>
          </w:pPr>
          <w:sdt>
            <w:sdtPr>
              <w:id w:val="-657414279"/>
              <w:tag w:val="goog_rdk_2669"/>
            </w:sdtPr>
            <w:sdtContent>
              <w:ins w:author="Rossi Rossi" w:id="69" w:date="2026-09-22T06:56:59Z">
                <w:sdt>
                  <w:sdtPr>
                    <w:id w:val="-985802315"/>
                    <w:tag w:val="goog_rdk_2670"/>
                  </w:sdtPr>
                  <w:sdtContent>
                    <w:del w:author="udhaya kumar" w:id="6" w:date="2026-09-24T06:40:29Z"/>
                  </w:sdtContent>
                </w:sdt>
              </w:ins>
              <w:sdt>
                <w:sdtPr>
                  <w:id w:val="1385028444"/>
                  <w:tag w:val="goog_rdk_267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69" w:date="2026-09-22T06:56:59Z">
                <w:del w:author="udhaya kumar" w:id="6" w:date="2026-09-24T06:40:29Z"/>
              </w:ins>
            </w:sdtContent>
          </w:sdt>
        </w:p>
      </w:sdtContent>
    </w:sdt>
    <w:sdt>
      <w:sdtPr>
        <w:id w:val="-627707848"/>
        <w:tag w:val="goog_rdk_2676"/>
      </w:sdtPr>
      <w:sdtContent>
        <w:p w:rsidR="00000000" w:rsidDel="00000000" w:rsidP="00000000" w:rsidRDefault="00000000" w:rsidRPr="00000000" w14:paraId="00000277">
          <w:pPr>
            <w:numPr>
              <w:ilvl w:val="1"/>
              <w:numId w:val="5"/>
            </w:numPr>
            <w:ind w:left="502" w:hanging="360"/>
            <w:rPr>
              <w:ins w:author="Rossi Rossi" w:id="69" w:date="2026-09-22T06:56:59Z"/>
              <w:del w:author="udhaya kumar" w:id="6" w:date="2026-09-24T06:40:29Z"/>
            </w:rPr>
          </w:pPr>
          <w:sdt>
            <w:sdtPr>
              <w:id w:val="-1104124556"/>
              <w:tag w:val="goog_rdk_2673"/>
            </w:sdtPr>
            <w:sdtContent>
              <w:ins w:author="Rossi Rossi" w:id="69" w:date="2026-09-22T06:56:59Z">
                <w:sdt>
                  <w:sdtPr>
                    <w:id w:val="-86066007"/>
                    <w:tag w:val="goog_rdk_2674"/>
                  </w:sdtPr>
                  <w:sdtContent>
                    <w:del w:author="udhaya kumar" w:id="6" w:date="2026-09-24T06:40:29Z"/>
                  </w:sdtContent>
                </w:sdt>
              </w:ins>
              <w:sdt>
                <w:sdtPr>
                  <w:id w:val="-1399487758"/>
                  <w:tag w:val="goog_rdk_267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model: "gemini-3.8-flash",</w:delText>
                      </w:r>
                    </w:del>
                  </w:ins>
                </w:sdtContent>
              </w:sdt>
              <w:ins w:author="Rossi Rossi" w:id="69" w:date="2026-09-22T06:56:59Z">
                <w:del w:author="udhaya kumar" w:id="6" w:date="2026-09-24T06:40:29Z"/>
              </w:ins>
            </w:sdtContent>
          </w:sdt>
        </w:p>
      </w:sdtContent>
    </w:sdt>
    <w:sdt>
      <w:sdtPr>
        <w:id w:val="617311148"/>
        <w:tag w:val="goog_rdk_2680"/>
      </w:sdtPr>
      <w:sdtContent>
        <w:p w:rsidR="00000000" w:rsidDel="00000000" w:rsidP="00000000" w:rsidRDefault="00000000" w:rsidRPr="00000000" w14:paraId="00000278">
          <w:pPr>
            <w:numPr>
              <w:ilvl w:val="1"/>
              <w:numId w:val="5"/>
            </w:numPr>
            <w:ind w:left="502" w:hanging="360"/>
            <w:rPr>
              <w:ins w:author="Rossi Rossi" w:id="69" w:date="2026-09-22T06:56:59Z"/>
              <w:del w:author="udhaya kumar" w:id="6" w:date="2026-09-24T06:40:29Z"/>
            </w:rPr>
          </w:pPr>
          <w:sdt>
            <w:sdtPr>
              <w:id w:val="-2105643120"/>
              <w:tag w:val="goog_rdk_2677"/>
            </w:sdtPr>
            <w:sdtContent>
              <w:ins w:author="Rossi Rossi" w:id="69" w:date="2026-09-22T06:56:59Z">
                <w:sdt>
                  <w:sdtPr>
                    <w:id w:val="-2030668923"/>
                    <w:tag w:val="goog_rdk_2678"/>
                  </w:sdtPr>
                  <w:sdtContent>
                    <w:del w:author="udhaya kumar" w:id="6" w:date="2026-09-24T06:40:29Z"/>
                  </w:sdtContent>
                </w:sdt>
              </w:ins>
              <w:sdt>
                <w:sdtPr>
                  <w:id w:val="-923784575"/>
                  <w:tag w:val="goog_rdk_26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69" w:date="2026-09-22T06:56:59Z">
                <w:del w:author="udhaya kumar" w:id="6" w:date="2026-09-24T06:40:29Z"/>
              </w:ins>
            </w:sdtContent>
          </w:sdt>
        </w:p>
      </w:sdtContent>
    </w:sdt>
    <w:sdt>
      <w:sdtPr>
        <w:id w:val="-388106525"/>
        <w:tag w:val="goog_rdk_2684"/>
      </w:sdtPr>
      <w:sdtContent>
        <w:p w:rsidR="00000000" w:rsidDel="00000000" w:rsidP="00000000" w:rsidRDefault="00000000" w:rsidRPr="00000000" w14:paraId="00000279">
          <w:pPr>
            <w:numPr>
              <w:ilvl w:val="1"/>
              <w:numId w:val="5"/>
            </w:numPr>
            <w:ind w:left="502" w:hanging="360"/>
            <w:rPr>
              <w:ins w:author="Rossi Rossi" w:id="69" w:date="2026-09-22T06:56:59Z"/>
              <w:del w:author="udhaya kumar" w:id="6" w:date="2026-09-24T06:40:29Z"/>
            </w:rPr>
          </w:pPr>
          <w:sdt>
            <w:sdtPr>
              <w:id w:val="1718993792"/>
              <w:tag w:val="goog_rdk_2681"/>
            </w:sdtPr>
            <w:sdtContent>
              <w:ins w:author="Rossi Rossi" w:id="69" w:date="2026-09-22T06:56:59Z">
                <w:sdt>
                  <w:sdtPr>
                    <w:id w:val="926253768"/>
                    <w:tag w:val="goog_rdk_2682"/>
                  </w:sdtPr>
                  <w:sdtContent>
                    <w:del w:author="udhaya kumar" w:id="6" w:date="2026-09-24T06:40:29Z"/>
                  </w:sdtContent>
                </w:sdt>
              </w:ins>
              <w:sdt>
                <w:sdtPr>
                  <w:id w:val="-1808206201"/>
                  <w:tag w:val="goog_rdk_268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delText>
                      </w:r>
                    </w:del>
                  </w:ins>
                </w:sdtContent>
              </w:sdt>
              <w:ins w:author="Rossi Rossi" w:id="69" w:date="2026-09-22T06:56:59Z">
                <w:del w:author="udhaya kumar" w:id="6" w:date="2026-09-24T06:40:29Z"/>
              </w:ins>
            </w:sdtContent>
          </w:sdt>
        </w:p>
      </w:sdtContent>
    </w:sdt>
    <w:sdt>
      <w:sdtPr>
        <w:id w:val="1613017756"/>
        <w:tag w:val="goog_rdk_2688"/>
      </w:sdtPr>
      <w:sdtContent>
        <w:p w:rsidR="00000000" w:rsidDel="00000000" w:rsidP="00000000" w:rsidRDefault="00000000" w:rsidRPr="00000000" w14:paraId="0000027A">
          <w:pPr>
            <w:numPr>
              <w:ilvl w:val="1"/>
              <w:numId w:val="5"/>
            </w:numPr>
            <w:ind w:left="502" w:hanging="360"/>
            <w:rPr>
              <w:ins w:author="Rossi Rossi" w:id="69" w:date="2026-09-22T06:56:59Z"/>
              <w:del w:author="udhaya kumar" w:id="6" w:date="2026-09-24T06:40:29Z"/>
            </w:rPr>
          </w:pPr>
          <w:sdt>
            <w:sdtPr>
              <w:id w:val="-767731084"/>
              <w:tag w:val="goog_rdk_2685"/>
            </w:sdtPr>
            <w:sdtContent>
              <w:ins w:author="Rossi Rossi" w:id="69" w:date="2026-09-22T06:56:59Z">
                <w:sdt>
                  <w:sdtPr>
                    <w:id w:val="-1191195105"/>
                    <w:tag w:val="goog_rdk_2686"/>
                  </w:sdtPr>
                  <w:sdtContent>
                    <w:del w:author="udhaya kumar" w:id="6" w:date="2026-09-24T06:40:29Z"/>
                  </w:sdtContent>
                </w:sdt>
              </w:ins>
              <w:sdt>
                <w:sdtPr>
                  <w:id w:val="-944373840"/>
                  <w:tag w:val="goog_rdk_268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console.log(interaction.output_text);</w:delText>
                      </w:r>
                    </w:del>
                  </w:ins>
                </w:sdtContent>
              </w:sdt>
              <w:ins w:author="Rossi Rossi" w:id="69" w:date="2026-09-22T06:56:59Z">
                <w:del w:author="udhaya kumar" w:id="6" w:date="2026-09-24T06:40:29Z"/>
              </w:ins>
            </w:sdtContent>
          </w:sdt>
        </w:p>
      </w:sdtContent>
    </w:sdt>
    <w:sdt>
      <w:sdtPr>
        <w:id w:val="-1237484926"/>
        <w:tag w:val="goog_rdk_2692"/>
      </w:sdtPr>
      <w:sdtContent>
        <w:p w:rsidR="00000000" w:rsidDel="00000000" w:rsidP="00000000" w:rsidRDefault="00000000" w:rsidRPr="00000000" w14:paraId="0000027B">
          <w:pPr>
            <w:numPr>
              <w:ilvl w:val="1"/>
              <w:numId w:val="5"/>
            </w:numPr>
            <w:ind w:left="502" w:hanging="360"/>
            <w:rPr>
              <w:ins w:author="Rossi Rossi" w:id="69" w:date="2026-09-22T06:56:59Z"/>
              <w:del w:author="udhaya kumar" w:id="6" w:date="2026-09-24T06:40:29Z"/>
            </w:rPr>
          </w:pPr>
          <w:sdt>
            <w:sdtPr>
              <w:id w:val="-565593273"/>
              <w:tag w:val="goog_rdk_2689"/>
            </w:sdtPr>
            <w:sdtContent>
              <w:ins w:author="Rossi Rossi" w:id="69" w:date="2026-09-22T06:56:59Z">
                <w:sdt>
                  <w:sdtPr>
                    <w:id w:val="1782067271"/>
                    <w:tag w:val="goog_rdk_2690"/>
                  </w:sdtPr>
                  <w:sdtContent>
                    <w:del w:author="udhaya kumar" w:id="6" w:date="2026-09-24T06:40:29Z"/>
                  </w:sdtContent>
                </w:sdt>
              </w:ins>
              <w:sdt>
                <w:sdtPr>
                  <w:id w:val="-247736718"/>
                  <w:tag w:val="goog_rdk_269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delText>
                      </w:r>
                    </w:del>
                  </w:ins>
                </w:sdtContent>
              </w:sdt>
              <w:ins w:author="Rossi Rossi" w:id="69" w:date="2026-09-22T06:56:59Z">
                <w:del w:author="udhaya kumar" w:id="6" w:date="2026-09-24T06:40:29Z"/>
              </w:ins>
            </w:sdtContent>
          </w:sdt>
        </w:p>
      </w:sdtContent>
    </w:sdt>
    <w:sdt>
      <w:sdtPr>
        <w:id w:val="2136731523"/>
        <w:tag w:val="goog_rdk_2696"/>
      </w:sdtPr>
      <w:sdtContent>
        <w:p w:rsidR="00000000" w:rsidDel="00000000" w:rsidP="00000000" w:rsidRDefault="00000000" w:rsidRPr="00000000" w14:paraId="0000027C">
          <w:pPr>
            <w:numPr>
              <w:ilvl w:val="1"/>
              <w:numId w:val="5"/>
            </w:numPr>
            <w:ind w:left="502" w:hanging="360"/>
            <w:rPr>
              <w:ins w:author="Rossi Rossi" w:id="69" w:date="2026-09-22T06:56:59Z"/>
              <w:del w:author="udhaya kumar" w:id="6" w:date="2026-09-24T06:40:29Z"/>
            </w:rPr>
          </w:pPr>
          <w:sdt>
            <w:sdtPr>
              <w:id w:val="-1019213907"/>
              <w:tag w:val="goog_rdk_2693"/>
            </w:sdtPr>
            <w:sdtContent>
              <w:ins w:author="Rossi Rossi" w:id="69" w:date="2026-09-22T06:56:59Z">
                <w:sdt>
                  <w:sdtPr>
                    <w:id w:val="1346638447"/>
                    <w:tag w:val="goog_rdk_2694"/>
                  </w:sdtPr>
                  <w:sdtContent>
                    <w:del w:author="udhaya kumar" w:id="6" w:date="2026-09-24T06:40:29Z"/>
                  </w:sdtContent>
                </w:sdt>
              </w:ins>
              <w:sdt>
                <w:sdtPr>
                  <w:id w:val="1879811053"/>
                  <w:tag w:val="goog_rdk_269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99348917"/>
        <w:tag w:val="goog_rdk_2700"/>
      </w:sdtPr>
      <w:sdtContent>
        <w:p w:rsidR="00000000" w:rsidDel="00000000" w:rsidP="00000000" w:rsidRDefault="00000000" w:rsidRPr="00000000" w14:paraId="0000027D">
          <w:pPr>
            <w:numPr>
              <w:ilvl w:val="1"/>
              <w:numId w:val="5"/>
            </w:numPr>
            <w:ind w:left="502" w:hanging="360"/>
            <w:rPr>
              <w:ins w:author="Rossi Rossi" w:id="69" w:date="2026-09-22T06:56:59Z"/>
              <w:del w:author="udhaya kumar" w:id="6" w:date="2026-09-24T06:40:29Z"/>
            </w:rPr>
          </w:pPr>
          <w:sdt>
            <w:sdtPr>
              <w:id w:val="-1892375057"/>
              <w:tag w:val="goog_rdk_2697"/>
            </w:sdtPr>
            <w:sdtContent>
              <w:ins w:author="Rossi Rossi" w:id="69" w:date="2026-09-22T06:56:59Z">
                <w:sdt>
                  <w:sdtPr>
                    <w:id w:val="-302314266"/>
                    <w:tag w:val="goog_rdk_2698"/>
                  </w:sdtPr>
                  <w:sdtContent>
                    <w:del w:author="udhaya kumar" w:id="6" w:date="2026-09-24T06:40:29Z"/>
                  </w:sdtContent>
                </w:sdt>
              </w:ins>
              <w:sdt>
                <w:sdtPr>
                  <w:id w:val="-1325609450"/>
                  <w:tag w:val="goog_rdk_269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main();</w:delText>
                      </w:r>
                    </w:del>
                  </w:ins>
                </w:sdtContent>
              </w:sdt>
              <w:ins w:author="Rossi Rossi" w:id="69" w:date="2026-09-22T06:56:59Z">
                <w:del w:author="udhaya kumar" w:id="6" w:date="2026-09-24T06:40:29Z"/>
              </w:ins>
            </w:sdtContent>
          </w:sdt>
        </w:p>
      </w:sdtContent>
    </w:sdt>
    <w:sdt>
      <w:sdtPr>
        <w:id w:val="427065948"/>
        <w:tag w:val="goog_rdk_2704"/>
      </w:sdtPr>
      <w:sdtContent>
        <w:p w:rsidR="00000000" w:rsidDel="00000000" w:rsidP="00000000" w:rsidRDefault="00000000" w:rsidRPr="00000000" w14:paraId="0000027E">
          <w:pPr>
            <w:numPr>
              <w:ilvl w:val="1"/>
              <w:numId w:val="5"/>
            </w:numPr>
            <w:ind w:left="502" w:hanging="360"/>
            <w:rPr>
              <w:ins w:author="Rossi Rossi" w:id="69" w:date="2026-09-22T06:56:59Z"/>
              <w:del w:author="udhaya kumar" w:id="6" w:date="2026-09-24T06:40:29Z"/>
            </w:rPr>
          </w:pPr>
          <w:sdt>
            <w:sdtPr>
              <w:id w:val="323484807"/>
              <w:tag w:val="goog_rdk_2701"/>
            </w:sdtPr>
            <w:sdtContent>
              <w:ins w:author="Rossi Rossi" w:id="69" w:date="2026-09-22T06:56:59Z">
                <w:sdt>
                  <w:sdtPr>
                    <w:id w:val="1018750408"/>
                    <w:tag w:val="goog_rdk_2702"/>
                  </w:sdtPr>
                  <w:sdtContent>
                    <w:del w:author="udhaya kumar" w:id="6" w:date="2026-09-24T06:40:29Z"/>
                  </w:sdtContent>
                </w:sdt>
              </w:ins>
              <w:sdt>
                <w:sdtPr>
                  <w:id w:val="1127173762"/>
                  <w:tag w:val="goog_rdk_270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557425908"/>
        <w:tag w:val="goog_rdk_2708"/>
      </w:sdtPr>
      <w:sdtContent>
        <w:p w:rsidR="00000000" w:rsidDel="00000000" w:rsidP="00000000" w:rsidRDefault="00000000" w:rsidRPr="00000000" w14:paraId="0000027F">
          <w:pPr>
            <w:numPr>
              <w:ilvl w:val="1"/>
              <w:numId w:val="5"/>
            </w:numPr>
            <w:ind w:left="502" w:hanging="360"/>
            <w:rPr>
              <w:ins w:author="Rossi Rossi" w:id="69" w:date="2026-09-22T06:56:59Z"/>
              <w:del w:author="udhaya kumar" w:id="6" w:date="2026-09-24T06:40:29Z"/>
            </w:rPr>
          </w:pPr>
          <w:sdt>
            <w:sdtPr>
              <w:id w:val="618129178"/>
              <w:tag w:val="goog_rdk_2705"/>
            </w:sdtPr>
            <w:sdtContent>
              <w:ins w:author="Rossi Rossi" w:id="69" w:date="2026-09-22T06:56:59Z">
                <w:sdt>
                  <w:sdtPr>
                    <w:id w:val="-1799983472"/>
                    <w:tag w:val="goog_rdk_2706"/>
                  </w:sdtPr>
                  <w:sdtContent>
                    <w:del w:author="udhaya kumar" w:id="6" w:date="2026-09-24T06:40:29Z"/>
                  </w:sdtContent>
                </w:sdt>
              </w:ins>
              <w:sdt>
                <w:sdtPr>
                  <w:id w:val="1841047615"/>
                  <w:tag w:val="goog_rdk_270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Java</w:delText>
                      </w:r>
                    </w:del>
                  </w:ins>
                </w:sdtContent>
              </w:sdt>
              <w:ins w:author="Rossi Rossi" w:id="69" w:date="2026-09-22T06:56:59Z">
                <w:del w:author="udhaya kumar" w:id="6" w:date="2026-09-24T06:40:29Z"/>
              </w:ins>
            </w:sdtContent>
          </w:sdt>
        </w:p>
      </w:sdtContent>
    </w:sdt>
    <w:sdt>
      <w:sdtPr>
        <w:id w:val="1015498865"/>
        <w:tag w:val="goog_rdk_2712"/>
      </w:sdtPr>
      <w:sdtContent>
        <w:p w:rsidR="00000000" w:rsidDel="00000000" w:rsidP="00000000" w:rsidRDefault="00000000" w:rsidRPr="00000000" w14:paraId="00000280">
          <w:pPr>
            <w:numPr>
              <w:ilvl w:val="1"/>
              <w:numId w:val="5"/>
            </w:numPr>
            <w:ind w:left="502" w:hanging="360"/>
            <w:rPr>
              <w:ins w:author="Rossi Rossi" w:id="69" w:date="2026-09-22T06:56:59Z"/>
              <w:del w:author="udhaya kumar" w:id="6" w:date="2026-09-24T06:40:29Z"/>
            </w:rPr>
          </w:pPr>
          <w:sdt>
            <w:sdtPr>
              <w:id w:val="1937559709"/>
              <w:tag w:val="goog_rdk_2709"/>
            </w:sdtPr>
            <w:sdtContent>
              <w:ins w:author="Rossi Rossi" w:id="69" w:date="2026-09-22T06:56:59Z">
                <w:sdt>
                  <w:sdtPr>
                    <w:id w:val="-379054970"/>
                    <w:tag w:val="goog_rdk_2710"/>
                  </w:sdtPr>
                  <w:sdtContent>
                    <w:del w:author="udhaya kumar" w:id="6" w:date="2026-09-24T06:40:29Z"/>
                  </w:sdtContent>
                </w:sdt>
              </w:ins>
              <w:sdt>
                <w:sdtPr>
                  <w:id w:val="-1935824766"/>
                  <w:tag w:val="goog_rdk_271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8124478"/>
        <w:tag w:val="goog_rdk_2716"/>
      </w:sdtPr>
      <w:sdtContent>
        <w:p w:rsidR="00000000" w:rsidDel="00000000" w:rsidP="00000000" w:rsidRDefault="00000000" w:rsidRPr="00000000" w14:paraId="00000281">
          <w:pPr>
            <w:numPr>
              <w:ilvl w:val="1"/>
              <w:numId w:val="5"/>
            </w:numPr>
            <w:ind w:left="502" w:hanging="360"/>
            <w:rPr>
              <w:ins w:author="Rossi Rossi" w:id="69" w:date="2026-09-22T06:56:59Z"/>
              <w:del w:author="udhaya kumar" w:id="6" w:date="2026-09-24T06:40:29Z"/>
            </w:rPr>
          </w:pPr>
          <w:sdt>
            <w:sdtPr>
              <w:id w:val="-1357536885"/>
              <w:tag w:val="goog_rdk_2713"/>
            </w:sdtPr>
            <w:sdtContent>
              <w:ins w:author="Rossi Rossi" w:id="69" w:date="2026-09-22T06:56:59Z">
                <w:sdt>
                  <w:sdtPr>
                    <w:id w:val="1210527017"/>
                    <w:tag w:val="goog_rdk_2714"/>
                  </w:sdtPr>
                  <w:sdtContent>
                    <w:del w:author="udhaya kumar" w:id="6" w:date="2026-09-24T06:40:29Z"/>
                  </w:sdtContent>
                </w:sdt>
              </w:ins>
              <w:sdt>
                <w:sdtPr>
                  <w:id w:val="563698442"/>
                  <w:tag w:val="goog_rdk_27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com.google.genai.Client;</w:delText>
                      </w:r>
                    </w:del>
                  </w:ins>
                </w:sdtContent>
              </w:sdt>
              <w:ins w:author="Rossi Rossi" w:id="69" w:date="2026-09-22T06:56:59Z">
                <w:del w:author="udhaya kumar" w:id="6" w:date="2026-09-24T06:40:29Z"/>
              </w:ins>
            </w:sdtContent>
          </w:sdt>
        </w:p>
      </w:sdtContent>
    </w:sdt>
    <w:sdt>
      <w:sdtPr>
        <w:id w:val="-1965160463"/>
        <w:tag w:val="goog_rdk_2720"/>
      </w:sdtPr>
      <w:sdtContent>
        <w:p w:rsidR="00000000" w:rsidDel="00000000" w:rsidP="00000000" w:rsidRDefault="00000000" w:rsidRPr="00000000" w14:paraId="00000282">
          <w:pPr>
            <w:numPr>
              <w:ilvl w:val="1"/>
              <w:numId w:val="5"/>
            </w:numPr>
            <w:ind w:left="502" w:hanging="360"/>
            <w:rPr>
              <w:ins w:author="Rossi Rossi" w:id="69" w:date="2026-09-22T06:56:59Z"/>
              <w:del w:author="udhaya kumar" w:id="6" w:date="2026-09-24T06:40:29Z"/>
            </w:rPr>
          </w:pPr>
          <w:sdt>
            <w:sdtPr>
              <w:id w:val="159247027"/>
              <w:tag w:val="goog_rdk_2717"/>
            </w:sdtPr>
            <w:sdtContent>
              <w:ins w:author="Rossi Rossi" w:id="69" w:date="2026-09-22T06:56:59Z">
                <w:sdt>
                  <w:sdtPr>
                    <w:id w:val="-300070469"/>
                    <w:tag w:val="goog_rdk_2718"/>
                  </w:sdtPr>
                  <w:sdtContent>
                    <w:del w:author="udhaya kumar" w:id="6" w:date="2026-09-24T06:40:29Z"/>
                  </w:sdtContent>
                </w:sdt>
              </w:ins>
              <w:sdt>
                <w:sdtPr>
                  <w:id w:val="-1684937882"/>
                  <w:tag w:val="goog_rdk_271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69" w:date="2026-09-22T06:56:59Z">
                <w:del w:author="udhaya kumar" w:id="6" w:date="2026-09-24T06:40:29Z"/>
              </w:ins>
            </w:sdtContent>
          </w:sdt>
        </w:p>
      </w:sdtContent>
    </w:sdt>
    <w:sdt>
      <w:sdtPr>
        <w:id w:val="991804029"/>
        <w:tag w:val="goog_rdk_2724"/>
      </w:sdtPr>
      <w:sdtContent>
        <w:p w:rsidR="00000000" w:rsidDel="00000000" w:rsidP="00000000" w:rsidRDefault="00000000" w:rsidRPr="00000000" w14:paraId="00000283">
          <w:pPr>
            <w:numPr>
              <w:ilvl w:val="1"/>
              <w:numId w:val="5"/>
            </w:numPr>
            <w:ind w:left="502" w:hanging="360"/>
            <w:rPr>
              <w:ins w:author="Rossi Rossi" w:id="69" w:date="2026-09-22T06:56:59Z"/>
              <w:del w:author="udhaya kumar" w:id="6" w:date="2026-09-24T06:40:29Z"/>
            </w:rPr>
          </w:pPr>
          <w:sdt>
            <w:sdtPr>
              <w:id w:val="879623138"/>
              <w:tag w:val="goog_rdk_2721"/>
            </w:sdtPr>
            <w:sdtContent>
              <w:ins w:author="Rossi Rossi" w:id="69" w:date="2026-09-22T06:56:59Z">
                <w:sdt>
                  <w:sdtPr>
                    <w:id w:val="-964222694"/>
                    <w:tag w:val="goog_rdk_2722"/>
                  </w:sdtPr>
                  <w:sdtContent>
                    <w:del w:author="udhaya kumar" w:id="6" w:date="2026-09-24T06:40:29Z"/>
                  </w:sdtContent>
                </w:sdt>
              </w:ins>
              <w:sdt>
                <w:sdtPr>
                  <w:id w:val="-309386183"/>
                  <w:tag w:val="goog_rdk_27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69" w:date="2026-09-22T06:56:59Z">
                <w:del w:author="udhaya kumar" w:id="6" w:date="2026-09-24T06:40:29Z"/>
              </w:ins>
            </w:sdtContent>
          </w:sdt>
        </w:p>
      </w:sdtContent>
    </w:sdt>
    <w:sdt>
      <w:sdtPr>
        <w:id w:val="293332963"/>
        <w:tag w:val="goog_rdk_2728"/>
      </w:sdtPr>
      <w:sdtContent>
        <w:p w:rsidR="00000000" w:rsidDel="00000000" w:rsidP="00000000" w:rsidRDefault="00000000" w:rsidRPr="00000000" w14:paraId="00000284">
          <w:pPr>
            <w:numPr>
              <w:ilvl w:val="1"/>
              <w:numId w:val="5"/>
            </w:numPr>
            <w:ind w:left="502" w:hanging="360"/>
            <w:rPr>
              <w:ins w:author="Rossi Rossi" w:id="69" w:date="2026-09-22T06:56:59Z"/>
              <w:del w:author="udhaya kumar" w:id="6" w:date="2026-09-24T06:40:29Z"/>
            </w:rPr>
          </w:pPr>
          <w:sdt>
            <w:sdtPr>
              <w:id w:val="1874120415"/>
              <w:tag w:val="goog_rdk_2725"/>
            </w:sdtPr>
            <w:sdtContent>
              <w:ins w:author="Rossi Rossi" w:id="69" w:date="2026-09-22T06:56:59Z">
                <w:sdt>
                  <w:sdtPr>
                    <w:id w:val="2016335975"/>
                    <w:tag w:val="goog_rdk_2726"/>
                  </w:sdtPr>
                  <w:sdtContent>
                    <w:del w:author="udhaya kumar" w:id="6" w:date="2026-09-24T06:40:29Z"/>
                  </w:sdtContent>
                </w:sdt>
              </w:ins>
              <w:sdt>
                <w:sdtPr>
                  <w:id w:val="624909792"/>
                  <w:tag w:val="goog_rdk_272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69" w:date="2026-09-22T06:56:59Z">
                <w:del w:author="udhaya kumar" w:id="6" w:date="2026-09-24T06:40:29Z"/>
              </w:ins>
            </w:sdtContent>
          </w:sdt>
        </w:p>
      </w:sdtContent>
    </w:sdt>
    <w:sdt>
      <w:sdtPr>
        <w:id w:val="-542353802"/>
        <w:tag w:val="goog_rdk_2732"/>
      </w:sdtPr>
      <w:sdtContent>
        <w:p w:rsidR="00000000" w:rsidDel="00000000" w:rsidP="00000000" w:rsidRDefault="00000000" w:rsidRPr="00000000" w14:paraId="00000285">
          <w:pPr>
            <w:numPr>
              <w:ilvl w:val="1"/>
              <w:numId w:val="5"/>
            </w:numPr>
            <w:ind w:left="502" w:hanging="360"/>
            <w:rPr>
              <w:ins w:author="Rossi Rossi" w:id="69" w:date="2026-09-22T06:56:59Z"/>
              <w:del w:author="udhaya kumar" w:id="6" w:date="2026-09-24T06:40:29Z"/>
            </w:rPr>
          </w:pPr>
          <w:sdt>
            <w:sdtPr>
              <w:id w:val="-1799882998"/>
              <w:tag w:val="goog_rdk_2729"/>
            </w:sdtPr>
            <w:sdtContent>
              <w:ins w:author="Rossi Rossi" w:id="69" w:date="2026-09-22T06:56:59Z">
                <w:sdt>
                  <w:sdtPr>
                    <w:id w:val="-390875222"/>
                    <w:tag w:val="goog_rdk_2730"/>
                  </w:sdtPr>
                  <w:sdtContent>
                    <w:del w:author="udhaya kumar" w:id="6" w:date="2026-09-24T06:40:29Z"/>
                  </w:sdtContent>
                </w:sdt>
              </w:ins>
              <w:sdt>
                <w:sdtPr>
                  <w:id w:val="-252430269"/>
                  <w:tag w:val="goog_rdk_27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com.google.genai.gaos.models.interactions.Model;</w:delText>
                      </w:r>
                    </w:del>
                  </w:ins>
                </w:sdtContent>
              </w:sdt>
              <w:ins w:author="Rossi Rossi" w:id="69" w:date="2026-09-22T06:56:59Z">
                <w:del w:author="udhaya kumar" w:id="6" w:date="2026-09-24T06:40:29Z"/>
              </w:ins>
            </w:sdtContent>
          </w:sdt>
        </w:p>
      </w:sdtContent>
    </w:sdt>
    <w:sdt>
      <w:sdtPr>
        <w:id w:val="1351154294"/>
        <w:tag w:val="goog_rdk_2736"/>
      </w:sdtPr>
      <w:sdtContent>
        <w:p w:rsidR="00000000" w:rsidDel="00000000" w:rsidP="00000000" w:rsidRDefault="00000000" w:rsidRPr="00000000" w14:paraId="00000286">
          <w:pPr>
            <w:numPr>
              <w:ilvl w:val="1"/>
              <w:numId w:val="5"/>
            </w:numPr>
            <w:ind w:left="502" w:hanging="360"/>
            <w:rPr>
              <w:ins w:author="Rossi Rossi" w:id="69" w:date="2026-09-22T06:56:59Z"/>
              <w:del w:author="udhaya kumar" w:id="6" w:date="2026-09-24T06:40:29Z"/>
            </w:rPr>
          </w:pPr>
          <w:sdt>
            <w:sdtPr>
              <w:id w:val="-64095081"/>
              <w:tag w:val="goog_rdk_2733"/>
            </w:sdtPr>
            <w:sdtContent>
              <w:ins w:author="Rossi Rossi" w:id="69" w:date="2026-09-22T06:56:59Z">
                <w:sdt>
                  <w:sdtPr>
                    <w:id w:val="-501770359"/>
                    <w:tag w:val="goog_rdk_2734"/>
                  </w:sdtPr>
                  <w:sdtContent>
                    <w:del w:author="udhaya kumar" w:id="6" w:date="2026-09-24T06:40:29Z"/>
                  </w:sdtContent>
                </w:sdt>
              </w:ins>
              <w:sdt>
                <w:sdtPr>
                  <w:id w:val="90888664"/>
                  <w:tag w:val="goog_rdk_273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com.google.genai.gaos.models.operations.CreateInteractionRequestBody;</w:delText>
                      </w:r>
                    </w:del>
                  </w:ins>
                </w:sdtContent>
              </w:sdt>
              <w:ins w:author="Rossi Rossi" w:id="69" w:date="2026-09-22T06:56:59Z">
                <w:del w:author="udhaya kumar" w:id="6" w:date="2026-09-24T06:40:29Z"/>
              </w:ins>
            </w:sdtContent>
          </w:sdt>
        </w:p>
      </w:sdtContent>
    </w:sdt>
    <w:sdt>
      <w:sdtPr>
        <w:id w:val="454537662"/>
        <w:tag w:val="goog_rdk_2740"/>
      </w:sdtPr>
      <w:sdtContent>
        <w:p w:rsidR="00000000" w:rsidDel="00000000" w:rsidP="00000000" w:rsidRDefault="00000000" w:rsidRPr="00000000" w14:paraId="00000287">
          <w:pPr>
            <w:numPr>
              <w:ilvl w:val="1"/>
              <w:numId w:val="5"/>
            </w:numPr>
            <w:ind w:left="502" w:hanging="360"/>
            <w:rPr>
              <w:ins w:author="Rossi Rossi" w:id="69" w:date="2026-09-22T06:56:59Z"/>
              <w:del w:author="udhaya kumar" w:id="6" w:date="2026-09-24T06:40:29Z"/>
            </w:rPr>
          </w:pPr>
          <w:sdt>
            <w:sdtPr>
              <w:id w:val="-1063529422"/>
              <w:tag w:val="goog_rdk_2737"/>
            </w:sdtPr>
            <w:sdtContent>
              <w:ins w:author="Rossi Rossi" w:id="69" w:date="2026-09-22T06:56:59Z">
                <w:sdt>
                  <w:sdtPr>
                    <w:id w:val="995660521"/>
                    <w:tag w:val="goog_rdk_2738"/>
                  </w:sdtPr>
                  <w:sdtContent>
                    <w:del w:author="udhaya kumar" w:id="6" w:date="2026-09-24T06:40:29Z"/>
                  </w:sdtContent>
                </w:sdt>
              </w:ins>
              <w:sdt>
                <w:sdtPr>
                  <w:id w:val="1447460943"/>
                  <w:tag w:val="goog_rdk_273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5690897"/>
        <w:tag w:val="goog_rdk_2744"/>
      </w:sdtPr>
      <w:sdtContent>
        <w:p w:rsidR="00000000" w:rsidDel="00000000" w:rsidP="00000000" w:rsidRDefault="00000000" w:rsidRPr="00000000" w14:paraId="00000288">
          <w:pPr>
            <w:numPr>
              <w:ilvl w:val="1"/>
              <w:numId w:val="5"/>
            </w:numPr>
            <w:ind w:left="502" w:hanging="360"/>
            <w:rPr>
              <w:ins w:author="Rossi Rossi" w:id="69" w:date="2026-09-22T06:56:59Z"/>
              <w:del w:author="udhaya kumar" w:id="6" w:date="2026-09-24T06:40:29Z"/>
            </w:rPr>
          </w:pPr>
          <w:sdt>
            <w:sdtPr>
              <w:id w:val="92166917"/>
              <w:tag w:val="goog_rdk_2741"/>
            </w:sdtPr>
            <w:sdtContent>
              <w:ins w:author="Rossi Rossi" w:id="69" w:date="2026-09-22T06:56:59Z">
                <w:sdt>
                  <w:sdtPr>
                    <w:id w:val="-69744352"/>
                    <w:tag w:val="goog_rdk_2742"/>
                  </w:sdtPr>
                  <w:sdtContent>
                    <w:del w:author="udhaya kumar" w:id="6" w:date="2026-09-24T06:40:29Z"/>
                  </w:sdtContent>
                </w:sdt>
              </w:ins>
              <w:sdt>
                <w:sdtPr>
                  <w:id w:val="1195983266"/>
                  <w:tag w:val="goog_rdk_274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69" w:date="2026-09-22T06:56:59Z">
                <w:del w:author="udhaya kumar" w:id="6" w:date="2026-09-24T06:40:29Z"/>
              </w:ins>
            </w:sdtContent>
          </w:sdt>
        </w:p>
      </w:sdtContent>
    </w:sdt>
    <w:sdt>
      <w:sdtPr>
        <w:id w:val="1993160411"/>
        <w:tag w:val="goog_rdk_2748"/>
      </w:sdtPr>
      <w:sdtContent>
        <w:p w:rsidR="00000000" w:rsidDel="00000000" w:rsidP="00000000" w:rsidRDefault="00000000" w:rsidRPr="00000000" w14:paraId="00000289">
          <w:pPr>
            <w:numPr>
              <w:ilvl w:val="1"/>
              <w:numId w:val="5"/>
            </w:numPr>
            <w:ind w:left="502" w:hanging="360"/>
            <w:rPr>
              <w:ins w:author="Rossi Rossi" w:id="69" w:date="2026-09-22T06:56:59Z"/>
              <w:del w:author="udhaya kumar" w:id="6" w:date="2026-09-24T06:40:29Z"/>
            </w:rPr>
          </w:pPr>
          <w:sdt>
            <w:sdtPr>
              <w:id w:val="1182074857"/>
              <w:tag w:val="goog_rdk_2745"/>
            </w:sdtPr>
            <w:sdtContent>
              <w:ins w:author="Rossi Rossi" w:id="69" w:date="2026-09-22T06:56:59Z">
                <w:sdt>
                  <w:sdtPr>
                    <w:id w:val="-1422640234"/>
                    <w:tag w:val="goog_rdk_2746"/>
                  </w:sdtPr>
                  <w:sdtContent>
                    <w:del w:author="udhaya kumar" w:id="6" w:date="2026-09-24T06:40:29Z"/>
                  </w:sdtContent>
                </w:sdt>
              </w:ins>
              <w:sdt>
                <w:sdtPr>
                  <w:id w:val="977724773"/>
                  <w:tag w:val="goog_rdk_274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207189285"/>
        <w:tag w:val="goog_rdk_2752"/>
      </w:sdtPr>
      <w:sdtContent>
        <w:p w:rsidR="00000000" w:rsidDel="00000000" w:rsidP="00000000" w:rsidRDefault="00000000" w:rsidRPr="00000000" w14:paraId="0000028A">
          <w:pPr>
            <w:numPr>
              <w:ilvl w:val="1"/>
              <w:numId w:val="5"/>
            </w:numPr>
            <w:ind w:left="502" w:hanging="360"/>
            <w:rPr>
              <w:ins w:author="Rossi Rossi" w:id="69" w:date="2026-09-22T06:56:59Z"/>
              <w:del w:author="udhaya kumar" w:id="6" w:date="2026-09-24T06:40:29Z"/>
            </w:rPr>
          </w:pPr>
          <w:sdt>
            <w:sdtPr>
              <w:id w:val="628832040"/>
              <w:tag w:val="goog_rdk_2749"/>
            </w:sdtPr>
            <w:sdtContent>
              <w:ins w:author="Rossi Rossi" w:id="69" w:date="2026-09-22T06:56:59Z">
                <w:sdt>
                  <w:sdtPr>
                    <w:id w:val="-1470950256"/>
                    <w:tag w:val="goog_rdk_2750"/>
                  </w:sdtPr>
                  <w:sdtContent>
                    <w:del w:author="udhaya kumar" w:id="6" w:date="2026-09-24T06:40:29Z"/>
                  </w:sdtContent>
                </w:sdt>
              </w:ins>
              <w:sdt>
                <w:sdtPr>
                  <w:id w:val="-322306588"/>
                  <w:tag w:val="goog_rdk_275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CreateModelInteraction params =</w:delText>
                      </w:r>
                    </w:del>
                  </w:ins>
                </w:sdtContent>
              </w:sdt>
              <w:ins w:author="Rossi Rossi" w:id="69" w:date="2026-09-22T06:56:59Z">
                <w:del w:author="udhaya kumar" w:id="6" w:date="2026-09-24T06:40:29Z"/>
              </w:ins>
            </w:sdtContent>
          </w:sdt>
        </w:p>
      </w:sdtContent>
    </w:sdt>
    <w:sdt>
      <w:sdtPr>
        <w:id w:val="1301895805"/>
        <w:tag w:val="goog_rdk_2756"/>
      </w:sdtPr>
      <w:sdtContent>
        <w:p w:rsidR="00000000" w:rsidDel="00000000" w:rsidP="00000000" w:rsidRDefault="00000000" w:rsidRPr="00000000" w14:paraId="0000028B">
          <w:pPr>
            <w:numPr>
              <w:ilvl w:val="1"/>
              <w:numId w:val="5"/>
            </w:numPr>
            <w:ind w:left="502" w:hanging="360"/>
            <w:rPr>
              <w:ins w:author="Rossi Rossi" w:id="69" w:date="2026-09-22T06:56:59Z"/>
              <w:del w:author="udhaya kumar" w:id="6" w:date="2026-09-24T06:40:29Z"/>
            </w:rPr>
          </w:pPr>
          <w:sdt>
            <w:sdtPr>
              <w:id w:val="159499030"/>
              <w:tag w:val="goog_rdk_2753"/>
            </w:sdtPr>
            <w:sdtContent>
              <w:ins w:author="Rossi Rossi" w:id="69" w:date="2026-09-22T06:56:59Z">
                <w:sdt>
                  <w:sdtPr>
                    <w:id w:val="-1832066495"/>
                    <w:tag w:val="goog_rdk_2754"/>
                  </w:sdtPr>
                  <w:sdtContent>
                    <w:del w:author="udhaya kumar" w:id="6" w:date="2026-09-24T06:40:29Z"/>
                  </w:sdtContent>
                </w:sdt>
              </w:ins>
              <w:sdt>
                <w:sdtPr>
                  <w:id w:val="-357846926"/>
                  <w:tag w:val="goog_rdk_27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CreateModelInteraction.builder()</w:delText>
                      </w:r>
                    </w:del>
                  </w:ins>
                </w:sdtContent>
              </w:sdt>
              <w:ins w:author="Rossi Rossi" w:id="69" w:date="2026-09-22T06:56:59Z">
                <w:del w:author="udhaya kumar" w:id="6" w:date="2026-09-24T06:40:29Z"/>
              </w:ins>
            </w:sdtContent>
          </w:sdt>
        </w:p>
      </w:sdtContent>
    </w:sdt>
    <w:sdt>
      <w:sdtPr>
        <w:id w:val="1552277776"/>
        <w:tag w:val="goog_rdk_2760"/>
      </w:sdtPr>
      <w:sdtContent>
        <w:p w:rsidR="00000000" w:rsidDel="00000000" w:rsidP="00000000" w:rsidRDefault="00000000" w:rsidRPr="00000000" w14:paraId="0000028C">
          <w:pPr>
            <w:numPr>
              <w:ilvl w:val="1"/>
              <w:numId w:val="5"/>
            </w:numPr>
            <w:ind w:left="502" w:hanging="360"/>
            <w:rPr>
              <w:ins w:author="Rossi Rossi" w:id="69" w:date="2026-09-22T06:56:59Z"/>
              <w:del w:author="udhaya kumar" w:id="6" w:date="2026-09-24T06:40:29Z"/>
            </w:rPr>
          </w:pPr>
          <w:sdt>
            <w:sdtPr>
              <w:id w:val="432722315"/>
              <w:tag w:val="goog_rdk_2757"/>
            </w:sdtPr>
            <w:sdtContent>
              <w:ins w:author="Rossi Rossi" w:id="69" w:date="2026-09-22T06:56:59Z">
                <w:sdt>
                  <w:sdtPr>
                    <w:id w:val="-1373531906"/>
                    <w:tag w:val="goog_rdk_2758"/>
                  </w:sdtPr>
                  <w:sdtContent>
                    <w:del w:author="udhaya kumar" w:id="6" w:date="2026-09-24T06:40:29Z"/>
                  </w:sdtContent>
                </w:sdt>
              </w:ins>
              <w:sdt>
                <w:sdtPr>
                  <w:id w:val="1320344052"/>
                  <w:tag w:val="goog_rdk_27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.model(Model.of("gemini-3.8-flash"))</w:delText>
                      </w:r>
                    </w:del>
                  </w:ins>
                </w:sdtContent>
              </w:sdt>
              <w:ins w:author="Rossi Rossi" w:id="69" w:date="2026-09-22T06:56:59Z">
                <w:del w:author="udhaya kumar" w:id="6" w:date="2026-09-24T06:40:29Z"/>
              </w:ins>
            </w:sdtContent>
          </w:sdt>
        </w:p>
      </w:sdtContent>
    </w:sdt>
    <w:sdt>
      <w:sdtPr>
        <w:id w:val="-161801737"/>
        <w:tag w:val="goog_rdk_2764"/>
      </w:sdtPr>
      <w:sdtContent>
        <w:p w:rsidR="00000000" w:rsidDel="00000000" w:rsidP="00000000" w:rsidRDefault="00000000" w:rsidRPr="00000000" w14:paraId="0000028D">
          <w:pPr>
            <w:numPr>
              <w:ilvl w:val="1"/>
              <w:numId w:val="5"/>
            </w:numPr>
            <w:ind w:left="502" w:hanging="360"/>
            <w:rPr>
              <w:ins w:author="Rossi Rossi" w:id="69" w:date="2026-09-22T06:56:59Z"/>
              <w:del w:author="udhaya kumar" w:id="6" w:date="2026-09-24T06:40:29Z"/>
            </w:rPr>
          </w:pPr>
          <w:sdt>
            <w:sdtPr>
              <w:id w:val="-1534720641"/>
              <w:tag w:val="goog_rdk_2761"/>
            </w:sdtPr>
            <w:sdtContent>
              <w:ins w:author="Rossi Rossi" w:id="69" w:date="2026-09-22T06:56:59Z">
                <w:sdt>
                  <w:sdtPr>
                    <w:id w:val="-1641336369"/>
                    <w:tag w:val="goog_rdk_2762"/>
                  </w:sdtPr>
                  <w:sdtContent>
                    <w:del w:author="udhaya kumar" w:id="6" w:date="2026-09-24T06:40:29Z"/>
                  </w:sdtContent>
                </w:sdt>
              </w:ins>
              <w:sdt>
                <w:sdtPr>
                  <w:id w:val="703559157"/>
                  <w:tag w:val="goog_rdk_27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69" w:date="2026-09-22T06:56:59Z">
                <w:del w:author="udhaya kumar" w:id="6" w:date="2026-09-24T06:40:29Z"/>
              </w:ins>
            </w:sdtContent>
          </w:sdt>
        </w:p>
      </w:sdtContent>
    </w:sdt>
    <w:sdt>
      <w:sdtPr>
        <w:id w:val="-623240948"/>
        <w:tag w:val="goog_rdk_2768"/>
      </w:sdtPr>
      <w:sdtContent>
        <w:p w:rsidR="00000000" w:rsidDel="00000000" w:rsidP="00000000" w:rsidRDefault="00000000" w:rsidRPr="00000000" w14:paraId="0000028E">
          <w:pPr>
            <w:numPr>
              <w:ilvl w:val="1"/>
              <w:numId w:val="5"/>
            </w:numPr>
            <w:ind w:left="502" w:hanging="360"/>
            <w:rPr>
              <w:ins w:author="Rossi Rossi" w:id="69" w:date="2026-09-22T06:56:59Z"/>
              <w:del w:author="udhaya kumar" w:id="6" w:date="2026-09-24T06:40:29Z"/>
            </w:rPr>
          </w:pPr>
          <w:sdt>
            <w:sdtPr>
              <w:id w:val="-627868845"/>
              <w:tag w:val="goog_rdk_2765"/>
            </w:sdtPr>
            <w:sdtContent>
              <w:ins w:author="Rossi Rossi" w:id="69" w:date="2026-09-22T06:56:59Z">
                <w:sdt>
                  <w:sdtPr>
                    <w:id w:val="-326509442"/>
                    <w:tag w:val="goog_rdk_2766"/>
                  </w:sdtPr>
                  <w:sdtContent>
                    <w:del w:author="udhaya kumar" w:id="6" w:date="2026-09-24T06:40:29Z"/>
                  </w:sdtContent>
                </w:sdt>
              </w:ins>
              <w:sdt>
                <w:sdtPr>
                  <w:id w:val="741571389"/>
                  <w:tag w:val="goog_rdk_276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.build();</w:delText>
                      </w:r>
                    </w:del>
                  </w:ins>
                </w:sdtContent>
              </w:sdt>
              <w:ins w:author="Rossi Rossi" w:id="69" w:date="2026-09-22T06:56:59Z">
                <w:del w:author="udhaya kumar" w:id="6" w:date="2026-09-24T06:40:29Z"/>
              </w:ins>
            </w:sdtContent>
          </w:sdt>
        </w:p>
      </w:sdtContent>
    </w:sdt>
    <w:sdt>
      <w:sdtPr>
        <w:id w:val="285577043"/>
        <w:tag w:val="goog_rdk_2772"/>
      </w:sdtPr>
      <w:sdtContent>
        <w:p w:rsidR="00000000" w:rsidDel="00000000" w:rsidP="00000000" w:rsidRDefault="00000000" w:rsidRPr="00000000" w14:paraId="0000028F">
          <w:pPr>
            <w:numPr>
              <w:ilvl w:val="1"/>
              <w:numId w:val="5"/>
            </w:numPr>
            <w:ind w:left="502" w:hanging="360"/>
            <w:rPr>
              <w:ins w:author="Rossi Rossi" w:id="69" w:date="2026-09-22T06:56:59Z"/>
              <w:del w:author="udhaya kumar" w:id="6" w:date="2026-09-24T06:40:29Z"/>
            </w:rPr>
          </w:pPr>
          <w:sdt>
            <w:sdtPr>
              <w:id w:val="2101888070"/>
              <w:tag w:val="goog_rdk_2769"/>
            </w:sdtPr>
            <w:sdtContent>
              <w:ins w:author="Rossi Rossi" w:id="69" w:date="2026-09-22T06:56:59Z">
                <w:sdt>
                  <w:sdtPr>
                    <w:id w:val="-1217319037"/>
                    <w:tag w:val="goog_rdk_2770"/>
                  </w:sdtPr>
                  <w:sdtContent>
                    <w:del w:author="udhaya kumar" w:id="6" w:date="2026-09-24T06:40:29Z"/>
                  </w:sdtContent>
                </w:sdt>
              </w:ins>
              <w:sdt>
                <w:sdtPr>
                  <w:id w:val="-1375562666"/>
                  <w:tag w:val="goog_rdk_277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628582387"/>
        <w:tag w:val="goog_rdk_2776"/>
      </w:sdtPr>
      <w:sdtContent>
        <w:p w:rsidR="00000000" w:rsidDel="00000000" w:rsidP="00000000" w:rsidRDefault="00000000" w:rsidRPr="00000000" w14:paraId="00000290">
          <w:pPr>
            <w:numPr>
              <w:ilvl w:val="1"/>
              <w:numId w:val="5"/>
            </w:numPr>
            <w:ind w:left="502" w:hanging="360"/>
            <w:rPr>
              <w:ins w:author="Rossi Rossi" w:id="69" w:date="2026-09-22T06:56:59Z"/>
              <w:del w:author="udhaya kumar" w:id="6" w:date="2026-09-24T06:40:29Z"/>
            </w:rPr>
          </w:pPr>
          <w:sdt>
            <w:sdtPr>
              <w:id w:val="-808500304"/>
              <w:tag w:val="goog_rdk_2773"/>
            </w:sdtPr>
            <w:sdtContent>
              <w:ins w:author="Rossi Rossi" w:id="69" w:date="2026-09-22T06:56:59Z">
                <w:sdt>
                  <w:sdtPr>
                    <w:id w:val="-1885714469"/>
                    <w:tag w:val="goog_rdk_2774"/>
                  </w:sdtPr>
                  <w:sdtContent>
                    <w:del w:author="udhaya kumar" w:id="6" w:date="2026-09-24T06:40:29Z"/>
                  </w:sdtContent>
                </w:sdt>
              </w:ins>
              <w:sdt>
                <w:sdtPr>
                  <w:id w:val="-1797888891"/>
                  <w:tag w:val="goog_rdk_277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Interaction interaction =</w:delText>
                      </w:r>
                    </w:del>
                  </w:ins>
                </w:sdtContent>
              </w:sdt>
              <w:ins w:author="Rossi Rossi" w:id="69" w:date="2026-09-22T06:56:59Z">
                <w:del w:author="udhaya kumar" w:id="6" w:date="2026-09-24T06:40:29Z"/>
              </w:ins>
            </w:sdtContent>
          </w:sdt>
        </w:p>
      </w:sdtContent>
    </w:sdt>
    <w:sdt>
      <w:sdtPr>
        <w:id w:val="1271238976"/>
        <w:tag w:val="goog_rdk_2780"/>
      </w:sdtPr>
      <w:sdtContent>
        <w:p w:rsidR="00000000" w:rsidDel="00000000" w:rsidP="00000000" w:rsidRDefault="00000000" w:rsidRPr="00000000" w14:paraId="00000291">
          <w:pPr>
            <w:numPr>
              <w:ilvl w:val="1"/>
              <w:numId w:val="5"/>
            </w:numPr>
            <w:ind w:left="502" w:hanging="360"/>
            <w:rPr>
              <w:ins w:author="Rossi Rossi" w:id="69" w:date="2026-09-22T06:56:59Z"/>
              <w:del w:author="udhaya kumar" w:id="6" w:date="2026-09-24T06:40:29Z"/>
            </w:rPr>
          </w:pPr>
          <w:sdt>
            <w:sdtPr>
              <w:id w:val="-359817033"/>
              <w:tag w:val="goog_rdk_2777"/>
            </w:sdtPr>
            <w:sdtContent>
              <w:ins w:author="Rossi Rossi" w:id="69" w:date="2026-09-22T06:56:59Z">
                <w:sdt>
                  <w:sdtPr>
                    <w:id w:val="-2057097759"/>
                    <w:tag w:val="goog_rdk_2778"/>
                  </w:sdtPr>
                  <w:sdtContent>
                    <w:del w:author="udhaya kumar" w:id="6" w:date="2026-09-24T06:40:29Z"/>
                  </w:sdtContent>
                </w:sdt>
              </w:ins>
              <w:sdt>
                <w:sdtPr>
                  <w:id w:val="-270188195"/>
                  <w:tag w:val="goog_rdk_27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69" w:date="2026-09-22T06:56:59Z">
                <w:del w:author="udhaya kumar" w:id="6" w:date="2026-09-24T06:40:29Z"/>
              </w:ins>
            </w:sdtContent>
          </w:sdt>
        </w:p>
      </w:sdtContent>
    </w:sdt>
    <w:sdt>
      <w:sdtPr>
        <w:id w:val="1733843647"/>
        <w:tag w:val="goog_rdk_2784"/>
      </w:sdtPr>
      <w:sdtContent>
        <w:p w:rsidR="00000000" w:rsidDel="00000000" w:rsidP="00000000" w:rsidRDefault="00000000" w:rsidRPr="00000000" w14:paraId="00000292">
          <w:pPr>
            <w:numPr>
              <w:ilvl w:val="1"/>
              <w:numId w:val="5"/>
            </w:numPr>
            <w:ind w:left="502" w:hanging="360"/>
            <w:rPr>
              <w:ins w:author="Rossi Rossi" w:id="69" w:date="2026-09-22T06:56:59Z"/>
              <w:del w:author="udhaya kumar" w:id="6" w:date="2026-09-24T06:40:29Z"/>
            </w:rPr>
          </w:pPr>
          <w:sdt>
            <w:sdtPr>
              <w:id w:val="-1240844828"/>
              <w:tag w:val="goog_rdk_2781"/>
            </w:sdtPr>
            <w:sdtContent>
              <w:ins w:author="Rossi Rossi" w:id="69" w:date="2026-09-22T06:56:59Z">
                <w:sdt>
                  <w:sdtPr>
                    <w:id w:val="1620512610"/>
                    <w:tag w:val="goog_rdk_2782"/>
                  </w:sdtPr>
                  <w:sdtContent>
                    <w:del w:author="udhaya kumar" w:id="6" w:date="2026-09-24T06:40:29Z"/>
                  </w:sdtContent>
                </w:sdt>
              </w:ins>
              <w:sdt>
                <w:sdtPr>
                  <w:id w:val="-1007317463"/>
                  <w:tag w:val="goog_rdk_278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818322353"/>
        <w:tag w:val="goog_rdk_2788"/>
      </w:sdtPr>
      <w:sdtContent>
        <w:p w:rsidR="00000000" w:rsidDel="00000000" w:rsidP="00000000" w:rsidRDefault="00000000" w:rsidRPr="00000000" w14:paraId="00000293">
          <w:pPr>
            <w:numPr>
              <w:ilvl w:val="1"/>
              <w:numId w:val="5"/>
            </w:numPr>
            <w:ind w:left="502" w:hanging="360"/>
            <w:rPr>
              <w:ins w:author="Rossi Rossi" w:id="69" w:date="2026-09-22T06:56:59Z"/>
              <w:del w:author="udhaya kumar" w:id="6" w:date="2026-09-24T06:40:29Z"/>
            </w:rPr>
          </w:pPr>
          <w:sdt>
            <w:sdtPr>
              <w:id w:val="41659242"/>
              <w:tag w:val="goog_rdk_2785"/>
            </w:sdtPr>
            <w:sdtContent>
              <w:ins w:author="Rossi Rossi" w:id="69" w:date="2026-09-22T06:56:59Z">
                <w:sdt>
                  <w:sdtPr>
                    <w:id w:val="-214381334"/>
                    <w:tag w:val="goog_rdk_2786"/>
                  </w:sdtPr>
                  <w:sdtContent>
                    <w:del w:author="udhaya kumar" w:id="6" w:date="2026-09-24T06:40:29Z"/>
                  </w:sdtContent>
                </w:sdt>
              </w:ins>
              <w:sdt>
                <w:sdtPr>
                  <w:id w:val="-1703925841"/>
                  <w:tag w:val="goog_rdk_278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69" w:date="2026-09-22T06:56:59Z">
                <w:del w:author="udhaya kumar" w:id="6" w:date="2026-09-24T06:40:29Z"/>
              </w:ins>
            </w:sdtContent>
          </w:sdt>
        </w:p>
      </w:sdtContent>
    </w:sdt>
    <w:sdt>
      <w:sdtPr>
        <w:id w:val="886343539"/>
        <w:tag w:val="goog_rdk_2792"/>
      </w:sdtPr>
      <w:sdtContent>
        <w:p w:rsidR="00000000" w:rsidDel="00000000" w:rsidP="00000000" w:rsidRDefault="00000000" w:rsidRPr="00000000" w14:paraId="00000294">
          <w:pPr>
            <w:numPr>
              <w:ilvl w:val="1"/>
              <w:numId w:val="5"/>
            </w:numPr>
            <w:ind w:left="502" w:hanging="360"/>
            <w:rPr>
              <w:ins w:author="Rossi Rossi" w:id="69" w:date="2026-09-22T06:56:59Z"/>
              <w:del w:author="udhaya kumar" w:id="6" w:date="2026-09-24T06:40:29Z"/>
            </w:rPr>
          </w:pPr>
          <w:sdt>
            <w:sdtPr>
              <w:id w:val="-1013897581"/>
              <w:tag w:val="goog_rdk_2789"/>
            </w:sdtPr>
            <w:sdtContent>
              <w:ins w:author="Rossi Rossi" w:id="69" w:date="2026-09-22T06:56:59Z">
                <w:sdt>
                  <w:sdtPr>
                    <w:id w:val="-365714343"/>
                    <w:tag w:val="goog_rdk_2790"/>
                  </w:sdtPr>
                  <w:sdtContent>
                    <w:del w:author="udhaya kumar" w:id="6" w:date="2026-09-24T06:40:29Z"/>
                  </w:sdtContent>
                </w:sdt>
              </w:ins>
              <w:sdt>
                <w:sdtPr>
                  <w:id w:val="-921139101"/>
                  <w:tag w:val="goog_rdk_279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015920467"/>
        <w:tag w:val="goog_rdk_2796"/>
      </w:sdtPr>
      <w:sdtContent>
        <w:p w:rsidR="00000000" w:rsidDel="00000000" w:rsidP="00000000" w:rsidRDefault="00000000" w:rsidRPr="00000000" w14:paraId="00000295">
          <w:pPr>
            <w:numPr>
              <w:ilvl w:val="1"/>
              <w:numId w:val="5"/>
            </w:numPr>
            <w:ind w:left="502" w:hanging="360"/>
            <w:rPr>
              <w:ins w:author="Rossi Rossi" w:id="69" w:date="2026-09-22T06:56:59Z"/>
              <w:del w:author="udhaya kumar" w:id="6" w:date="2026-09-24T06:40:29Z"/>
            </w:rPr>
          </w:pPr>
          <w:sdt>
            <w:sdtPr>
              <w:id w:val="-1283081219"/>
              <w:tag w:val="goog_rdk_2793"/>
            </w:sdtPr>
            <w:sdtContent>
              <w:ins w:author="Rossi Rossi" w:id="69" w:date="2026-09-22T06:56:59Z">
                <w:sdt>
                  <w:sdtPr>
                    <w:id w:val="-1085534997"/>
                    <w:tag w:val="goog_rdk_2794"/>
                  </w:sdtPr>
                  <w:sdtContent>
                    <w:del w:author="udhaya kumar" w:id="6" w:date="2026-09-24T06:40:29Z"/>
                  </w:sdtContent>
                </w:sdt>
              </w:ins>
              <w:sdt>
                <w:sdtPr>
                  <w:id w:val="1993446340"/>
                  <w:tag w:val="goog_rdk_279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RESTTo use the Gemini API, you must authenticate your requests. You can</w:delText>
                      </w:r>
                    </w:del>
                  </w:ins>
                </w:sdtContent>
              </w:sdt>
              <w:ins w:author="Rossi Rossi" w:id="69" w:date="2026-09-22T06:56:59Z">
                <w:del w:author="udhaya kumar" w:id="6" w:date="2026-09-24T06:40:29Z"/>
              </w:ins>
            </w:sdtContent>
          </w:sdt>
        </w:p>
      </w:sdtContent>
    </w:sdt>
    <w:sdt>
      <w:sdtPr>
        <w:id w:val="274502511"/>
        <w:tag w:val="goog_rdk_2800"/>
      </w:sdtPr>
      <w:sdtContent>
        <w:p w:rsidR="00000000" w:rsidDel="00000000" w:rsidP="00000000" w:rsidRDefault="00000000" w:rsidRPr="00000000" w14:paraId="00000296">
          <w:pPr>
            <w:numPr>
              <w:ilvl w:val="1"/>
              <w:numId w:val="5"/>
            </w:numPr>
            <w:ind w:left="502" w:hanging="360"/>
            <w:rPr>
              <w:ins w:author="Rossi Rossi" w:id="69" w:date="2026-09-22T06:56:59Z"/>
              <w:del w:author="udhaya kumar" w:id="6" w:date="2026-09-24T06:40:29Z"/>
            </w:rPr>
          </w:pPr>
          <w:sdt>
            <w:sdtPr>
              <w:id w:val="-145289027"/>
              <w:tag w:val="goog_rdk_2797"/>
            </w:sdtPr>
            <w:sdtContent>
              <w:ins w:author="Rossi Rossi" w:id="69" w:date="2026-09-22T06:56:59Z">
                <w:sdt>
                  <w:sdtPr>
                    <w:id w:val="-632486386"/>
                    <w:tag w:val="goog_rdk_2798"/>
                  </w:sdtPr>
                  <w:sdtContent>
                    <w:del w:author="udhaya kumar" w:id="6" w:date="2026-09-24T06:40:29Z"/>
                  </w:sdtContent>
                </w:sdt>
              </w:ins>
              <w:sdt>
                <w:sdtPr>
                  <w:id w:val="1960981352"/>
                  <w:tag w:val="goog_rdk_279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authenticate using a standard or authorization API key.</w:delText>
                      </w:r>
                    </w:del>
                  </w:ins>
                </w:sdtContent>
              </w:sdt>
              <w:ins w:author="Rossi Rossi" w:id="69" w:date="2026-09-22T06:56:59Z">
                <w:del w:author="udhaya kumar" w:id="6" w:date="2026-09-24T06:40:29Z"/>
              </w:ins>
            </w:sdtContent>
          </w:sdt>
        </w:p>
      </w:sdtContent>
    </w:sdt>
    <w:sdt>
      <w:sdtPr>
        <w:id w:val="2064210928"/>
        <w:tag w:val="goog_rdk_2804"/>
      </w:sdtPr>
      <w:sdtContent>
        <w:p w:rsidR="00000000" w:rsidDel="00000000" w:rsidP="00000000" w:rsidRDefault="00000000" w:rsidRPr="00000000" w14:paraId="00000297">
          <w:pPr>
            <w:numPr>
              <w:ilvl w:val="1"/>
              <w:numId w:val="5"/>
            </w:numPr>
            <w:ind w:left="502" w:hanging="360"/>
            <w:rPr>
              <w:ins w:author="Rossi Rossi" w:id="69" w:date="2026-09-22T06:56:59Z"/>
              <w:del w:author="udhaya kumar" w:id="6" w:date="2026-09-24T06:40:29Z"/>
            </w:rPr>
          </w:pPr>
          <w:sdt>
            <w:sdtPr>
              <w:id w:val="-1370762078"/>
              <w:tag w:val="goog_rdk_2801"/>
            </w:sdtPr>
            <w:sdtContent>
              <w:ins w:author="Rossi Rossi" w:id="69" w:date="2026-09-22T06:56:59Z">
                <w:sdt>
                  <w:sdtPr>
                    <w:id w:val="746352346"/>
                    <w:tag w:val="goog_rdk_2802"/>
                  </w:sdtPr>
                  <w:sdtContent>
                    <w:del w:author="udhaya kumar" w:id="6" w:date="2026-09-24T06:40:29Z"/>
                  </w:sdtContent>
                </w:sdt>
              </w:ins>
              <w:sdt>
                <w:sdtPr>
                  <w:id w:val="-1652215166"/>
                  <w:tag w:val="goog_rdk_280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265676724"/>
        <w:tag w:val="goog_rdk_2808"/>
      </w:sdtPr>
      <w:sdtContent>
        <w:p w:rsidR="00000000" w:rsidDel="00000000" w:rsidP="00000000" w:rsidRDefault="00000000" w:rsidRPr="00000000" w14:paraId="00000298">
          <w:pPr>
            <w:numPr>
              <w:ilvl w:val="1"/>
              <w:numId w:val="5"/>
            </w:numPr>
            <w:ind w:left="502" w:hanging="360"/>
            <w:rPr>
              <w:ins w:author="Rossi Rossi" w:id="69" w:date="2026-09-22T06:56:59Z"/>
              <w:del w:author="udhaya kumar" w:id="6" w:date="2026-09-24T06:40:29Z"/>
            </w:rPr>
          </w:pPr>
          <w:sdt>
            <w:sdtPr>
              <w:id w:val="722928516"/>
              <w:tag w:val="goog_rdk_2805"/>
            </w:sdtPr>
            <w:sdtContent>
              <w:ins w:author="Rossi Rossi" w:id="69" w:date="2026-09-22T06:56:59Z">
                <w:sdt>
                  <w:sdtPr>
                    <w:id w:val="-719639668"/>
                    <w:tag w:val="goog_rdk_2806"/>
                  </w:sdtPr>
                  <w:sdtContent>
                    <w:del w:author="udhaya kumar" w:id="6" w:date="2026-09-24T06:40:29Z"/>
                  </w:sdtContent>
                </w:sdt>
              </w:ins>
              <w:sdt>
                <w:sdtPr>
                  <w:id w:val="1987314669"/>
                  <w:tag w:val="goog_rdk_280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[Create or view a Gemini API Key](https://aistudio.google.com/apikey)</w:delText>
                      </w:r>
                    </w:del>
                  </w:ins>
                </w:sdtContent>
              </w:sdt>
              <w:ins w:author="Rossi Rossi" w:id="69" w:date="2026-09-22T06:56:59Z">
                <w:del w:author="udhaya kumar" w:id="6" w:date="2026-09-24T06:40:29Z"/>
              </w:ins>
            </w:sdtContent>
          </w:sdt>
        </w:p>
      </w:sdtContent>
    </w:sdt>
    <w:sdt>
      <w:sdtPr>
        <w:id w:val="-1398583398"/>
        <w:tag w:val="goog_rdk_2812"/>
      </w:sdtPr>
      <w:sdtContent>
        <w:p w:rsidR="00000000" w:rsidDel="00000000" w:rsidP="00000000" w:rsidRDefault="00000000" w:rsidRPr="00000000" w14:paraId="00000299">
          <w:pPr>
            <w:numPr>
              <w:ilvl w:val="1"/>
              <w:numId w:val="5"/>
            </w:numPr>
            <w:ind w:left="502" w:hanging="360"/>
            <w:rPr>
              <w:ins w:author="Rossi Rossi" w:id="69" w:date="2026-09-22T06:56:59Z"/>
              <w:del w:author="udhaya kumar" w:id="6" w:date="2026-09-24T06:40:29Z"/>
            </w:rPr>
          </w:pPr>
          <w:sdt>
            <w:sdtPr>
              <w:id w:val="1662064912"/>
              <w:tag w:val="goog_rdk_2809"/>
            </w:sdtPr>
            <w:sdtContent>
              <w:ins w:author="Rossi Rossi" w:id="69" w:date="2026-09-22T06:56:59Z">
                <w:sdt>
                  <w:sdtPr>
                    <w:id w:val="-1470355751"/>
                    <w:tag w:val="goog_rdk_2810"/>
                  </w:sdtPr>
                  <w:sdtContent>
                    <w:del w:author="udhaya kumar" w:id="6" w:date="2026-09-24T06:40:29Z"/>
                  </w:sdtContent>
                </w:sdt>
              </w:ins>
              <w:sdt>
                <w:sdtPr>
                  <w:id w:val="-221487741"/>
                  <w:tag w:val="goog_rdk_281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125184619"/>
        <w:tag w:val="goog_rdk_2816"/>
      </w:sdtPr>
      <w:sdtContent>
        <w:p w:rsidR="00000000" w:rsidDel="00000000" w:rsidP="00000000" w:rsidRDefault="00000000" w:rsidRPr="00000000" w14:paraId="0000029A">
          <w:pPr>
            <w:numPr>
              <w:ilvl w:val="1"/>
              <w:numId w:val="5"/>
            </w:numPr>
            <w:ind w:left="502" w:hanging="360"/>
            <w:rPr>
              <w:ins w:author="Rossi Rossi" w:id="69" w:date="2026-09-22T06:56:59Z"/>
              <w:del w:author="udhaya kumar" w:id="6" w:date="2026-09-24T06:40:29Z"/>
            </w:rPr>
          </w:pPr>
          <w:sdt>
            <w:sdtPr>
              <w:id w:val="-1971806015"/>
              <w:tag w:val="goog_rdk_2813"/>
            </w:sdtPr>
            <w:sdtContent>
              <w:ins w:author="Rossi Rossi" w:id="69" w:date="2026-09-22T06:56:59Z">
                <w:sdt>
                  <w:sdtPr>
                    <w:id w:val="-804291142"/>
                    <w:tag w:val="goog_rdk_2814"/>
                  </w:sdtPr>
                  <w:sdtContent>
                    <w:del w:author="udhaya kumar" w:id="6" w:date="2026-09-24T06:40:29Z"/>
                  </w:sdtContent>
                </w:sdt>
              </w:ins>
              <w:sdt>
                <w:sdtPr>
                  <w:id w:val="-512960566"/>
                  <w:tag w:val="goog_rdk_28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API key types: standard versus authorization</w:delText>
                      </w:r>
                    </w:del>
                  </w:ins>
                </w:sdtContent>
              </w:sdt>
              <w:ins w:author="Rossi Rossi" w:id="69" w:date="2026-09-22T06:56:59Z">
                <w:del w:author="udhaya kumar" w:id="6" w:date="2026-09-24T06:40:29Z"/>
              </w:ins>
            </w:sdtContent>
          </w:sdt>
        </w:p>
      </w:sdtContent>
    </w:sdt>
    <w:sdt>
      <w:sdtPr>
        <w:id w:val="-2006283340"/>
        <w:tag w:val="goog_rdk_2820"/>
      </w:sdtPr>
      <w:sdtContent>
        <w:p w:rsidR="00000000" w:rsidDel="00000000" w:rsidP="00000000" w:rsidRDefault="00000000" w:rsidRPr="00000000" w14:paraId="0000029B">
          <w:pPr>
            <w:numPr>
              <w:ilvl w:val="1"/>
              <w:numId w:val="5"/>
            </w:numPr>
            <w:ind w:left="502" w:hanging="360"/>
            <w:rPr>
              <w:ins w:author="Rossi Rossi" w:id="69" w:date="2026-09-22T06:56:59Z"/>
              <w:del w:author="udhaya kumar" w:id="6" w:date="2026-09-24T06:40:29Z"/>
            </w:rPr>
          </w:pPr>
          <w:sdt>
            <w:sdtPr>
              <w:id w:val="-374352947"/>
              <w:tag w:val="goog_rdk_2817"/>
            </w:sdtPr>
            <w:sdtContent>
              <w:ins w:author="Rossi Rossi" w:id="69" w:date="2026-09-22T06:56:59Z">
                <w:sdt>
                  <w:sdtPr>
                    <w:id w:val="-2038604594"/>
                    <w:tag w:val="goog_rdk_2818"/>
                  </w:sdtPr>
                  <w:sdtContent>
                    <w:del w:author="udhaya kumar" w:id="6" w:date="2026-09-24T06:40:29Z"/>
                  </w:sdtContent>
                </w:sdt>
              </w:ins>
              <w:sdt>
                <w:sdtPr>
                  <w:id w:val="-1913849510"/>
                  <w:tag w:val="goog_rdk_281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586476159"/>
        <w:tag w:val="goog_rdk_2824"/>
      </w:sdtPr>
      <w:sdtContent>
        <w:p w:rsidR="00000000" w:rsidDel="00000000" w:rsidP="00000000" w:rsidRDefault="00000000" w:rsidRPr="00000000" w14:paraId="0000029C">
          <w:pPr>
            <w:numPr>
              <w:ilvl w:val="1"/>
              <w:numId w:val="5"/>
            </w:numPr>
            <w:ind w:left="502" w:hanging="360"/>
            <w:rPr>
              <w:ins w:author="Rossi Rossi" w:id="69" w:date="2026-09-22T06:56:59Z"/>
              <w:del w:author="udhaya kumar" w:id="6" w:date="2026-09-24T06:40:29Z"/>
            </w:rPr>
          </w:pPr>
          <w:sdt>
            <w:sdtPr>
              <w:id w:val="1899833556"/>
              <w:tag w:val="goog_rdk_2821"/>
            </w:sdtPr>
            <w:sdtContent>
              <w:ins w:author="Rossi Rossi" w:id="69" w:date="2026-09-22T06:56:59Z">
                <w:sdt>
                  <w:sdtPr>
                    <w:id w:val="81158144"/>
                    <w:tag w:val="goog_rdk_2822"/>
                  </w:sdtPr>
                  <w:sdtContent>
                    <w:del w:author="udhaya kumar" w:id="6" w:date="2026-09-24T06:40:29Z"/>
                  </w:sdtContent>
                </w:sdt>
              </w:ins>
              <w:sdt>
                <w:sdtPr>
                  <w:id w:val="2028559864"/>
                  <w:tag w:val="goog_rdk_28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API keys provide access to the Gemini API, but their security characteristics</w:delText>
                      </w:r>
                    </w:del>
                  </w:ins>
                </w:sdtContent>
              </w:sdt>
              <w:ins w:author="Rossi Rossi" w:id="69" w:date="2026-09-22T06:56:59Z">
                <w:del w:author="udhaya kumar" w:id="6" w:date="2026-09-24T06:40:29Z"/>
              </w:ins>
            </w:sdtContent>
          </w:sdt>
        </w:p>
      </w:sdtContent>
    </w:sdt>
    <w:sdt>
      <w:sdtPr>
        <w:id w:val="-600566574"/>
        <w:tag w:val="goog_rdk_2828"/>
      </w:sdtPr>
      <w:sdtContent>
        <w:p w:rsidR="00000000" w:rsidDel="00000000" w:rsidP="00000000" w:rsidRDefault="00000000" w:rsidRPr="00000000" w14:paraId="0000029D">
          <w:pPr>
            <w:numPr>
              <w:ilvl w:val="1"/>
              <w:numId w:val="5"/>
            </w:numPr>
            <w:ind w:left="502" w:hanging="360"/>
            <w:rPr>
              <w:ins w:author="Rossi Rossi" w:id="69" w:date="2026-09-22T06:56:59Z"/>
              <w:del w:author="udhaya kumar" w:id="6" w:date="2026-09-24T06:40:29Z"/>
            </w:rPr>
          </w:pPr>
          <w:sdt>
            <w:sdtPr>
              <w:id w:val="389089962"/>
              <w:tag w:val="goog_rdk_2825"/>
            </w:sdtPr>
            <w:sdtContent>
              <w:ins w:author="Rossi Rossi" w:id="69" w:date="2026-09-22T06:56:59Z">
                <w:sdt>
                  <w:sdtPr>
                    <w:id w:val="-680165864"/>
                    <w:tag w:val="goog_rdk_2826"/>
                  </w:sdtPr>
                  <w:sdtContent>
                    <w:del w:author="udhaya kumar" w:id="6" w:date="2026-09-24T06:40:29Z"/>
                  </w:sdtContent>
                </w:sdt>
              </w:ins>
              <w:sdt>
                <w:sdtPr>
                  <w:id w:val="-1698897136"/>
                  <w:tag w:val="goog_rdk_282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differ. The Gemini API is transitioning from standard API keys to authorization</w:delText>
                      </w:r>
                    </w:del>
                  </w:ins>
                </w:sdtContent>
              </w:sdt>
              <w:ins w:author="Rossi Rossi" w:id="69" w:date="2026-09-22T06:56:59Z">
                <w:del w:author="udhaya kumar" w:id="6" w:date="2026-09-24T06:40:29Z"/>
              </w:ins>
            </w:sdtContent>
          </w:sdt>
        </w:p>
      </w:sdtContent>
    </w:sdt>
    <w:sdt>
      <w:sdtPr>
        <w:id w:val="1881211377"/>
        <w:tag w:val="goog_rdk_2832"/>
      </w:sdtPr>
      <w:sdtContent>
        <w:p w:rsidR="00000000" w:rsidDel="00000000" w:rsidP="00000000" w:rsidRDefault="00000000" w:rsidRPr="00000000" w14:paraId="0000029E">
          <w:pPr>
            <w:numPr>
              <w:ilvl w:val="1"/>
              <w:numId w:val="5"/>
            </w:numPr>
            <w:ind w:left="502" w:hanging="360"/>
            <w:rPr>
              <w:ins w:author="Rossi Rossi" w:id="69" w:date="2026-09-22T06:56:59Z"/>
              <w:del w:author="udhaya kumar" w:id="6" w:date="2026-09-24T06:40:29Z"/>
            </w:rPr>
          </w:pPr>
          <w:sdt>
            <w:sdtPr>
              <w:id w:val="1790646463"/>
              <w:tag w:val="goog_rdk_2829"/>
            </w:sdtPr>
            <w:sdtContent>
              <w:ins w:author="Rossi Rossi" w:id="69" w:date="2026-09-22T06:56:59Z">
                <w:sdt>
                  <w:sdtPr>
                    <w:id w:val="-1624126837"/>
                    <w:tag w:val="goog_rdk_2830"/>
                  </w:sdtPr>
                  <w:sdtContent>
                    <w:del w:author="udhaya kumar" w:id="6" w:date="2026-09-24T06:40:29Z"/>
                  </w:sdtContent>
                </w:sdt>
              </w:ins>
              <w:sdt>
                <w:sdtPr>
                  <w:id w:val="405538954"/>
                  <w:tag w:val="goog_rdk_28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keys to improve security:</w:delText>
                      </w:r>
                    </w:del>
                  </w:ins>
                </w:sdtContent>
              </w:sdt>
              <w:ins w:author="Rossi Rossi" w:id="69" w:date="2026-09-22T06:56:59Z">
                <w:del w:author="udhaya kumar" w:id="6" w:date="2026-09-24T06:40:29Z"/>
              </w:ins>
            </w:sdtContent>
          </w:sdt>
        </w:p>
      </w:sdtContent>
    </w:sdt>
    <w:sdt>
      <w:sdtPr>
        <w:id w:val="-692070320"/>
        <w:tag w:val="goog_rdk_2836"/>
      </w:sdtPr>
      <w:sdtContent>
        <w:p w:rsidR="00000000" w:rsidDel="00000000" w:rsidP="00000000" w:rsidRDefault="00000000" w:rsidRPr="00000000" w14:paraId="0000029F">
          <w:pPr>
            <w:numPr>
              <w:ilvl w:val="1"/>
              <w:numId w:val="5"/>
            </w:numPr>
            <w:ind w:left="502" w:hanging="360"/>
            <w:rPr>
              <w:ins w:author="Rossi Rossi" w:id="69" w:date="2026-09-22T06:56:59Z"/>
              <w:del w:author="udhaya kumar" w:id="6" w:date="2026-09-24T06:40:29Z"/>
            </w:rPr>
          </w:pPr>
          <w:sdt>
            <w:sdtPr>
              <w:id w:val="1215145405"/>
              <w:tag w:val="goog_rdk_2833"/>
            </w:sdtPr>
            <w:sdtContent>
              <w:ins w:author="Rossi Rossi" w:id="69" w:date="2026-09-22T06:56:59Z">
                <w:sdt>
                  <w:sdtPr>
                    <w:id w:val="-529752204"/>
                    <w:tag w:val="goog_rdk_2834"/>
                  </w:sdtPr>
                  <w:sdtContent>
                    <w:del w:author="udhaya kumar" w:id="6" w:date="2026-09-24T06:40:29Z"/>
                  </w:sdtContent>
                </w:sdt>
              </w:ins>
              <w:sdt>
                <w:sdtPr>
                  <w:id w:val="-1925190379"/>
                  <w:tag w:val="goog_rdk_283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882104535"/>
        <w:tag w:val="goog_rdk_2840"/>
      </w:sdtPr>
      <w:sdtContent>
        <w:p w:rsidR="00000000" w:rsidDel="00000000" w:rsidP="00000000" w:rsidRDefault="00000000" w:rsidRPr="00000000" w14:paraId="000002A0">
          <w:pPr>
            <w:numPr>
              <w:ilvl w:val="1"/>
              <w:numId w:val="5"/>
            </w:numPr>
            <w:ind w:left="502" w:hanging="360"/>
            <w:rPr>
              <w:ins w:author="Rossi Rossi" w:id="69" w:date="2026-09-22T06:56:59Z"/>
              <w:del w:author="udhaya kumar" w:id="6" w:date="2026-09-24T06:40:29Z"/>
            </w:rPr>
          </w:pPr>
          <w:sdt>
            <w:sdtPr>
              <w:id w:val="489576477"/>
              <w:tag w:val="goog_rdk_2837"/>
            </w:sdtPr>
            <w:sdtContent>
              <w:ins w:author="Rossi Rossi" w:id="69" w:date="2026-09-22T06:56:59Z">
                <w:sdt>
                  <w:sdtPr>
                    <w:id w:val="1923281790"/>
                    <w:tag w:val="goog_rdk_2838"/>
                  </w:sdtPr>
                  <w:sdtContent>
                    <w:del w:author="udhaya kumar" w:id="6" w:date="2026-09-24T06:40:29Z"/>
                  </w:sdtContent>
                </w:sdt>
              </w:ins>
              <w:sdt>
                <w:sdtPr>
                  <w:id w:val="1708299711"/>
                  <w:tag w:val="goog_rdk_283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**Standard API keys**: Associate requests with a Google Cloud project for billing and quota purposes. Standard keys don't identify a caller, which limits the granularity of permissions and access control they can support.</w:delText>
                      </w:r>
                    </w:del>
                  </w:ins>
                </w:sdtContent>
              </w:sdt>
              <w:ins w:author="Rossi Rossi" w:id="69" w:date="2026-09-22T06:56:59Z">
                <w:del w:author="udhaya kumar" w:id="6" w:date="2026-09-24T06:40:29Z"/>
              </w:ins>
            </w:sdtContent>
          </w:sdt>
        </w:p>
      </w:sdtContent>
    </w:sdt>
    <w:sdt>
      <w:sdtPr>
        <w:id w:val="-1105802351"/>
        <w:tag w:val="goog_rdk_2844"/>
      </w:sdtPr>
      <w:sdtContent>
        <w:p w:rsidR="00000000" w:rsidDel="00000000" w:rsidP="00000000" w:rsidRDefault="00000000" w:rsidRPr="00000000" w14:paraId="000002A1">
          <w:pPr>
            <w:numPr>
              <w:ilvl w:val="1"/>
              <w:numId w:val="5"/>
            </w:numPr>
            <w:ind w:left="502" w:hanging="360"/>
            <w:rPr>
              <w:ins w:author="Rossi Rossi" w:id="69" w:date="2026-09-22T06:56:59Z"/>
              <w:del w:author="udhaya kumar" w:id="6" w:date="2026-09-24T06:40:29Z"/>
            </w:rPr>
          </w:pPr>
          <w:sdt>
            <w:sdtPr>
              <w:id w:val="-2057362672"/>
              <w:tag w:val="goog_rdk_2841"/>
            </w:sdtPr>
            <w:sdtContent>
              <w:ins w:author="Rossi Rossi" w:id="69" w:date="2026-09-22T06:56:59Z">
                <w:sdt>
                  <w:sdtPr>
                    <w:id w:val="-833687983"/>
                    <w:tag w:val="goog_rdk_2842"/>
                  </w:sdtPr>
                  <w:sdtContent>
                    <w:del w:author="udhaya kumar" w:id="6" w:date="2026-09-24T06:40:29Z"/>
                  </w:sdtContent>
                </w:sdt>
              </w:ins>
              <w:sdt>
                <w:sdtPr>
                  <w:id w:val="526282071"/>
                  <w:tag w:val="goog_rdk_284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delText>
                      </w:r>
                    </w:del>
                  </w:ins>
                </w:sdtContent>
              </w:sdt>
              <w:ins w:author="Rossi Rossi" w:id="69" w:date="2026-09-22T06:56:59Z">
                <w:del w:author="udhaya kumar" w:id="6" w:date="2026-09-24T06:40:29Z"/>
              </w:ins>
            </w:sdtContent>
          </w:sdt>
        </w:p>
      </w:sdtContent>
    </w:sdt>
    <w:sdt>
      <w:sdtPr>
        <w:id w:val="-397361464"/>
        <w:tag w:val="goog_rdk_2848"/>
      </w:sdtPr>
      <w:sdtContent>
        <w:p w:rsidR="00000000" w:rsidDel="00000000" w:rsidP="00000000" w:rsidRDefault="00000000" w:rsidRPr="00000000" w14:paraId="000002A2">
          <w:pPr>
            <w:numPr>
              <w:ilvl w:val="1"/>
              <w:numId w:val="5"/>
            </w:numPr>
            <w:ind w:left="502" w:hanging="360"/>
            <w:rPr>
              <w:ins w:author="Rossi Rossi" w:id="69" w:date="2026-09-22T06:56:59Z"/>
              <w:del w:author="udhaya kumar" w:id="6" w:date="2026-09-24T06:40:29Z"/>
            </w:rPr>
          </w:pPr>
          <w:sdt>
            <w:sdtPr>
              <w:id w:val="1403188829"/>
              <w:tag w:val="goog_rdk_2845"/>
            </w:sdtPr>
            <w:sdtContent>
              <w:ins w:author="Rossi Rossi" w:id="69" w:date="2026-09-22T06:56:59Z">
                <w:sdt>
                  <w:sdtPr>
                    <w:id w:val="1192822577"/>
                    <w:tag w:val="goog_rdk_2846"/>
                  </w:sdtPr>
                  <w:sdtContent>
                    <w:del w:author="udhaya kumar" w:id="6" w:date="2026-09-24T06:40:29Z"/>
                  </w:sdtContent>
                </w:sdt>
              </w:ins>
              <w:sdt>
                <w:sdtPr>
                  <w:id w:val="-1430314247"/>
                  <w:tag w:val="goog_rdk_284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35256461"/>
        <w:tag w:val="goog_rdk_2852"/>
      </w:sdtPr>
      <w:sdtContent>
        <w:p w:rsidR="00000000" w:rsidDel="00000000" w:rsidP="00000000" w:rsidRDefault="00000000" w:rsidRPr="00000000" w14:paraId="000002A3">
          <w:pPr>
            <w:numPr>
              <w:ilvl w:val="1"/>
              <w:numId w:val="5"/>
            </w:numPr>
            <w:ind w:left="502" w:hanging="360"/>
            <w:rPr>
              <w:ins w:author="Rossi Rossi" w:id="69" w:date="2026-09-22T06:56:59Z"/>
              <w:del w:author="udhaya kumar" w:id="6" w:date="2026-09-24T06:40:29Z"/>
            </w:rPr>
          </w:pPr>
          <w:sdt>
            <w:sdtPr>
              <w:id w:val="-1794777415"/>
              <w:tag w:val="goog_rdk_2849"/>
            </w:sdtPr>
            <w:sdtContent>
              <w:ins w:author="Rossi Rossi" w:id="69" w:date="2026-09-22T06:56:59Z">
                <w:sdt>
                  <w:sdtPr>
                    <w:id w:val="-302632331"/>
                    <w:tag w:val="goog_rdk_2850"/>
                  </w:sdtPr>
                  <w:sdtContent>
                    <w:del w:author="udhaya kumar" w:id="6" w:date="2026-09-24T06:40:29Z"/>
                  </w:sdtContent>
                </w:sdt>
              </w:ins>
              <w:sdt>
                <w:sdtPr>
                  <w:id w:val="-1996858798"/>
                  <w:tag w:val="goog_rdk_285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To ensure secure usage, Gemini API will move from standard keys to auth keys:</w:delText>
                      </w:r>
                    </w:del>
                  </w:ins>
                </w:sdtContent>
              </w:sdt>
              <w:ins w:author="Rossi Rossi" w:id="69" w:date="2026-09-22T06:56:59Z">
                <w:del w:author="udhaya kumar" w:id="6" w:date="2026-09-24T06:40:29Z"/>
              </w:ins>
            </w:sdtContent>
          </w:sdt>
        </w:p>
      </w:sdtContent>
    </w:sdt>
    <w:sdt>
      <w:sdtPr>
        <w:id w:val="-1246986873"/>
        <w:tag w:val="goog_rdk_2856"/>
      </w:sdtPr>
      <w:sdtContent>
        <w:p w:rsidR="00000000" w:rsidDel="00000000" w:rsidP="00000000" w:rsidRDefault="00000000" w:rsidRPr="00000000" w14:paraId="000002A4">
          <w:pPr>
            <w:numPr>
              <w:ilvl w:val="1"/>
              <w:numId w:val="5"/>
            </w:numPr>
            <w:ind w:left="502" w:hanging="360"/>
            <w:rPr>
              <w:ins w:author="Rossi Rossi" w:id="69" w:date="2026-09-22T06:56:59Z"/>
              <w:del w:author="udhaya kumar" w:id="6" w:date="2026-09-24T06:40:29Z"/>
            </w:rPr>
          </w:pPr>
          <w:sdt>
            <w:sdtPr>
              <w:id w:val="427849690"/>
              <w:tag w:val="goog_rdk_2853"/>
            </w:sdtPr>
            <w:sdtContent>
              <w:ins w:author="Rossi Rossi" w:id="69" w:date="2026-09-22T06:56:59Z">
                <w:sdt>
                  <w:sdtPr>
                    <w:id w:val="-1508182900"/>
                    <w:tag w:val="goog_rdk_2854"/>
                  </w:sdtPr>
                  <w:sdtContent>
                    <w:del w:author="udhaya kumar" w:id="6" w:date="2026-09-24T06:40:29Z"/>
                  </w:sdtContent>
                </w:sdt>
              </w:ins>
              <w:sdt>
                <w:sdtPr>
                  <w:id w:val="706401041"/>
                  <w:tag w:val="goog_rdk_285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074640653"/>
        <w:tag w:val="goog_rdk_2860"/>
      </w:sdtPr>
      <w:sdtContent>
        <w:p w:rsidR="00000000" w:rsidDel="00000000" w:rsidP="00000000" w:rsidRDefault="00000000" w:rsidRPr="00000000" w14:paraId="000002A5">
          <w:pPr>
            <w:numPr>
              <w:ilvl w:val="1"/>
              <w:numId w:val="5"/>
            </w:numPr>
            <w:ind w:left="502" w:hanging="360"/>
            <w:rPr>
              <w:ins w:author="Rossi Rossi" w:id="69" w:date="2026-09-22T06:56:59Z"/>
              <w:del w:author="udhaya kumar" w:id="6" w:date="2026-09-24T06:40:29Z"/>
            </w:rPr>
          </w:pPr>
          <w:sdt>
            <w:sdtPr>
              <w:id w:val="1711990033"/>
              <w:tag w:val="goog_rdk_2857"/>
            </w:sdtPr>
            <w:sdtContent>
              <w:ins w:author="Rossi Rossi" w:id="69" w:date="2026-09-22T06:56:59Z">
                <w:sdt>
                  <w:sdtPr>
                    <w:id w:val="-119447890"/>
                    <w:tag w:val="goog_rdk_2858"/>
                  </w:sdtPr>
                  <w:sdtContent>
                    <w:del w:author="udhaya kumar" w:id="6" w:date="2026-09-24T06:40:29Z"/>
                  </w:sdtContent>
                </w:sdt>
              </w:ins>
              <w:sdt>
                <w:sdtPr>
                  <w:id w:val="-1293354691"/>
                  <w:tag w:val="goog_rdk_28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**Auth keys default**: Starting May 28, 2026, all new API keys created in Google AI Studio are automatically created as auth keys.</w:delText>
                      </w:r>
                    </w:del>
                  </w:ins>
                </w:sdtContent>
              </w:sdt>
              <w:ins w:author="Rossi Rossi" w:id="69" w:date="2026-09-22T06:56:59Z">
                <w:del w:author="udhaya kumar" w:id="6" w:date="2026-09-24T06:40:29Z"/>
              </w:ins>
            </w:sdtContent>
          </w:sdt>
        </w:p>
      </w:sdtContent>
    </w:sdt>
    <w:sdt>
      <w:sdtPr>
        <w:id w:val="-1432755795"/>
        <w:tag w:val="goog_rdk_2864"/>
      </w:sdtPr>
      <w:sdtContent>
        <w:p w:rsidR="00000000" w:rsidDel="00000000" w:rsidP="00000000" w:rsidRDefault="00000000" w:rsidRPr="00000000" w14:paraId="000002A6">
          <w:pPr>
            <w:numPr>
              <w:ilvl w:val="1"/>
              <w:numId w:val="5"/>
            </w:numPr>
            <w:ind w:left="502" w:hanging="360"/>
            <w:rPr>
              <w:ins w:author="Rossi Rossi" w:id="69" w:date="2026-09-22T06:56:59Z"/>
              <w:del w:author="udhaya kumar" w:id="6" w:date="2026-09-24T06:40:29Z"/>
            </w:rPr>
          </w:pPr>
          <w:sdt>
            <w:sdtPr>
              <w:id w:val="-218385416"/>
              <w:tag w:val="goog_rdk_2861"/>
            </w:sdtPr>
            <w:sdtContent>
              <w:ins w:author="Rossi Rossi" w:id="69" w:date="2026-09-22T06:56:59Z">
                <w:sdt>
                  <w:sdtPr>
                    <w:id w:val="-2078129195"/>
                    <w:tag w:val="goog_rdk_2862"/>
                  </w:sdtPr>
                  <w:sdtContent>
                    <w:del w:author="udhaya kumar" w:id="6" w:date="2026-09-24T06:40:29Z"/>
                  </w:sdtContent>
                </w:sdt>
              </w:ins>
              <w:sdt>
                <w:sdtPr>
                  <w:id w:val="-1273494411"/>
                  <w:tag w:val="goog_rdk_28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delText>
                      </w:r>
                    </w:del>
                  </w:ins>
                </w:sdtContent>
              </w:sdt>
              <w:ins w:author="Rossi Rossi" w:id="69" w:date="2026-09-22T06:56:59Z">
                <w:del w:author="udhaya kumar" w:id="6" w:date="2026-09-24T06:40:29Z"/>
              </w:ins>
            </w:sdtContent>
          </w:sdt>
        </w:p>
      </w:sdtContent>
    </w:sdt>
    <w:sdt>
      <w:sdtPr>
        <w:id w:val="2126670325"/>
        <w:tag w:val="goog_rdk_2868"/>
      </w:sdtPr>
      <w:sdtContent>
        <w:p w:rsidR="00000000" w:rsidDel="00000000" w:rsidP="00000000" w:rsidRDefault="00000000" w:rsidRPr="00000000" w14:paraId="000002A7">
          <w:pPr>
            <w:numPr>
              <w:ilvl w:val="1"/>
              <w:numId w:val="5"/>
            </w:numPr>
            <w:ind w:left="502" w:hanging="360"/>
            <w:rPr>
              <w:ins w:author="Rossi Rossi" w:id="69" w:date="2026-09-22T06:56:59Z"/>
              <w:del w:author="udhaya kumar" w:id="6" w:date="2026-09-24T06:40:29Z"/>
            </w:rPr>
          </w:pPr>
          <w:sdt>
            <w:sdtPr>
              <w:id w:val="-729588849"/>
              <w:tag w:val="goog_rdk_2865"/>
            </w:sdtPr>
            <w:sdtContent>
              <w:ins w:author="Rossi Rossi" w:id="69" w:date="2026-09-22T06:56:59Z">
                <w:sdt>
                  <w:sdtPr>
                    <w:id w:val="-464506038"/>
                    <w:tag w:val="goog_rdk_2866"/>
                  </w:sdtPr>
                  <w:sdtContent>
                    <w:del w:author="udhaya kumar" w:id="6" w:date="2026-09-24T06:40:29Z"/>
                  </w:sdtContent>
                </w:sdt>
              </w:ins>
              <w:sdt>
                <w:sdtPr>
                  <w:id w:val="-845735375"/>
                  <w:tag w:val="goog_rdk_286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**On September 2026** : the Gemini API will reject requests from **standard</w:delText>
                      </w:r>
                    </w:del>
                  </w:ins>
                </w:sdtContent>
              </w:sdt>
              <w:ins w:author="Rossi Rossi" w:id="69" w:date="2026-09-22T06:56:59Z">
                <w:del w:author="udhaya kumar" w:id="6" w:date="2026-09-24T06:40:29Z"/>
              </w:ins>
            </w:sdtContent>
          </w:sdt>
        </w:p>
      </w:sdtContent>
    </w:sdt>
    <w:sdt>
      <w:sdtPr>
        <w:id w:val="-2081467641"/>
        <w:tag w:val="goog_rdk_2872"/>
      </w:sdtPr>
      <w:sdtContent>
        <w:p w:rsidR="00000000" w:rsidDel="00000000" w:rsidP="00000000" w:rsidRDefault="00000000" w:rsidRPr="00000000" w14:paraId="000002A8">
          <w:pPr>
            <w:numPr>
              <w:ilvl w:val="1"/>
              <w:numId w:val="5"/>
            </w:numPr>
            <w:ind w:left="502" w:hanging="360"/>
            <w:rPr>
              <w:ins w:author="Rossi Rossi" w:id="69" w:date="2026-09-22T06:56:59Z"/>
              <w:del w:author="udhaya kumar" w:id="6" w:date="2026-09-24T06:40:29Z"/>
            </w:rPr>
          </w:pPr>
          <w:sdt>
            <w:sdtPr>
              <w:id w:val="-1376435627"/>
              <w:tag w:val="goog_rdk_2869"/>
            </w:sdtPr>
            <w:sdtContent>
              <w:ins w:author="Rossi Rossi" w:id="69" w:date="2026-09-22T06:56:59Z">
                <w:sdt>
                  <w:sdtPr>
                    <w:id w:val="-1407385109"/>
                    <w:tag w:val="goog_rdk_2870"/>
                  </w:sdtPr>
                  <w:sdtContent>
                    <w:del w:author="udhaya kumar" w:id="6" w:date="2026-09-24T06:40:29Z"/>
                  </w:sdtContent>
                </w:sdt>
              </w:ins>
              <w:sdt>
                <w:sdtPr>
                  <w:id w:val="1633293662"/>
                  <w:tag w:val="goog_rdk_287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keys** . You must [migrate to auth keys](https://ai.google.dev/gemini-api/docs/api-key#migrate-to-auth-key) before this date to avoid service interruption. Make sure to migrate to auth keys before September 2026.</w:delText>
                      </w:r>
                    </w:del>
                  </w:ins>
                </w:sdtContent>
              </w:sdt>
              <w:ins w:author="Rossi Rossi" w:id="69" w:date="2026-09-22T06:56:59Z">
                <w:del w:author="udhaya kumar" w:id="6" w:date="2026-09-24T06:40:29Z"/>
              </w:ins>
            </w:sdtContent>
          </w:sdt>
        </w:p>
      </w:sdtContent>
    </w:sdt>
    <w:sdt>
      <w:sdtPr>
        <w:id w:val="-2066840566"/>
        <w:tag w:val="goog_rdk_2876"/>
      </w:sdtPr>
      <w:sdtContent>
        <w:p w:rsidR="00000000" w:rsidDel="00000000" w:rsidP="00000000" w:rsidRDefault="00000000" w:rsidRPr="00000000" w14:paraId="000002A9">
          <w:pPr>
            <w:numPr>
              <w:ilvl w:val="1"/>
              <w:numId w:val="5"/>
            </w:numPr>
            <w:ind w:left="502" w:hanging="360"/>
            <w:rPr>
              <w:ins w:author="Rossi Rossi" w:id="69" w:date="2026-09-22T06:56:59Z"/>
              <w:del w:author="udhaya kumar" w:id="6" w:date="2026-09-24T06:40:29Z"/>
            </w:rPr>
          </w:pPr>
          <w:sdt>
            <w:sdtPr>
              <w:id w:val="1367045077"/>
              <w:tag w:val="goog_rdk_2873"/>
            </w:sdtPr>
            <w:sdtContent>
              <w:ins w:author="Rossi Rossi" w:id="69" w:date="2026-09-22T06:56:59Z">
                <w:sdt>
                  <w:sdtPr>
                    <w:id w:val="383315857"/>
                    <w:tag w:val="goog_rdk_2874"/>
                  </w:sdtPr>
                  <w:sdtContent>
                    <w:del w:author="udhaya kumar" w:id="6" w:date="2026-09-24T06:40:29Z"/>
                  </w:sdtContent>
                </w:sdt>
              </w:ins>
              <w:sdt>
                <w:sdtPr>
                  <w:id w:val="-1268914275"/>
                  <w:tag w:val="goog_rdk_287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31611435"/>
        <w:tag w:val="goog_rdk_2880"/>
      </w:sdtPr>
      <w:sdtContent>
        <w:p w:rsidR="00000000" w:rsidDel="00000000" w:rsidP="00000000" w:rsidRDefault="00000000" w:rsidRPr="00000000" w14:paraId="000002AA">
          <w:pPr>
            <w:numPr>
              <w:ilvl w:val="1"/>
              <w:numId w:val="5"/>
            </w:numPr>
            <w:ind w:left="502" w:hanging="360"/>
            <w:rPr>
              <w:ins w:author="Rossi Rossi" w:id="69" w:date="2026-09-22T06:56:59Z"/>
              <w:del w:author="udhaya kumar" w:id="6" w:date="2026-09-24T06:40:29Z"/>
            </w:rPr>
          </w:pPr>
          <w:sdt>
            <w:sdtPr>
              <w:id w:val="252344431"/>
              <w:tag w:val="goog_rdk_2877"/>
            </w:sdtPr>
            <w:sdtContent>
              <w:ins w:author="Rossi Rossi" w:id="69" w:date="2026-09-22T06:56:59Z">
                <w:sdt>
                  <w:sdtPr>
                    <w:id w:val="1967962093"/>
                    <w:tag w:val="goog_rdk_2878"/>
                  </w:sdtPr>
                  <w:sdtContent>
                    <w:del w:author="udhaya kumar" w:id="6" w:date="2026-09-24T06:40:29Z"/>
                  </w:sdtContent>
                </w:sdt>
              </w:ins>
              <w:sdt>
                <w:sdtPr>
                  <w:id w:val="1898494661"/>
                  <w:tag w:val="goog_rdk_28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&gt; [!NOTE]</w:delText>
                      </w:r>
                    </w:del>
                  </w:ins>
                </w:sdtContent>
              </w:sdt>
              <w:ins w:author="Rossi Rossi" w:id="69" w:date="2026-09-22T06:56:59Z">
                <w:del w:author="udhaya kumar" w:id="6" w:date="2026-09-24T06:40:29Z"/>
              </w:ins>
            </w:sdtContent>
          </w:sdt>
        </w:p>
      </w:sdtContent>
    </w:sdt>
    <w:sdt>
      <w:sdtPr>
        <w:id w:val="1640569178"/>
        <w:tag w:val="goog_rdk_2884"/>
      </w:sdtPr>
      <w:sdtContent>
        <w:p w:rsidR="00000000" w:rsidDel="00000000" w:rsidP="00000000" w:rsidRDefault="00000000" w:rsidRPr="00000000" w14:paraId="000002AB">
          <w:pPr>
            <w:numPr>
              <w:ilvl w:val="1"/>
              <w:numId w:val="5"/>
            </w:numPr>
            <w:ind w:left="502" w:hanging="360"/>
            <w:rPr>
              <w:ins w:author="Rossi Rossi" w:id="69" w:date="2026-09-22T06:56:59Z"/>
              <w:del w:author="udhaya kumar" w:id="6" w:date="2026-09-24T06:40:29Z"/>
            </w:rPr>
          </w:pPr>
          <w:sdt>
            <w:sdtPr>
              <w:id w:val="1160704624"/>
              <w:tag w:val="goog_rdk_2881"/>
            </w:sdtPr>
            <w:sdtContent>
              <w:ins w:author="Rossi Rossi" w:id="69" w:date="2026-09-22T06:56:59Z">
                <w:sdt>
                  <w:sdtPr>
                    <w:id w:val="-154267034"/>
                    <w:tag w:val="goog_rdk_2882"/>
                  </w:sdtPr>
                  <w:sdtContent>
                    <w:del w:author="udhaya kumar" w:id="6" w:date="2026-09-24T06:40:29Z"/>
                  </w:sdtContent>
                </w:sdt>
              </w:ins>
              <w:sdt>
                <w:sdtPr>
                  <w:id w:val="-556907981"/>
                  <w:tag w:val="goog_rdk_288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&gt; **Note:** Requests authenticated by authorization keys are not recorded in Google Cloud service account usage metrics.</w:delText>
                      </w:r>
                    </w:del>
                  </w:ins>
                </w:sdtContent>
              </w:sdt>
              <w:ins w:author="Rossi Rossi" w:id="69" w:date="2026-09-22T06:56:59Z">
                <w:del w:author="udhaya kumar" w:id="6" w:date="2026-09-24T06:40:29Z"/>
              </w:ins>
            </w:sdtContent>
          </w:sdt>
        </w:p>
      </w:sdtContent>
    </w:sdt>
    <w:sdt>
      <w:sdtPr>
        <w:id w:val="-989914697"/>
        <w:tag w:val="goog_rdk_2888"/>
      </w:sdtPr>
      <w:sdtContent>
        <w:p w:rsidR="00000000" w:rsidDel="00000000" w:rsidP="00000000" w:rsidRDefault="00000000" w:rsidRPr="00000000" w14:paraId="000002AC">
          <w:pPr>
            <w:numPr>
              <w:ilvl w:val="1"/>
              <w:numId w:val="5"/>
            </w:numPr>
            <w:ind w:left="502" w:hanging="360"/>
            <w:rPr>
              <w:ins w:author="Rossi Rossi" w:id="69" w:date="2026-09-22T06:56:59Z"/>
              <w:del w:author="udhaya kumar" w:id="6" w:date="2026-09-24T06:40:29Z"/>
            </w:rPr>
          </w:pPr>
          <w:sdt>
            <w:sdtPr>
              <w:id w:val="-1092684207"/>
              <w:tag w:val="goog_rdk_2885"/>
            </w:sdtPr>
            <w:sdtContent>
              <w:ins w:author="Rossi Rossi" w:id="69" w:date="2026-09-22T06:56:59Z">
                <w:sdt>
                  <w:sdtPr>
                    <w:id w:val="100169422"/>
                    <w:tag w:val="goog_rdk_2886"/>
                  </w:sdtPr>
                  <w:sdtContent>
                    <w:del w:author="udhaya kumar" w:id="6" w:date="2026-09-24T06:40:29Z"/>
                  </w:sdtContent>
                </w:sdt>
              </w:ins>
              <w:sdt>
                <w:sdtPr>
                  <w:id w:val="685040812"/>
                  <w:tag w:val="goog_rdk_288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72411964"/>
        <w:tag w:val="goog_rdk_2892"/>
      </w:sdtPr>
      <w:sdtContent>
        <w:p w:rsidR="00000000" w:rsidDel="00000000" w:rsidP="00000000" w:rsidRDefault="00000000" w:rsidRPr="00000000" w14:paraId="000002AD">
          <w:pPr>
            <w:numPr>
              <w:ilvl w:val="1"/>
              <w:numId w:val="5"/>
            </w:numPr>
            <w:ind w:left="502" w:hanging="360"/>
            <w:rPr>
              <w:ins w:author="Rossi Rossi" w:id="69" w:date="2026-09-22T06:56:59Z"/>
              <w:del w:author="udhaya kumar" w:id="6" w:date="2026-09-24T06:40:29Z"/>
            </w:rPr>
          </w:pPr>
          <w:sdt>
            <w:sdtPr>
              <w:id w:val="823476949"/>
              <w:tag w:val="goog_rdk_2889"/>
            </w:sdtPr>
            <w:sdtContent>
              <w:ins w:author="Rossi Rossi" w:id="69" w:date="2026-09-22T06:56:59Z">
                <w:sdt>
                  <w:sdtPr>
                    <w:id w:val="1779051560"/>
                    <w:tag w:val="goog_rdk_2890"/>
                  </w:sdtPr>
                  <w:sdtContent>
                    <w:del w:author="udhaya kumar" w:id="6" w:date="2026-09-24T06:40:29Z"/>
                  </w:sdtContent>
                </w:sdt>
              </w:ins>
              <w:sdt>
                <w:sdtPr>
                  <w:id w:val="1366863531"/>
                  <w:tag w:val="goog_rdk_289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Managing API keys in Google AI Studio</w:delText>
                      </w:r>
                    </w:del>
                  </w:ins>
                </w:sdtContent>
              </w:sdt>
              <w:ins w:author="Rossi Rossi" w:id="69" w:date="2026-09-22T06:56:59Z">
                <w:del w:author="udhaya kumar" w:id="6" w:date="2026-09-24T06:40:29Z"/>
              </w:ins>
            </w:sdtContent>
          </w:sdt>
        </w:p>
      </w:sdtContent>
    </w:sdt>
    <w:sdt>
      <w:sdtPr>
        <w:id w:val="-52325583"/>
        <w:tag w:val="goog_rdk_2896"/>
      </w:sdtPr>
      <w:sdtContent>
        <w:p w:rsidR="00000000" w:rsidDel="00000000" w:rsidP="00000000" w:rsidRDefault="00000000" w:rsidRPr="00000000" w14:paraId="000002AE">
          <w:pPr>
            <w:numPr>
              <w:ilvl w:val="1"/>
              <w:numId w:val="5"/>
            </w:numPr>
            <w:ind w:left="502" w:hanging="360"/>
            <w:rPr>
              <w:ins w:author="Rossi Rossi" w:id="69" w:date="2026-09-22T06:56:59Z"/>
              <w:del w:author="udhaya kumar" w:id="6" w:date="2026-09-24T06:40:29Z"/>
            </w:rPr>
          </w:pPr>
          <w:sdt>
            <w:sdtPr>
              <w:id w:val="1407501835"/>
              <w:tag w:val="goog_rdk_2893"/>
            </w:sdtPr>
            <w:sdtContent>
              <w:ins w:author="Rossi Rossi" w:id="69" w:date="2026-09-22T06:56:59Z">
                <w:sdt>
                  <w:sdtPr>
                    <w:id w:val="933752821"/>
                    <w:tag w:val="goog_rdk_2894"/>
                  </w:sdtPr>
                  <w:sdtContent>
                    <w:del w:author="udhaya kumar" w:id="6" w:date="2026-09-24T06:40:29Z"/>
                  </w:sdtContent>
                </w:sdt>
              </w:ins>
              <w:sdt>
                <w:sdtPr>
                  <w:id w:val="1324692583"/>
                  <w:tag w:val="goog_rdk_289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51190352"/>
        <w:tag w:val="goog_rdk_2900"/>
      </w:sdtPr>
      <w:sdtContent>
        <w:p w:rsidR="00000000" w:rsidDel="00000000" w:rsidP="00000000" w:rsidRDefault="00000000" w:rsidRPr="00000000" w14:paraId="000002AF">
          <w:pPr>
            <w:numPr>
              <w:ilvl w:val="1"/>
              <w:numId w:val="5"/>
            </w:numPr>
            <w:ind w:left="502" w:hanging="360"/>
            <w:rPr>
              <w:ins w:author="Rossi Rossi" w:id="69" w:date="2026-09-22T06:56:59Z"/>
              <w:del w:author="udhaya kumar" w:id="6" w:date="2026-09-24T06:40:29Z"/>
            </w:rPr>
          </w:pPr>
          <w:sdt>
            <w:sdtPr>
              <w:id w:val="-1691934787"/>
              <w:tag w:val="goog_rdk_2897"/>
            </w:sdtPr>
            <w:sdtContent>
              <w:ins w:author="Rossi Rossi" w:id="69" w:date="2026-09-22T06:56:59Z">
                <w:sdt>
                  <w:sdtPr>
                    <w:id w:val="502776104"/>
                    <w:tag w:val="goog_rdk_2898"/>
                  </w:sdtPr>
                  <w:sdtContent>
                    <w:del w:author="udhaya kumar" w:id="6" w:date="2026-09-24T06:40:29Z"/>
                  </w:sdtContent>
                </w:sdt>
              </w:ins>
              <w:sdt>
                <w:sdtPr>
                  <w:id w:val="133682136"/>
                  <w:tag w:val="goog_rdk_289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You can manage your projects and keys directly in [Google AI Studio](https://aistudio.google.com/apikey).</w:delText>
                      </w:r>
                    </w:del>
                  </w:ins>
                </w:sdtContent>
              </w:sdt>
              <w:ins w:author="Rossi Rossi" w:id="69" w:date="2026-09-22T06:56:59Z">
                <w:del w:author="udhaya kumar" w:id="6" w:date="2026-09-24T06:40:29Z"/>
              </w:ins>
            </w:sdtContent>
          </w:sdt>
        </w:p>
      </w:sdtContent>
    </w:sdt>
    <w:sdt>
      <w:sdtPr>
        <w:id w:val="1152845686"/>
        <w:tag w:val="goog_rdk_2904"/>
      </w:sdtPr>
      <w:sdtContent>
        <w:p w:rsidR="00000000" w:rsidDel="00000000" w:rsidP="00000000" w:rsidRDefault="00000000" w:rsidRPr="00000000" w14:paraId="000002B0">
          <w:pPr>
            <w:numPr>
              <w:ilvl w:val="1"/>
              <w:numId w:val="5"/>
            </w:numPr>
            <w:ind w:left="502" w:hanging="360"/>
            <w:rPr>
              <w:ins w:author="Rossi Rossi" w:id="69" w:date="2026-09-22T06:56:59Z"/>
              <w:del w:author="udhaya kumar" w:id="6" w:date="2026-09-24T06:40:29Z"/>
            </w:rPr>
          </w:pPr>
          <w:sdt>
            <w:sdtPr>
              <w:id w:val="623445806"/>
              <w:tag w:val="goog_rdk_2901"/>
            </w:sdtPr>
            <w:sdtContent>
              <w:ins w:author="Rossi Rossi" w:id="69" w:date="2026-09-22T06:56:59Z">
                <w:sdt>
                  <w:sdtPr>
                    <w:id w:val="467508687"/>
                    <w:tag w:val="goog_rdk_2902"/>
                  </w:sdtPr>
                  <w:sdtContent>
                    <w:del w:author="udhaya kumar" w:id="6" w:date="2026-09-24T06:40:29Z"/>
                  </w:sdtContent>
                </w:sdt>
              </w:ins>
              <w:sdt>
                <w:sdtPr>
                  <w:id w:val="1902117121"/>
                  <w:tag w:val="goog_rdk_290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72497717"/>
        <w:tag w:val="goog_rdk_2908"/>
      </w:sdtPr>
      <w:sdtContent>
        <w:p w:rsidR="00000000" w:rsidDel="00000000" w:rsidP="00000000" w:rsidRDefault="00000000" w:rsidRPr="00000000" w14:paraId="000002B1">
          <w:pPr>
            <w:numPr>
              <w:ilvl w:val="1"/>
              <w:numId w:val="5"/>
            </w:numPr>
            <w:ind w:left="502" w:hanging="360"/>
            <w:rPr>
              <w:ins w:author="Rossi Rossi" w:id="69" w:date="2026-09-22T06:56:59Z"/>
              <w:del w:author="udhaya kumar" w:id="6" w:date="2026-09-24T06:40:29Z"/>
            </w:rPr>
          </w:pPr>
          <w:sdt>
            <w:sdtPr>
              <w:id w:val="-1476147787"/>
              <w:tag w:val="goog_rdk_2905"/>
            </w:sdtPr>
            <w:sdtContent>
              <w:ins w:author="Rossi Rossi" w:id="69" w:date="2026-09-22T06:56:59Z">
                <w:sdt>
                  <w:sdtPr>
                    <w:id w:val="1156266463"/>
                    <w:tag w:val="goog_rdk_2906"/>
                  </w:sdtPr>
                  <w:sdtContent>
                    <w:del w:author="udhaya kumar" w:id="6" w:date="2026-09-24T06:40:29Z"/>
                  </w:sdtContent>
                </w:sdt>
              </w:ins>
              <w:sdt>
                <w:sdtPr>
                  <w:id w:val="-1304197232"/>
                  <w:tag w:val="goog_rdk_290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Google Cloud projects</w:delText>
                      </w:r>
                    </w:del>
                  </w:ins>
                </w:sdtContent>
              </w:sdt>
              <w:ins w:author="Rossi Rossi" w:id="69" w:date="2026-09-22T06:56:59Z">
                <w:del w:author="udhaya kumar" w:id="6" w:date="2026-09-24T06:40:29Z"/>
              </w:ins>
            </w:sdtContent>
          </w:sdt>
        </w:p>
      </w:sdtContent>
    </w:sdt>
    <w:sdt>
      <w:sdtPr>
        <w:id w:val="-1423107206"/>
        <w:tag w:val="goog_rdk_2912"/>
      </w:sdtPr>
      <w:sdtContent>
        <w:p w:rsidR="00000000" w:rsidDel="00000000" w:rsidP="00000000" w:rsidRDefault="00000000" w:rsidRPr="00000000" w14:paraId="000002B2">
          <w:pPr>
            <w:numPr>
              <w:ilvl w:val="1"/>
              <w:numId w:val="5"/>
            </w:numPr>
            <w:ind w:left="502" w:hanging="360"/>
            <w:rPr>
              <w:ins w:author="Rossi Rossi" w:id="69" w:date="2026-09-22T06:56:59Z"/>
              <w:del w:author="udhaya kumar" w:id="6" w:date="2026-09-24T06:40:29Z"/>
            </w:rPr>
          </w:pPr>
          <w:sdt>
            <w:sdtPr>
              <w:id w:val="-1158992675"/>
              <w:tag w:val="goog_rdk_2909"/>
            </w:sdtPr>
            <w:sdtContent>
              <w:ins w:author="Rossi Rossi" w:id="69" w:date="2026-09-22T06:56:59Z">
                <w:sdt>
                  <w:sdtPr>
                    <w:id w:val="579206999"/>
                    <w:tag w:val="goog_rdk_2910"/>
                  </w:sdtPr>
                  <w:sdtContent>
                    <w:del w:author="udhaya kumar" w:id="6" w:date="2026-09-24T06:40:29Z"/>
                  </w:sdtContent>
                </w:sdt>
              </w:ins>
              <w:sdt>
                <w:sdtPr>
                  <w:id w:val="-1861685444"/>
                  <w:tag w:val="goog_rdk_291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546303099"/>
        <w:tag w:val="goog_rdk_2916"/>
      </w:sdtPr>
      <w:sdtContent>
        <w:p w:rsidR="00000000" w:rsidDel="00000000" w:rsidP="00000000" w:rsidRDefault="00000000" w:rsidRPr="00000000" w14:paraId="000002B3">
          <w:pPr>
            <w:numPr>
              <w:ilvl w:val="1"/>
              <w:numId w:val="5"/>
            </w:numPr>
            <w:ind w:left="502" w:hanging="360"/>
            <w:rPr>
              <w:ins w:author="Rossi Rossi" w:id="69" w:date="2026-09-22T06:56:59Z"/>
              <w:del w:author="udhaya kumar" w:id="6" w:date="2026-09-24T06:40:29Z"/>
            </w:rPr>
          </w:pPr>
          <w:sdt>
            <w:sdtPr>
              <w:id w:val="-35931759"/>
              <w:tag w:val="goog_rdk_2913"/>
            </w:sdtPr>
            <w:sdtContent>
              <w:ins w:author="Rossi Rossi" w:id="69" w:date="2026-09-22T06:56:59Z">
                <w:sdt>
                  <w:sdtPr>
                    <w:id w:val="-467344238"/>
                    <w:tag w:val="goog_rdk_2914"/>
                  </w:sdtPr>
                  <w:sdtContent>
                    <w:del w:author="udhaya kumar" w:id="6" w:date="2026-09-24T06:40:29Z"/>
                  </w:sdtContent>
                </w:sdt>
              </w:ins>
              <w:sdt>
                <w:sdtPr>
                  <w:id w:val="1469214008"/>
                  <w:tag w:val="goog_rdk_29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Every Gemini API key is associated with a [Google Cloud project](https://cloud.google.com/resource-manager/docs/creating-managing-projects).</w:delText>
                      </w:r>
                    </w:del>
                  </w:ins>
                </w:sdtContent>
              </w:sdt>
              <w:ins w:author="Rossi Rossi" w:id="69" w:date="2026-09-22T06:56:59Z">
                <w:del w:author="udhaya kumar" w:id="6" w:date="2026-09-24T06:40:29Z"/>
              </w:ins>
            </w:sdtContent>
          </w:sdt>
        </w:p>
      </w:sdtContent>
    </w:sdt>
    <w:sdt>
      <w:sdtPr>
        <w:id w:val="641005979"/>
        <w:tag w:val="goog_rdk_2920"/>
      </w:sdtPr>
      <w:sdtContent>
        <w:p w:rsidR="00000000" w:rsidDel="00000000" w:rsidP="00000000" w:rsidRDefault="00000000" w:rsidRPr="00000000" w14:paraId="000002B4">
          <w:pPr>
            <w:numPr>
              <w:ilvl w:val="1"/>
              <w:numId w:val="5"/>
            </w:numPr>
            <w:ind w:left="502" w:hanging="360"/>
            <w:rPr>
              <w:ins w:author="Rossi Rossi" w:id="69" w:date="2026-09-22T06:56:59Z"/>
              <w:del w:author="udhaya kumar" w:id="6" w:date="2026-09-24T06:40:29Z"/>
            </w:rPr>
          </w:pPr>
          <w:sdt>
            <w:sdtPr>
              <w:id w:val="839175117"/>
              <w:tag w:val="goog_rdk_2917"/>
            </w:sdtPr>
            <w:sdtContent>
              <w:ins w:author="Rossi Rossi" w:id="69" w:date="2026-09-22T06:56:59Z">
                <w:sdt>
                  <w:sdtPr>
                    <w:id w:val="-40771664"/>
                    <w:tag w:val="goog_rdk_2918"/>
                  </w:sdtPr>
                  <w:sdtContent>
                    <w:del w:author="udhaya kumar" w:id="6" w:date="2026-09-24T06:40:29Z"/>
                  </w:sdtContent>
                </w:sdt>
              </w:ins>
              <w:sdt>
                <w:sdtPr>
                  <w:id w:val="321393449"/>
                  <w:tag w:val="goog_rdk_291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Google Cloud projects manage billing, collaborators, and permissions. Google AI</w:delText>
                      </w:r>
                    </w:del>
                  </w:ins>
                </w:sdtContent>
              </w:sdt>
              <w:ins w:author="Rossi Rossi" w:id="69" w:date="2026-09-22T06:56:59Z">
                <w:del w:author="udhaya kumar" w:id="6" w:date="2026-09-24T06:40:29Z"/>
              </w:ins>
            </w:sdtContent>
          </w:sdt>
        </w:p>
      </w:sdtContent>
    </w:sdt>
    <w:sdt>
      <w:sdtPr>
        <w:id w:val="361908345"/>
        <w:tag w:val="goog_rdk_2924"/>
      </w:sdtPr>
      <w:sdtContent>
        <w:p w:rsidR="00000000" w:rsidDel="00000000" w:rsidP="00000000" w:rsidRDefault="00000000" w:rsidRPr="00000000" w14:paraId="000002B5">
          <w:pPr>
            <w:numPr>
              <w:ilvl w:val="1"/>
              <w:numId w:val="5"/>
            </w:numPr>
            <w:ind w:left="502" w:hanging="360"/>
            <w:rPr>
              <w:ins w:author="Rossi Rossi" w:id="69" w:date="2026-09-22T06:56:59Z"/>
              <w:del w:author="udhaya kumar" w:id="6" w:date="2026-09-24T06:40:29Z"/>
            </w:rPr>
          </w:pPr>
          <w:sdt>
            <w:sdtPr>
              <w:id w:val="373759921"/>
              <w:tag w:val="goog_rdk_2921"/>
            </w:sdtPr>
            <w:sdtContent>
              <w:ins w:author="Rossi Rossi" w:id="69" w:date="2026-09-22T06:56:59Z">
                <w:sdt>
                  <w:sdtPr>
                    <w:id w:val="-737081345"/>
                    <w:tag w:val="goog_rdk_2922"/>
                  </w:sdtPr>
                  <w:sdtContent>
                    <w:del w:author="udhaya kumar" w:id="6" w:date="2026-09-24T06:40:29Z"/>
                  </w:sdtContent>
                </w:sdt>
              </w:ins>
              <w:sdt>
                <w:sdtPr>
                  <w:id w:val="-2125455125"/>
                  <w:tag w:val="goog_rdk_29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Studio provides a lightweight interface to access these projects.</w:delText>
                      </w:r>
                    </w:del>
                  </w:ins>
                </w:sdtContent>
              </w:sdt>
              <w:ins w:author="Rossi Rossi" w:id="69" w:date="2026-09-22T06:56:59Z">
                <w:del w:author="udhaya kumar" w:id="6" w:date="2026-09-24T06:40:29Z"/>
              </w:ins>
            </w:sdtContent>
          </w:sdt>
        </w:p>
      </w:sdtContent>
    </w:sdt>
    <w:sdt>
      <w:sdtPr>
        <w:id w:val="1560304573"/>
        <w:tag w:val="goog_rdk_2928"/>
      </w:sdtPr>
      <w:sdtContent>
        <w:p w:rsidR="00000000" w:rsidDel="00000000" w:rsidP="00000000" w:rsidRDefault="00000000" w:rsidRPr="00000000" w14:paraId="000002B6">
          <w:pPr>
            <w:numPr>
              <w:ilvl w:val="1"/>
              <w:numId w:val="5"/>
            </w:numPr>
            <w:ind w:left="502" w:hanging="360"/>
            <w:rPr>
              <w:ins w:author="Rossi Rossi" w:id="69" w:date="2026-09-22T06:56:59Z"/>
              <w:del w:author="udhaya kumar" w:id="6" w:date="2026-09-24T06:40:29Z"/>
            </w:rPr>
          </w:pPr>
          <w:sdt>
            <w:sdtPr>
              <w:id w:val="-1083705465"/>
              <w:tag w:val="goog_rdk_2925"/>
            </w:sdtPr>
            <w:sdtContent>
              <w:ins w:author="Rossi Rossi" w:id="69" w:date="2026-09-22T06:56:59Z">
                <w:sdt>
                  <w:sdtPr>
                    <w:id w:val="-1888374760"/>
                    <w:tag w:val="goog_rdk_2926"/>
                  </w:sdtPr>
                  <w:sdtContent>
                    <w:del w:author="udhaya kumar" w:id="6" w:date="2026-09-24T06:40:29Z"/>
                  </w:sdtContent>
                </w:sdt>
              </w:ins>
              <w:sdt>
                <w:sdtPr>
                  <w:id w:val="-212817480"/>
                  <w:tag w:val="goog_rdk_292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107337062"/>
        <w:tag w:val="goog_rdk_2932"/>
      </w:sdtPr>
      <w:sdtContent>
        <w:p w:rsidR="00000000" w:rsidDel="00000000" w:rsidP="00000000" w:rsidRDefault="00000000" w:rsidRPr="00000000" w14:paraId="000002B7">
          <w:pPr>
            <w:numPr>
              <w:ilvl w:val="1"/>
              <w:numId w:val="5"/>
            </w:numPr>
            <w:ind w:left="502" w:hanging="360"/>
            <w:rPr>
              <w:ins w:author="Rossi Rossi" w:id="69" w:date="2026-09-22T06:56:59Z"/>
              <w:del w:author="udhaya kumar" w:id="6" w:date="2026-09-24T06:40:29Z"/>
            </w:rPr>
          </w:pPr>
          <w:sdt>
            <w:sdtPr>
              <w:id w:val="-1989304796"/>
              <w:tag w:val="goog_rdk_2929"/>
            </w:sdtPr>
            <w:sdtContent>
              <w:ins w:author="Rossi Rossi" w:id="69" w:date="2026-09-22T06:56:59Z">
                <w:sdt>
                  <w:sdtPr>
                    <w:id w:val="849085225"/>
                    <w:tag w:val="goog_rdk_2930"/>
                  </w:sdtPr>
                  <w:sdtContent>
                    <w:del w:author="udhaya kumar" w:id="6" w:date="2026-09-24T06:40:29Z"/>
                  </w:sdtContent>
                </w:sdt>
              </w:ins>
              <w:sdt>
                <w:sdtPr>
                  <w:id w:val="-118622162"/>
                  <w:tag w:val="goog_rdk_29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**Default project** : If you are a new user, Google AI Studio automatically creates a default Google Cloud project and API key after you accept the Terms of Service. You can rename this project by navigating to the **Projects** view in your dashboard.</w:delText>
                      </w:r>
                    </w:del>
                  </w:ins>
                </w:sdtContent>
              </w:sdt>
              <w:ins w:author="Rossi Rossi" w:id="69" w:date="2026-09-22T06:56:59Z">
                <w:del w:author="udhaya kumar" w:id="6" w:date="2026-09-24T06:40:29Z"/>
              </w:ins>
            </w:sdtContent>
          </w:sdt>
        </w:p>
      </w:sdtContent>
    </w:sdt>
    <w:sdt>
      <w:sdtPr>
        <w:id w:val="1386718036"/>
        <w:tag w:val="goog_rdk_2936"/>
      </w:sdtPr>
      <w:sdtContent>
        <w:p w:rsidR="00000000" w:rsidDel="00000000" w:rsidP="00000000" w:rsidRDefault="00000000" w:rsidRPr="00000000" w14:paraId="000002B8">
          <w:pPr>
            <w:numPr>
              <w:ilvl w:val="1"/>
              <w:numId w:val="5"/>
            </w:numPr>
            <w:ind w:left="502" w:hanging="360"/>
            <w:rPr>
              <w:ins w:author="Rossi Rossi" w:id="69" w:date="2026-09-22T06:56:59Z"/>
              <w:del w:author="udhaya kumar" w:id="6" w:date="2026-09-24T06:40:29Z"/>
            </w:rPr>
          </w:pPr>
          <w:sdt>
            <w:sdtPr>
              <w:id w:val="-1321586700"/>
              <w:tag w:val="goog_rdk_2933"/>
            </w:sdtPr>
            <w:sdtContent>
              <w:ins w:author="Rossi Rossi" w:id="69" w:date="2026-09-22T06:56:59Z">
                <w:sdt>
                  <w:sdtPr>
                    <w:id w:val="2087187123"/>
                    <w:tag w:val="goog_rdk_2934"/>
                  </w:sdtPr>
                  <w:sdtContent>
                    <w:del w:author="udhaya kumar" w:id="6" w:date="2026-09-24T06:40:29Z"/>
                  </w:sdtContent>
                </w:sdt>
              </w:ins>
              <w:sdt>
                <w:sdtPr>
                  <w:id w:val="643652485"/>
                  <w:tag w:val="goog_rdk_293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**Existing projects**: If you already have a Google Cloud account, AI Studio does not create a default project. Instead, you must import your existing projects.</w:delText>
                      </w:r>
                    </w:del>
                  </w:ins>
                </w:sdtContent>
              </w:sdt>
              <w:ins w:author="Rossi Rossi" w:id="69" w:date="2026-09-22T06:56:59Z">
                <w:del w:author="udhaya kumar" w:id="6" w:date="2026-09-24T06:40:29Z"/>
              </w:ins>
            </w:sdtContent>
          </w:sdt>
        </w:p>
      </w:sdtContent>
    </w:sdt>
    <w:sdt>
      <w:sdtPr>
        <w:id w:val="27219648"/>
        <w:tag w:val="goog_rdk_2940"/>
      </w:sdtPr>
      <w:sdtContent>
        <w:p w:rsidR="00000000" w:rsidDel="00000000" w:rsidP="00000000" w:rsidRDefault="00000000" w:rsidRPr="00000000" w14:paraId="000002B9">
          <w:pPr>
            <w:numPr>
              <w:ilvl w:val="1"/>
              <w:numId w:val="5"/>
            </w:numPr>
            <w:ind w:left="502" w:hanging="360"/>
            <w:rPr>
              <w:ins w:author="Rossi Rossi" w:id="69" w:date="2026-09-22T06:56:59Z"/>
              <w:del w:author="udhaya kumar" w:id="6" w:date="2026-09-24T06:40:29Z"/>
            </w:rPr>
          </w:pPr>
          <w:sdt>
            <w:sdtPr>
              <w:id w:val="421909871"/>
              <w:tag w:val="goog_rdk_2937"/>
            </w:sdtPr>
            <w:sdtContent>
              <w:ins w:author="Rossi Rossi" w:id="69" w:date="2026-09-22T06:56:59Z">
                <w:sdt>
                  <w:sdtPr>
                    <w:id w:val="1034977374"/>
                    <w:tag w:val="goog_rdk_2938"/>
                  </w:sdtPr>
                  <w:sdtContent>
                    <w:del w:author="udhaya kumar" w:id="6" w:date="2026-09-24T06:40:29Z"/>
                  </w:sdtContent>
                </w:sdt>
              </w:ins>
              <w:sdt>
                <w:sdtPr>
                  <w:id w:val="-476820322"/>
                  <w:tag w:val="goog_rdk_293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33575056"/>
        <w:tag w:val="goog_rdk_2944"/>
      </w:sdtPr>
      <w:sdtContent>
        <w:p w:rsidR="00000000" w:rsidDel="00000000" w:rsidP="00000000" w:rsidRDefault="00000000" w:rsidRPr="00000000" w14:paraId="000002BA">
          <w:pPr>
            <w:numPr>
              <w:ilvl w:val="1"/>
              <w:numId w:val="5"/>
            </w:numPr>
            <w:ind w:left="502" w:hanging="360"/>
            <w:rPr>
              <w:ins w:author="Rossi Rossi" w:id="69" w:date="2026-09-22T06:56:59Z"/>
              <w:del w:author="udhaya kumar" w:id="6" w:date="2026-09-24T06:40:29Z"/>
            </w:rPr>
          </w:pPr>
          <w:sdt>
            <w:sdtPr>
              <w:id w:val="-749609472"/>
              <w:tag w:val="goog_rdk_2941"/>
            </w:sdtPr>
            <w:sdtContent>
              <w:ins w:author="Rossi Rossi" w:id="69" w:date="2026-09-22T06:56:59Z">
                <w:sdt>
                  <w:sdtPr>
                    <w:id w:val="1491644916"/>
                    <w:tag w:val="goog_rdk_2942"/>
                  </w:sdtPr>
                  <w:sdtContent>
                    <w:del w:author="udhaya kumar" w:id="6" w:date="2026-09-24T06:40:29Z"/>
                  </w:sdtContent>
                </w:sdt>
              </w:ins>
              <w:sdt>
                <w:sdtPr>
                  <w:id w:val="-363326673"/>
                  <w:tag w:val="goog_rdk_294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Importing projects</w:delText>
                      </w:r>
                    </w:del>
                  </w:ins>
                </w:sdtContent>
              </w:sdt>
              <w:ins w:author="Rossi Rossi" w:id="69" w:date="2026-09-22T06:56:59Z">
                <w:del w:author="udhaya kumar" w:id="6" w:date="2026-09-24T06:40:29Z"/>
              </w:ins>
            </w:sdtContent>
          </w:sdt>
        </w:p>
      </w:sdtContent>
    </w:sdt>
    <w:sdt>
      <w:sdtPr>
        <w:id w:val="-305705391"/>
        <w:tag w:val="goog_rdk_2948"/>
      </w:sdtPr>
      <w:sdtContent>
        <w:p w:rsidR="00000000" w:rsidDel="00000000" w:rsidP="00000000" w:rsidRDefault="00000000" w:rsidRPr="00000000" w14:paraId="000002BB">
          <w:pPr>
            <w:numPr>
              <w:ilvl w:val="1"/>
              <w:numId w:val="5"/>
            </w:numPr>
            <w:ind w:left="502" w:hanging="360"/>
            <w:rPr>
              <w:ins w:author="Rossi Rossi" w:id="69" w:date="2026-09-22T06:56:59Z"/>
              <w:del w:author="udhaya kumar" w:id="6" w:date="2026-09-24T06:40:29Z"/>
            </w:rPr>
          </w:pPr>
          <w:sdt>
            <w:sdtPr>
              <w:id w:val="1458725732"/>
              <w:tag w:val="goog_rdk_2945"/>
            </w:sdtPr>
            <w:sdtContent>
              <w:ins w:author="Rossi Rossi" w:id="69" w:date="2026-09-22T06:56:59Z">
                <w:sdt>
                  <w:sdtPr>
                    <w:id w:val="1513469410"/>
                    <w:tag w:val="goog_rdk_2946"/>
                  </w:sdtPr>
                  <w:sdtContent>
                    <w:del w:author="udhaya kumar" w:id="6" w:date="2026-09-24T06:40:29Z"/>
                  </w:sdtContent>
                </w:sdt>
              </w:ins>
              <w:sdt>
                <w:sdtPr>
                  <w:id w:val="519723796"/>
                  <w:tag w:val="goog_rdk_294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56905930"/>
        <w:tag w:val="goog_rdk_2952"/>
      </w:sdtPr>
      <w:sdtContent>
        <w:p w:rsidR="00000000" w:rsidDel="00000000" w:rsidP="00000000" w:rsidRDefault="00000000" w:rsidRPr="00000000" w14:paraId="000002BC">
          <w:pPr>
            <w:numPr>
              <w:ilvl w:val="1"/>
              <w:numId w:val="5"/>
            </w:numPr>
            <w:ind w:left="502" w:hanging="360"/>
            <w:rPr>
              <w:ins w:author="Rossi Rossi" w:id="69" w:date="2026-09-22T06:56:59Z"/>
              <w:del w:author="udhaya kumar" w:id="6" w:date="2026-09-24T06:40:29Z"/>
            </w:rPr>
          </w:pPr>
          <w:sdt>
            <w:sdtPr>
              <w:id w:val="-48471308"/>
              <w:tag w:val="goog_rdk_2949"/>
            </w:sdtPr>
            <w:sdtContent>
              <w:ins w:author="Rossi Rossi" w:id="69" w:date="2026-09-22T06:56:59Z">
                <w:sdt>
                  <w:sdtPr>
                    <w:id w:val="-377746444"/>
                    <w:tag w:val="goog_rdk_2950"/>
                  </w:sdtPr>
                  <w:sdtContent>
                    <w:del w:author="udhaya kumar" w:id="6" w:date="2026-09-24T06:40:29Z"/>
                  </w:sdtContent>
                </w:sdt>
              </w:ins>
              <w:sdt>
                <w:sdtPr>
                  <w:id w:val="1673749289"/>
                  <w:tag w:val="goog_rdk_295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By default, Google AI Studio does not display all of your Google Cloud</w:delText>
                      </w:r>
                    </w:del>
                  </w:ins>
                </w:sdtContent>
              </w:sdt>
              <w:ins w:author="Rossi Rossi" w:id="69" w:date="2026-09-22T06:56:59Z">
                <w:del w:author="udhaya kumar" w:id="6" w:date="2026-09-24T06:40:29Z"/>
              </w:ins>
            </w:sdtContent>
          </w:sdt>
        </w:p>
      </w:sdtContent>
    </w:sdt>
    <w:sdt>
      <w:sdtPr>
        <w:id w:val="652914796"/>
        <w:tag w:val="goog_rdk_2956"/>
      </w:sdtPr>
      <w:sdtContent>
        <w:p w:rsidR="00000000" w:rsidDel="00000000" w:rsidP="00000000" w:rsidRDefault="00000000" w:rsidRPr="00000000" w14:paraId="000002BD">
          <w:pPr>
            <w:numPr>
              <w:ilvl w:val="1"/>
              <w:numId w:val="5"/>
            </w:numPr>
            <w:ind w:left="502" w:hanging="360"/>
            <w:rPr>
              <w:ins w:author="Rossi Rossi" w:id="69" w:date="2026-09-22T06:56:59Z"/>
              <w:del w:author="udhaya kumar" w:id="6" w:date="2026-09-24T06:40:29Z"/>
            </w:rPr>
          </w:pPr>
          <w:sdt>
            <w:sdtPr>
              <w:id w:val="-1409123643"/>
              <w:tag w:val="goog_rdk_2953"/>
            </w:sdtPr>
            <w:sdtContent>
              <w:ins w:author="Rossi Rossi" w:id="69" w:date="2026-09-22T06:56:59Z">
                <w:sdt>
                  <w:sdtPr>
                    <w:id w:val="1914943249"/>
                    <w:tag w:val="goog_rdk_2954"/>
                  </w:sdtPr>
                  <w:sdtContent>
                    <w:del w:author="udhaya kumar" w:id="6" w:date="2026-09-24T06:40:29Z"/>
                  </w:sdtContent>
                </w:sdt>
              </w:ins>
              <w:sdt>
                <w:sdtPr>
                  <w:id w:val="854241564"/>
                  <w:tag w:val="goog_rdk_29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projects. You must import the projects you want to use:</w:delText>
                      </w:r>
                    </w:del>
                  </w:ins>
                </w:sdtContent>
              </w:sdt>
              <w:ins w:author="Rossi Rossi" w:id="69" w:date="2026-09-22T06:56:59Z">
                <w:del w:author="udhaya kumar" w:id="6" w:date="2026-09-24T06:40:29Z"/>
              </w:ins>
            </w:sdtContent>
          </w:sdt>
        </w:p>
      </w:sdtContent>
    </w:sdt>
    <w:sdt>
      <w:sdtPr>
        <w:id w:val="-147692597"/>
        <w:tag w:val="goog_rdk_2960"/>
      </w:sdtPr>
      <w:sdtContent>
        <w:p w:rsidR="00000000" w:rsidDel="00000000" w:rsidP="00000000" w:rsidRDefault="00000000" w:rsidRPr="00000000" w14:paraId="000002BE">
          <w:pPr>
            <w:numPr>
              <w:ilvl w:val="1"/>
              <w:numId w:val="5"/>
            </w:numPr>
            <w:ind w:left="502" w:hanging="360"/>
            <w:rPr>
              <w:ins w:author="Rossi Rossi" w:id="69" w:date="2026-09-22T06:56:59Z"/>
              <w:del w:author="udhaya kumar" w:id="6" w:date="2026-09-24T06:40:29Z"/>
            </w:rPr>
          </w:pPr>
          <w:sdt>
            <w:sdtPr>
              <w:id w:val="-952978373"/>
              <w:tag w:val="goog_rdk_2957"/>
            </w:sdtPr>
            <w:sdtContent>
              <w:ins w:author="Rossi Rossi" w:id="69" w:date="2026-09-22T06:56:59Z">
                <w:sdt>
                  <w:sdtPr>
                    <w:id w:val="2061093541"/>
                    <w:tag w:val="goog_rdk_2958"/>
                  </w:sdtPr>
                  <w:sdtContent>
                    <w:del w:author="udhaya kumar" w:id="6" w:date="2026-09-24T06:40:29Z"/>
                  </w:sdtContent>
                </w:sdt>
              </w:ins>
              <w:sdt>
                <w:sdtPr>
                  <w:id w:val="1693153861"/>
                  <w:tag w:val="goog_rdk_295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068041724"/>
        <w:tag w:val="goog_rdk_2964"/>
      </w:sdtPr>
      <w:sdtContent>
        <w:p w:rsidR="00000000" w:rsidDel="00000000" w:rsidP="00000000" w:rsidRDefault="00000000" w:rsidRPr="00000000" w14:paraId="000002BF">
          <w:pPr>
            <w:numPr>
              <w:ilvl w:val="1"/>
              <w:numId w:val="5"/>
            </w:numPr>
            <w:ind w:left="502" w:hanging="360"/>
            <w:rPr>
              <w:ins w:author="Rossi Rossi" w:id="69" w:date="2026-09-22T06:56:59Z"/>
              <w:del w:author="udhaya kumar" w:id="6" w:date="2026-09-24T06:40:29Z"/>
            </w:rPr>
          </w:pPr>
          <w:sdt>
            <w:sdtPr>
              <w:id w:val="1318848411"/>
              <w:tag w:val="goog_rdk_2961"/>
            </w:sdtPr>
            <w:sdtContent>
              <w:ins w:author="Rossi Rossi" w:id="69" w:date="2026-09-22T06:56:59Z">
                <w:sdt>
                  <w:sdtPr>
                    <w:id w:val="-763111536"/>
                    <w:tag w:val="goog_rdk_2962"/>
                  </w:sdtPr>
                  <w:sdtContent>
                    <w:del w:author="udhaya kumar" w:id="6" w:date="2026-09-24T06:40:29Z"/>
                  </w:sdtContent>
                </w:sdt>
              </w:ins>
              <w:sdt>
                <w:sdtPr>
                  <w:id w:val="-214292207"/>
                  <w:tag w:val="goog_rdk_29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Go to [Google AI Studio](https://aistudio.google.com).</w:delText>
                      </w:r>
                    </w:del>
                  </w:ins>
                </w:sdtContent>
              </w:sdt>
              <w:ins w:author="Rossi Rossi" w:id="69" w:date="2026-09-22T06:56:59Z">
                <w:del w:author="udhaya kumar" w:id="6" w:date="2026-09-24T06:40:29Z"/>
              </w:ins>
            </w:sdtContent>
          </w:sdt>
        </w:p>
      </w:sdtContent>
    </w:sdt>
    <w:sdt>
      <w:sdtPr>
        <w:id w:val="1890269410"/>
        <w:tag w:val="goog_rdk_2968"/>
      </w:sdtPr>
      <w:sdtContent>
        <w:p w:rsidR="00000000" w:rsidDel="00000000" w:rsidP="00000000" w:rsidRDefault="00000000" w:rsidRPr="00000000" w14:paraId="000002C0">
          <w:pPr>
            <w:numPr>
              <w:ilvl w:val="1"/>
              <w:numId w:val="5"/>
            </w:numPr>
            <w:ind w:left="502" w:hanging="360"/>
            <w:rPr>
              <w:ins w:author="Rossi Rossi" w:id="69" w:date="2026-09-22T06:56:59Z"/>
              <w:del w:author="udhaya kumar" w:id="6" w:date="2026-09-24T06:40:29Z"/>
            </w:rPr>
          </w:pPr>
          <w:sdt>
            <w:sdtPr>
              <w:id w:val="-148731643"/>
              <w:tag w:val="goog_rdk_2965"/>
            </w:sdtPr>
            <w:sdtContent>
              <w:ins w:author="Rossi Rossi" w:id="69" w:date="2026-09-22T06:56:59Z">
                <w:sdt>
                  <w:sdtPr>
                    <w:id w:val="53743231"/>
                    <w:tag w:val="goog_rdk_2966"/>
                  </w:sdtPr>
                  <w:sdtContent>
                    <w:del w:author="udhaya kumar" w:id="6" w:date="2026-09-24T06:40:29Z"/>
                  </w:sdtContent>
                </w:sdt>
              </w:ins>
              <w:sdt>
                <w:sdtPr>
                  <w:id w:val="-1876645092"/>
                  <w:tag w:val="goog_rdk_296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Open the **Dashboard** from the left panel and select **Projects**.</w:delText>
                      </w:r>
                    </w:del>
                  </w:ins>
                </w:sdtContent>
              </w:sdt>
              <w:ins w:author="Rossi Rossi" w:id="69" w:date="2026-09-22T06:56:59Z">
                <w:del w:author="udhaya kumar" w:id="6" w:date="2026-09-24T06:40:29Z"/>
              </w:ins>
            </w:sdtContent>
          </w:sdt>
        </w:p>
      </w:sdtContent>
    </w:sdt>
    <w:sdt>
      <w:sdtPr>
        <w:id w:val="-1957395"/>
        <w:tag w:val="goog_rdk_2972"/>
      </w:sdtPr>
      <w:sdtContent>
        <w:p w:rsidR="00000000" w:rsidDel="00000000" w:rsidP="00000000" w:rsidRDefault="00000000" w:rsidRPr="00000000" w14:paraId="000002C1">
          <w:pPr>
            <w:numPr>
              <w:ilvl w:val="1"/>
              <w:numId w:val="5"/>
            </w:numPr>
            <w:ind w:left="502" w:hanging="360"/>
            <w:rPr>
              <w:ins w:author="Rossi Rossi" w:id="69" w:date="2026-09-22T06:56:59Z"/>
              <w:del w:author="udhaya kumar" w:id="6" w:date="2026-09-24T06:40:29Z"/>
            </w:rPr>
          </w:pPr>
          <w:sdt>
            <w:sdtPr>
              <w:id w:val="1284859091"/>
              <w:tag w:val="goog_rdk_2969"/>
            </w:sdtPr>
            <w:sdtContent>
              <w:ins w:author="Rossi Rossi" w:id="69" w:date="2026-09-22T06:56:59Z">
                <w:sdt>
                  <w:sdtPr>
                    <w:id w:val="1215502990"/>
                    <w:tag w:val="goog_rdk_2970"/>
                  </w:sdtPr>
                  <w:sdtContent>
                    <w:del w:author="udhaya kumar" w:id="6" w:date="2026-09-24T06:40:29Z"/>
                  </w:sdtContent>
                </w:sdt>
              </w:ins>
              <w:sdt>
                <w:sdtPr>
                  <w:id w:val="238516594"/>
                  <w:tag w:val="goog_rdk_297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Click the **Import projects** button.</w:delText>
                      </w:r>
                    </w:del>
                  </w:ins>
                </w:sdtContent>
              </w:sdt>
              <w:ins w:author="Rossi Rossi" w:id="69" w:date="2026-09-22T06:56:59Z">
                <w:del w:author="udhaya kumar" w:id="6" w:date="2026-09-24T06:40:29Z"/>
              </w:ins>
            </w:sdtContent>
          </w:sdt>
        </w:p>
      </w:sdtContent>
    </w:sdt>
    <w:sdt>
      <w:sdtPr>
        <w:id w:val="-536766775"/>
        <w:tag w:val="goog_rdk_2976"/>
      </w:sdtPr>
      <w:sdtContent>
        <w:p w:rsidR="00000000" w:rsidDel="00000000" w:rsidP="00000000" w:rsidRDefault="00000000" w:rsidRPr="00000000" w14:paraId="000002C2">
          <w:pPr>
            <w:numPr>
              <w:ilvl w:val="1"/>
              <w:numId w:val="5"/>
            </w:numPr>
            <w:ind w:left="502" w:hanging="360"/>
            <w:rPr>
              <w:ins w:author="Rossi Rossi" w:id="69" w:date="2026-09-22T06:56:59Z"/>
              <w:del w:author="udhaya kumar" w:id="6" w:date="2026-09-24T06:40:29Z"/>
            </w:rPr>
          </w:pPr>
          <w:sdt>
            <w:sdtPr>
              <w:id w:val="405936622"/>
              <w:tag w:val="goog_rdk_2973"/>
            </w:sdtPr>
            <w:sdtContent>
              <w:ins w:author="Rossi Rossi" w:id="69" w:date="2026-09-22T06:56:59Z">
                <w:sdt>
                  <w:sdtPr>
                    <w:id w:val="2145847012"/>
                    <w:tag w:val="goog_rdk_2974"/>
                  </w:sdtPr>
                  <w:sdtContent>
                    <w:del w:author="udhaya kumar" w:id="6" w:date="2026-09-24T06:40:29Z"/>
                  </w:sdtContent>
                </w:sdt>
              </w:ins>
              <w:sdt>
                <w:sdtPr>
                  <w:id w:val="840793838"/>
                  <w:tag w:val="goog_rdk_297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Search for and select the Google Cloud project you want to import, then click **Import**.</w:delText>
                      </w:r>
                    </w:del>
                  </w:ins>
                </w:sdtContent>
              </w:sdt>
              <w:ins w:author="Rossi Rossi" w:id="69" w:date="2026-09-22T06:56:59Z">
                <w:del w:author="udhaya kumar" w:id="6" w:date="2026-09-24T06:40:29Z"/>
              </w:ins>
            </w:sdtContent>
          </w:sdt>
        </w:p>
      </w:sdtContent>
    </w:sdt>
    <w:sdt>
      <w:sdtPr>
        <w:id w:val="-1802523553"/>
        <w:tag w:val="goog_rdk_2980"/>
      </w:sdtPr>
      <w:sdtContent>
        <w:p w:rsidR="00000000" w:rsidDel="00000000" w:rsidP="00000000" w:rsidRDefault="00000000" w:rsidRPr="00000000" w14:paraId="000002C3">
          <w:pPr>
            <w:numPr>
              <w:ilvl w:val="1"/>
              <w:numId w:val="5"/>
            </w:numPr>
            <w:ind w:left="502" w:hanging="360"/>
            <w:rPr>
              <w:ins w:author="Rossi Rossi" w:id="69" w:date="2026-09-22T06:56:59Z"/>
              <w:del w:author="udhaya kumar" w:id="6" w:date="2026-09-24T06:40:29Z"/>
            </w:rPr>
          </w:pPr>
          <w:sdt>
            <w:sdtPr>
              <w:id w:val="1187291614"/>
              <w:tag w:val="goog_rdk_2977"/>
            </w:sdtPr>
            <w:sdtContent>
              <w:ins w:author="Rossi Rossi" w:id="69" w:date="2026-09-22T06:56:59Z">
                <w:sdt>
                  <w:sdtPr>
                    <w:id w:val="1786557970"/>
                    <w:tag w:val="goog_rdk_2978"/>
                  </w:sdtPr>
                  <w:sdtContent>
                    <w:del w:author="udhaya kumar" w:id="6" w:date="2026-09-24T06:40:29Z"/>
                  </w:sdtContent>
                </w:sdt>
              </w:ins>
              <w:sdt>
                <w:sdtPr>
                  <w:id w:val="1004097690"/>
                  <w:tag w:val="goog_rdk_29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5. Once imported, navigate to the **API Keys** page in the dashboard to create a key in that project.</w:delText>
                      </w:r>
                    </w:del>
                  </w:ins>
                </w:sdtContent>
              </w:sdt>
              <w:ins w:author="Rossi Rossi" w:id="69" w:date="2026-09-22T06:56:59Z">
                <w:del w:author="udhaya kumar" w:id="6" w:date="2026-09-24T06:40:29Z"/>
              </w:ins>
            </w:sdtContent>
          </w:sdt>
        </w:p>
      </w:sdtContent>
    </w:sdt>
    <w:sdt>
      <w:sdtPr>
        <w:id w:val="1961191887"/>
        <w:tag w:val="goog_rdk_2984"/>
      </w:sdtPr>
      <w:sdtContent>
        <w:p w:rsidR="00000000" w:rsidDel="00000000" w:rsidP="00000000" w:rsidRDefault="00000000" w:rsidRPr="00000000" w14:paraId="000002C4">
          <w:pPr>
            <w:numPr>
              <w:ilvl w:val="1"/>
              <w:numId w:val="5"/>
            </w:numPr>
            <w:ind w:left="502" w:hanging="360"/>
            <w:rPr>
              <w:ins w:author="Rossi Rossi" w:id="69" w:date="2026-09-22T06:56:59Z"/>
              <w:del w:author="udhaya kumar" w:id="6" w:date="2026-09-24T06:40:29Z"/>
            </w:rPr>
          </w:pPr>
          <w:sdt>
            <w:sdtPr>
              <w:id w:val="-131831103"/>
              <w:tag w:val="goog_rdk_2981"/>
            </w:sdtPr>
            <w:sdtContent>
              <w:ins w:author="Rossi Rossi" w:id="69" w:date="2026-09-22T06:56:59Z">
                <w:sdt>
                  <w:sdtPr>
                    <w:id w:val="-586957780"/>
                    <w:tag w:val="goog_rdk_2982"/>
                  </w:sdtPr>
                  <w:sdtContent>
                    <w:del w:author="udhaya kumar" w:id="6" w:date="2026-09-24T06:40:29Z"/>
                  </w:sdtContent>
                </w:sdt>
              </w:ins>
              <w:sdt>
                <w:sdtPr>
                  <w:id w:val="900357384"/>
                  <w:tag w:val="goog_rdk_298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84206401"/>
        <w:tag w:val="goog_rdk_2988"/>
      </w:sdtPr>
      <w:sdtContent>
        <w:p w:rsidR="00000000" w:rsidDel="00000000" w:rsidP="00000000" w:rsidRDefault="00000000" w:rsidRPr="00000000" w14:paraId="000002C5">
          <w:pPr>
            <w:numPr>
              <w:ilvl w:val="1"/>
              <w:numId w:val="5"/>
            </w:numPr>
            <w:ind w:left="502" w:hanging="360"/>
            <w:rPr>
              <w:ins w:author="Rossi Rossi" w:id="69" w:date="2026-09-22T06:56:59Z"/>
              <w:del w:author="udhaya kumar" w:id="6" w:date="2026-09-24T06:40:29Z"/>
            </w:rPr>
          </w:pPr>
          <w:sdt>
            <w:sdtPr>
              <w:id w:val="-980789214"/>
              <w:tag w:val="goog_rdk_2985"/>
            </w:sdtPr>
            <w:sdtContent>
              <w:ins w:author="Rossi Rossi" w:id="69" w:date="2026-09-22T06:56:59Z">
                <w:sdt>
                  <w:sdtPr>
                    <w:id w:val="-1042111641"/>
                    <w:tag w:val="goog_rdk_2986"/>
                  </w:sdtPr>
                  <w:sdtContent>
                    <w:del w:author="udhaya kumar" w:id="6" w:date="2026-09-24T06:40:29Z"/>
                  </w:sdtContent>
                </w:sdt>
              </w:ins>
              <w:sdt>
                <w:sdtPr>
                  <w:id w:val="-1842281423"/>
                  <w:tag w:val="goog_rdk_298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Troubleshooting key creation permissions</w:delText>
                      </w:r>
                    </w:del>
                  </w:ins>
                </w:sdtContent>
              </w:sdt>
              <w:ins w:author="Rossi Rossi" w:id="69" w:date="2026-09-22T06:56:59Z">
                <w:del w:author="udhaya kumar" w:id="6" w:date="2026-09-24T06:40:29Z"/>
              </w:ins>
            </w:sdtContent>
          </w:sdt>
        </w:p>
      </w:sdtContent>
    </w:sdt>
    <w:sdt>
      <w:sdtPr>
        <w:id w:val="2083371154"/>
        <w:tag w:val="goog_rdk_2992"/>
      </w:sdtPr>
      <w:sdtContent>
        <w:p w:rsidR="00000000" w:rsidDel="00000000" w:rsidP="00000000" w:rsidRDefault="00000000" w:rsidRPr="00000000" w14:paraId="000002C6">
          <w:pPr>
            <w:numPr>
              <w:ilvl w:val="1"/>
              <w:numId w:val="5"/>
            </w:numPr>
            <w:ind w:left="502" w:hanging="360"/>
            <w:rPr>
              <w:ins w:author="Rossi Rossi" w:id="69" w:date="2026-09-22T06:56:59Z"/>
              <w:del w:author="udhaya kumar" w:id="6" w:date="2026-09-24T06:40:29Z"/>
            </w:rPr>
          </w:pPr>
          <w:sdt>
            <w:sdtPr>
              <w:id w:val="1464085472"/>
              <w:tag w:val="goog_rdk_2989"/>
            </w:sdtPr>
            <w:sdtContent>
              <w:ins w:author="Rossi Rossi" w:id="69" w:date="2026-09-22T06:56:59Z">
                <w:sdt>
                  <w:sdtPr>
                    <w:id w:val="-1502877416"/>
                    <w:tag w:val="goog_rdk_2990"/>
                  </w:sdtPr>
                  <w:sdtContent>
                    <w:del w:author="udhaya kumar" w:id="6" w:date="2026-09-24T06:40:29Z"/>
                  </w:sdtContent>
                </w:sdt>
              </w:ins>
              <w:sdt>
                <w:sdtPr>
                  <w:id w:val="1857077268"/>
                  <w:tag w:val="goog_rdk_299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694428483"/>
        <w:tag w:val="goog_rdk_2996"/>
      </w:sdtPr>
      <w:sdtContent>
        <w:p w:rsidR="00000000" w:rsidDel="00000000" w:rsidP="00000000" w:rsidRDefault="00000000" w:rsidRPr="00000000" w14:paraId="000002C7">
          <w:pPr>
            <w:numPr>
              <w:ilvl w:val="1"/>
              <w:numId w:val="5"/>
            </w:numPr>
            <w:ind w:left="502" w:hanging="360"/>
            <w:rPr>
              <w:ins w:author="Rossi Rossi" w:id="69" w:date="2026-09-22T06:56:59Z"/>
              <w:del w:author="udhaya kumar" w:id="6" w:date="2026-09-24T06:40:29Z"/>
            </w:rPr>
          </w:pPr>
          <w:sdt>
            <w:sdtPr>
              <w:id w:val="853414074"/>
              <w:tag w:val="goog_rdk_2993"/>
            </w:sdtPr>
            <w:sdtContent>
              <w:ins w:author="Rossi Rossi" w:id="69" w:date="2026-09-22T06:56:59Z">
                <w:sdt>
                  <w:sdtPr>
                    <w:id w:val="-441827127"/>
                    <w:tag w:val="goog_rdk_2994"/>
                  </w:sdtPr>
                  <w:sdtContent>
                    <w:del w:author="udhaya kumar" w:id="6" w:date="2026-09-24T06:40:29Z"/>
                  </w:sdtContent>
                </w:sdt>
              </w:ins>
              <w:sdt>
                <w:sdtPr>
                  <w:id w:val="-1410872109"/>
                  <w:tag w:val="goog_rdk_299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the **Create API key** button is unavailable and displays the message:</w:delText>
                      </w:r>
                    </w:del>
                  </w:ins>
                </w:sdtContent>
              </w:sdt>
              <w:ins w:author="Rossi Rossi" w:id="69" w:date="2026-09-22T06:56:59Z">
                <w:del w:author="udhaya kumar" w:id="6" w:date="2026-09-24T06:40:29Z"/>
              </w:ins>
            </w:sdtContent>
          </w:sdt>
        </w:p>
      </w:sdtContent>
    </w:sdt>
    <w:sdt>
      <w:sdtPr>
        <w:id w:val="660553093"/>
        <w:tag w:val="goog_rdk_3000"/>
      </w:sdtPr>
      <w:sdtContent>
        <w:p w:rsidR="00000000" w:rsidDel="00000000" w:rsidP="00000000" w:rsidRDefault="00000000" w:rsidRPr="00000000" w14:paraId="000002C8">
          <w:pPr>
            <w:numPr>
              <w:ilvl w:val="1"/>
              <w:numId w:val="5"/>
            </w:numPr>
            <w:ind w:left="502" w:hanging="360"/>
            <w:rPr>
              <w:ins w:author="Rossi Rossi" w:id="69" w:date="2026-09-22T06:56:59Z"/>
              <w:del w:author="udhaya kumar" w:id="6" w:date="2026-09-24T06:40:29Z"/>
            </w:rPr>
          </w:pPr>
          <w:sdt>
            <w:sdtPr>
              <w:id w:val="188425394"/>
              <w:tag w:val="goog_rdk_2997"/>
            </w:sdtPr>
            <w:sdtContent>
              <w:ins w:author="Rossi Rossi" w:id="69" w:date="2026-09-22T06:56:59Z">
                <w:sdt>
                  <w:sdtPr>
                    <w:id w:val="-864754511"/>
                    <w:tag w:val="goog_rdk_2998"/>
                  </w:sdtPr>
                  <w:sdtContent>
                    <w:del w:author="udhaya kumar" w:id="6" w:date="2026-09-24T06:40:29Z"/>
                  </w:sdtContent>
                </w:sdt>
              </w:ins>
              <w:sdt>
                <w:sdtPr>
                  <w:id w:val="773323452"/>
                  <w:tag w:val="goog_rdk_299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*"You do not have permission to create a key in this project"*, you lack the</w:delText>
                      </w:r>
                    </w:del>
                  </w:ins>
                </w:sdtContent>
              </w:sdt>
              <w:ins w:author="Rossi Rossi" w:id="69" w:date="2026-09-22T06:56:59Z">
                <w:del w:author="udhaya kumar" w:id="6" w:date="2026-09-24T06:40:29Z"/>
              </w:ins>
            </w:sdtContent>
          </w:sdt>
        </w:p>
      </w:sdtContent>
    </w:sdt>
    <w:sdt>
      <w:sdtPr>
        <w:id w:val="-771192149"/>
        <w:tag w:val="goog_rdk_3004"/>
      </w:sdtPr>
      <w:sdtContent>
        <w:p w:rsidR="00000000" w:rsidDel="00000000" w:rsidP="00000000" w:rsidRDefault="00000000" w:rsidRPr="00000000" w14:paraId="000002C9">
          <w:pPr>
            <w:numPr>
              <w:ilvl w:val="1"/>
              <w:numId w:val="5"/>
            </w:numPr>
            <w:ind w:left="502" w:hanging="360"/>
            <w:rPr>
              <w:ins w:author="Rossi Rossi" w:id="69" w:date="2026-09-22T06:56:59Z"/>
              <w:del w:author="udhaya kumar" w:id="6" w:date="2026-09-24T06:40:29Z"/>
            </w:rPr>
          </w:pPr>
          <w:sdt>
            <w:sdtPr>
              <w:id w:val="-2105394768"/>
              <w:tag w:val="goog_rdk_3001"/>
            </w:sdtPr>
            <w:sdtContent>
              <w:ins w:author="Rossi Rossi" w:id="69" w:date="2026-09-22T06:56:59Z">
                <w:sdt>
                  <w:sdtPr>
                    <w:id w:val="-1887239127"/>
                    <w:tag w:val="goog_rdk_3002"/>
                  </w:sdtPr>
                  <w:sdtContent>
                    <w:del w:author="udhaya kumar" w:id="6" w:date="2026-09-24T06:40:29Z"/>
                  </w:sdtContent>
                </w:sdt>
              </w:ins>
              <w:sdt>
                <w:sdtPr>
                  <w:id w:val="-842230516"/>
                  <w:tag w:val="goog_rdk_300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required IAM permissions.</w:delText>
                      </w:r>
                    </w:del>
                  </w:ins>
                </w:sdtContent>
              </w:sdt>
              <w:ins w:author="Rossi Rossi" w:id="69" w:date="2026-09-22T06:56:59Z">
                <w:del w:author="udhaya kumar" w:id="6" w:date="2026-09-24T06:40:29Z"/>
              </w:ins>
            </w:sdtContent>
          </w:sdt>
        </w:p>
      </w:sdtContent>
    </w:sdt>
    <w:sdt>
      <w:sdtPr>
        <w:id w:val="-2004741672"/>
        <w:tag w:val="goog_rdk_3008"/>
      </w:sdtPr>
      <w:sdtContent>
        <w:p w:rsidR="00000000" w:rsidDel="00000000" w:rsidP="00000000" w:rsidRDefault="00000000" w:rsidRPr="00000000" w14:paraId="000002CA">
          <w:pPr>
            <w:numPr>
              <w:ilvl w:val="1"/>
              <w:numId w:val="5"/>
            </w:numPr>
            <w:ind w:left="502" w:hanging="360"/>
            <w:rPr>
              <w:ins w:author="Rossi Rossi" w:id="69" w:date="2026-09-22T06:56:59Z"/>
              <w:del w:author="udhaya kumar" w:id="6" w:date="2026-09-24T06:40:29Z"/>
            </w:rPr>
          </w:pPr>
          <w:sdt>
            <w:sdtPr>
              <w:id w:val="477901481"/>
              <w:tag w:val="goog_rdk_3005"/>
            </w:sdtPr>
            <w:sdtContent>
              <w:ins w:author="Rossi Rossi" w:id="69" w:date="2026-09-22T06:56:59Z">
                <w:sdt>
                  <w:sdtPr>
                    <w:id w:val="-397960613"/>
                    <w:tag w:val="goog_rdk_3006"/>
                  </w:sdtPr>
                  <w:sdtContent>
                    <w:del w:author="udhaya kumar" w:id="6" w:date="2026-09-24T06:40:29Z"/>
                  </w:sdtContent>
                </w:sdt>
              </w:ins>
              <w:sdt>
                <w:sdtPr>
                  <w:id w:val="-1662677524"/>
                  <w:tag w:val="goog_rdk_300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043562707"/>
        <w:tag w:val="goog_rdk_3012"/>
      </w:sdtPr>
      <w:sdtContent>
        <w:p w:rsidR="00000000" w:rsidDel="00000000" w:rsidP="00000000" w:rsidRDefault="00000000" w:rsidRPr="00000000" w14:paraId="000002CB">
          <w:pPr>
            <w:numPr>
              <w:ilvl w:val="1"/>
              <w:numId w:val="5"/>
            </w:numPr>
            <w:ind w:left="502" w:hanging="360"/>
            <w:rPr>
              <w:ins w:author="Rossi Rossi" w:id="69" w:date="2026-09-22T06:56:59Z"/>
              <w:del w:author="udhaya kumar" w:id="6" w:date="2026-09-24T06:40:29Z"/>
            </w:rPr>
          </w:pPr>
          <w:sdt>
            <w:sdtPr>
              <w:id w:val="1699064723"/>
              <w:tag w:val="goog_rdk_3009"/>
            </w:sdtPr>
            <w:sdtContent>
              <w:ins w:author="Rossi Rossi" w:id="69" w:date="2026-09-22T06:56:59Z">
                <w:sdt>
                  <w:sdtPr>
                    <w:id w:val="1088240097"/>
                    <w:tag w:val="goog_rdk_3010"/>
                  </w:sdtPr>
                  <w:sdtContent>
                    <w:del w:author="udhaya kumar" w:id="6" w:date="2026-09-24T06:40:29Z"/>
                  </w:sdtContent>
                </w:sdt>
              </w:ins>
              <w:sdt>
                <w:sdtPr>
                  <w:id w:val="280515936"/>
                  <w:tag w:val="goog_rdk_301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Ask your Google Cloud project or organization administrator to grant you a role</w:delText>
                      </w:r>
                    </w:del>
                  </w:ins>
                </w:sdtContent>
              </w:sdt>
              <w:ins w:author="Rossi Rossi" w:id="69" w:date="2026-09-22T06:56:59Z">
                <w:del w:author="udhaya kumar" w:id="6" w:date="2026-09-24T06:40:29Z"/>
              </w:ins>
            </w:sdtContent>
          </w:sdt>
        </w:p>
      </w:sdtContent>
    </w:sdt>
    <w:sdt>
      <w:sdtPr>
        <w:id w:val="-2122553908"/>
        <w:tag w:val="goog_rdk_3016"/>
      </w:sdtPr>
      <w:sdtContent>
        <w:p w:rsidR="00000000" w:rsidDel="00000000" w:rsidP="00000000" w:rsidRDefault="00000000" w:rsidRPr="00000000" w14:paraId="000002CC">
          <w:pPr>
            <w:numPr>
              <w:ilvl w:val="1"/>
              <w:numId w:val="5"/>
            </w:numPr>
            <w:ind w:left="502" w:hanging="360"/>
            <w:rPr>
              <w:ins w:author="Rossi Rossi" w:id="69" w:date="2026-09-22T06:56:59Z"/>
              <w:del w:author="udhaya kumar" w:id="6" w:date="2026-09-24T06:40:29Z"/>
            </w:rPr>
          </w:pPr>
          <w:sdt>
            <w:sdtPr>
              <w:id w:val="105240335"/>
              <w:tag w:val="goog_rdk_3013"/>
            </w:sdtPr>
            <w:sdtContent>
              <w:ins w:author="Rossi Rossi" w:id="69" w:date="2026-09-22T06:56:59Z">
                <w:sdt>
                  <w:sdtPr>
                    <w:id w:val="-1502374494"/>
                    <w:tag w:val="goog_rdk_3014"/>
                  </w:sdtPr>
                  <w:sdtContent>
                    <w:del w:author="udhaya kumar" w:id="6" w:date="2026-09-24T06:40:29Z"/>
                  </w:sdtContent>
                </w:sdt>
              </w:ins>
              <w:sdt>
                <w:sdtPr>
                  <w:id w:val="-1058337343"/>
                  <w:tag w:val="goog_rdk_30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containing the following permissions (such as Project Editor):</w:delText>
                      </w:r>
                    </w:del>
                  </w:ins>
                </w:sdtContent>
              </w:sdt>
              <w:ins w:author="Rossi Rossi" w:id="69" w:date="2026-09-22T06:56:59Z">
                <w:del w:author="udhaya kumar" w:id="6" w:date="2026-09-24T06:40:29Z"/>
              </w:ins>
            </w:sdtContent>
          </w:sdt>
        </w:p>
      </w:sdtContent>
    </w:sdt>
    <w:sdt>
      <w:sdtPr>
        <w:id w:val="-1834437004"/>
        <w:tag w:val="goog_rdk_3020"/>
      </w:sdtPr>
      <w:sdtContent>
        <w:p w:rsidR="00000000" w:rsidDel="00000000" w:rsidP="00000000" w:rsidRDefault="00000000" w:rsidRPr="00000000" w14:paraId="000002CD">
          <w:pPr>
            <w:numPr>
              <w:ilvl w:val="1"/>
              <w:numId w:val="5"/>
            </w:numPr>
            <w:ind w:left="502" w:hanging="360"/>
            <w:rPr>
              <w:ins w:author="Rossi Rossi" w:id="69" w:date="2026-09-22T06:56:59Z"/>
              <w:del w:author="udhaya kumar" w:id="6" w:date="2026-09-24T06:40:29Z"/>
            </w:rPr>
          </w:pPr>
          <w:sdt>
            <w:sdtPr>
              <w:id w:val="-1871134927"/>
              <w:tag w:val="goog_rdk_3017"/>
            </w:sdtPr>
            <w:sdtContent>
              <w:ins w:author="Rossi Rossi" w:id="69" w:date="2026-09-22T06:56:59Z">
                <w:sdt>
                  <w:sdtPr>
                    <w:id w:val="885447077"/>
                    <w:tag w:val="goog_rdk_3018"/>
                  </w:sdtPr>
                  <w:sdtContent>
                    <w:del w:author="udhaya kumar" w:id="6" w:date="2026-09-24T06:40:29Z"/>
                  </w:sdtContent>
                </w:sdt>
              </w:ins>
              <w:sdt>
                <w:sdtPr>
                  <w:id w:val="-984677567"/>
                  <w:tag w:val="goog_rdk_301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066906999"/>
        <w:tag w:val="goog_rdk_3024"/>
      </w:sdtPr>
      <w:sdtContent>
        <w:p w:rsidR="00000000" w:rsidDel="00000000" w:rsidP="00000000" w:rsidRDefault="00000000" w:rsidRPr="00000000" w14:paraId="000002CE">
          <w:pPr>
            <w:numPr>
              <w:ilvl w:val="1"/>
              <w:numId w:val="5"/>
            </w:numPr>
            <w:ind w:left="502" w:hanging="360"/>
            <w:rPr>
              <w:ins w:author="Rossi Rossi" w:id="69" w:date="2026-09-22T06:56:59Z"/>
              <w:del w:author="udhaya kumar" w:id="6" w:date="2026-09-24T06:40:29Z"/>
            </w:rPr>
          </w:pPr>
          <w:sdt>
            <w:sdtPr>
              <w:id w:val="964907789"/>
              <w:tag w:val="goog_rdk_3021"/>
            </w:sdtPr>
            <w:sdtContent>
              <w:ins w:author="Rossi Rossi" w:id="69" w:date="2026-09-22T06:56:59Z">
                <w:sdt>
                  <w:sdtPr>
                    <w:id w:val="1349196191"/>
                    <w:tag w:val="goog_rdk_3022"/>
                  </w:sdtPr>
                  <w:sdtContent>
                    <w:del w:author="udhaya kumar" w:id="6" w:date="2026-09-24T06:40:29Z"/>
                  </w:sdtContent>
                </w:sdt>
              </w:ins>
              <w:sdt>
                <w:sdtPr>
                  <w:id w:val="1235982395"/>
                  <w:tag w:val="goog_rdk_30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`resourcemanager.projects.get`: Allows AI Studio to verify the project.</w:delText>
                      </w:r>
                    </w:del>
                  </w:ins>
                </w:sdtContent>
              </w:sdt>
              <w:ins w:author="Rossi Rossi" w:id="69" w:date="2026-09-22T06:56:59Z">
                <w:del w:author="udhaya kumar" w:id="6" w:date="2026-09-24T06:40:29Z"/>
              </w:ins>
            </w:sdtContent>
          </w:sdt>
        </w:p>
      </w:sdtContent>
    </w:sdt>
    <w:sdt>
      <w:sdtPr>
        <w:id w:val="-444189458"/>
        <w:tag w:val="goog_rdk_3028"/>
      </w:sdtPr>
      <w:sdtContent>
        <w:p w:rsidR="00000000" w:rsidDel="00000000" w:rsidP="00000000" w:rsidRDefault="00000000" w:rsidRPr="00000000" w14:paraId="000002CF">
          <w:pPr>
            <w:numPr>
              <w:ilvl w:val="1"/>
              <w:numId w:val="5"/>
            </w:numPr>
            <w:ind w:left="502" w:hanging="360"/>
            <w:rPr>
              <w:ins w:author="Rossi Rossi" w:id="69" w:date="2026-09-22T06:56:59Z"/>
              <w:del w:author="udhaya kumar" w:id="6" w:date="2026-09-24T06:40:29Z"/>
            </w:rPr>
          </w:pPr>
          <w:sdt>
            <w:sdtPr>
              <w:id w:val="654045656"/>
              <w:tag w:val="goog_rdk_3025"/>
            </w:sdtPr>
            <w:sdtContent>
              <w:ins w:author="Rossi Rossi" w:id="69" w:date="2026-09-22T06:56:59Z">
                <w:sdt>
                  <w:sdtPr>
                    <w:id w:val="426009940"/>
                    <w:tag w:val="goog_rdk_3026"/>
                  </w:sdtPr>
                  <w:sdtContent>
                    <w:del w:author="udhaya kumar" w:id="6" w:date="2026-09-24T06:40:29Z"/>
                  </w:sdtContent>
                </w:sdt>
              </w:ins>
              <w:sdt>
                <w:sdtPr>
                  <w:id w:val="-815592062"/>
                  <w:tag w:val="goog_rdk_302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`apikeys.keys.create`: Allows key generation.</w:delText>
                      </w:r>
                    </w:del>
                  </w:ins>
                </w:sdtContent>
              </w:sdt>
              <w:ins w:author="Rossi Rossi" w:id="69" w:date="2026-09-22T06:56:59Z">
                <w:del w:author="udhaya kumar" w:id="6" w:date="2026-09-24T06:40:29Z"/>
              </w:ins>
            </w:sdtContent>
          </w:sdt>
        </w:p>
      </w:sdtContent>
    </w:sdt>
    <w:sdt>
      <w:sdtPr>
        <w:id w:val="1419414438"/>
        <w:tag w:val="goog_rdk_3032"/>
      </w:sdtPr>
      <w:sdtContent>
        <w:p w:rsidR="00000000" w:rsidDel="00000000" w:rsidP="00000000" w:rsidRDefault="00000000" w:rsidRPr="00000000" w14:paraId="000002D0">
          <w:pPr>
            <w:numPr>
              <w:ilvl w:val="1"/>
              <w:numId w:val="5"/>
            </w:numPr>
            <w:ind w:left="502" w:hanging="360"/>
            <w:rPr>
              <w:ins w:author="Rossi Rossi" w:id="69" w:date="2026-09-22T06:56:59Z"/>
              <w:del w:author="udhaya kumar" w:id="6" w:date="2026-09-24T06:40:29Z"/>
            </w:rPr>
          </w:pPr>
          <w:sdt>
            <w:sdtPr>
              <w:id w:val="1393710869"/>
              <w:tag w:val="goog_rdk_3029"/>
            </w:sdtPr>
            <w:sdtContent>
              <w:ins w:author="Rossi Rossi" w:id="69" w:date="2026-09-22T06:56:59Z">
                <w:sdt>
                  <w:sdtPr>
                    <w:id w:val="-673297477"/>
                    <w:tag w:val="goog_rdk_3030"/>
                  </w:sdtPr>
                  <w:sdtContent>
                    <w:del w:author="udhaya kumar" w:id="6" w:date="2026-09-24T06:40:29Z"/>
                  </w:sdtContent>
                </w:sdt>
              </w:ins>
              <w:sdt>
                <w:sdtPr>
                  <w:id w:val="1482610815"/>
                  <w:tag w:val="goog_rdk_30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`serviceusage.services.enable`: Ensures the Generative Language API is enabled.</w:delText>
                      </w:r>
                    </w:del>
                  </w:ins>
                </w:sdtContent>
              </w:sdt>
              <w:ins w:author="Rossi Rossi" w:id="69" w:date="2026-09-22T06:56:59Z">
                <w:del w:author="udhaya kumar" w:id="6" w:date="2026-09-24T06:40:29Z"/>
              </w:ins>
            </w:sdtContent>
          </w:sdt>
        </w:p>
      </w:sdtContent>
    </w:sdt>
    <w:sdt>
      <w:sdtPr>
        <w:id w:val="1718731624"/>
        <w:tag w:val="goog_rdk_3036"/>
      </w:sdtPr>
      <w:sdtContent>
        <w:p w:rsidR="00000000" w:rsidDel="00000000" w:rsidP="00000000" w:rsidRDefault="00000000" w:rsidRPr="00000000" w14:paraId="000002D1">
          <w:pPr>
            <w:numPr>
              <w:ilvl w:val="1"/>
              <w:numId w:val="5"/>
            </w:numPr>
            <w:ind w:left="502" w:hanging="360"/>
            <w:rPr>
              <w:ins w:author="Rossi Rossi" w:id="69" w:date="2026-09-22T06:56:59Z"/>
              <w:del w:author="udhaya kumar" w:id="6" w:date="2026-09-24T06:40:29Z"/>
            </w:rPr>
          </w:pPr>
          <w:sdt>
            <w:sdtPr>
              <w:id w:val="-1383195242"/>
              <w:tag w:val="goog_rdk_3033"/>
            </w:sdtPr>
            <w:sdtContent>
              <w:ins w:author="Rossi Rossi" w:id="69" w:date="2026-09-22T06:56:59Z">
                <w:sdt>
                  <w:sdtPr>
                    <w:id w:val="1645992842"/>
                    <w:tag w:val="goog_rdk_3034"/>
                  </w:sdtPr>
                  <w:sdtContent>
                    <w:del w:author="udhaya kumar" w:id="6" w:date="2026-09-24T06:40:29Z"/>
                  </w:sdtContent>
                </w:sdt>
              </w:ins>
              <w:sdt>
                <w:sdtPr>
                  <w:id w:val="-1761514784"/>
                  <w:tag w:val="goog_rdk_303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`iam.serviceAccounts.create`: Required to create the linked service account.</w:delText>
                      </w:r>
                    </w:del>
                  </w:ins>
                </w:sdtContent>
              </w:sdt>
              <w:ins w:author="Rossi Rossi" w:id="69" w:date="2026-09-22T06:56:59Z">
                <w:del w:author="udhaya kumar" w:id="6" w:date="2026-09-24T06:40:29Z"/>
              </w:ins>
            </w:sdtContent>
          </w:sdt>
        </w:p>
      </w:sdtContent>
    </w:sdt>
    <w:sdt>
      <w:sdtPr>
        <w:id w:val="-229599105"/>
        <w:tag w:val="goog_rdk_3040"/>
      </w:sdtPr>
      <w:sdtContent>
        <w:p w:rsidR="00000000" w:rsidDel="00000000" w:rsidP="00000000" w:rsidRDefault="00000000" w:rsidRPr="00000000" w14:paraId="000002D2">
          <w:pPr>
            <w:numPr>
              <w:ilvl w:val="1"/>
              <w:numId w:val="5"/>
            </w:numPr>
            <w:ind w:left="502" w:hanging="360"/>
            <w:rPr>
              <w:ins w:author="Rossi Rossi" w:id="69" w:date="2026-09-22T06:56:59Z"/>
              <w:del w:author="udhaya kumar" w:id="6" w:date="2026-09-24T06:40:29Z"/>
            </w:rPr>
          </w:pPr>
          <w:sdt>
            <w:sdtPr>
              <w:id w:val="506674821"/>
              <w:tag w:val="goog_rdk_3037"/>
            </w:sdtPr>
            <w:sdtContent>
              <w:ins w:author="Rossi Rossi" w:id="69" w:date="2026-09-22T06:56:59Z">
                <w:sdt>
                  <w:sdtPr>
                    <w:id w:val="1227582535"/>
                    <w:tag w:val="goog_rdk_3038"/>
                  </w:sdtPr>
                  <w:sdtContent>
                    <w:del w:author="udhaya kumar" w:id="6" w:date="2026-09-24T06:40:29Z"/>
                  </w:sdtContent>
                </w:sdt>
              </w:ins>
              <w:sdt>
                <w:sdtPr>
                  <w:id w:val="1647812464"/>
                  <w:tag w:val="goog_rdk_303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`iam.serviceAccountApiKeyBindings.create`: Binds the service account to the API key.</w:delText>
                      </w:r>
                    </w:del>
                  </w:ins>
                </w:sdtContent>
              </w:sdt>
              <w:ins w:author="Rossi Rossi" w:id="69" w:date="2026-09-22T06:56:59Z">
                <w:del w:author="udhaya kumar" w:id="6" w:date="2026-09-24T06:40:29Z"/>
              </w:ins>
            </w:sdtContent>
          </w:sdt>
        </w:p>
      </w:sdtContent>
    </w:sdt>
    <w:sdt>
      <w:sdtPr>
        <w:id w:val="1285788676"/>
        <w:tag w:val="goog_rdk_3044"/>
      </w:sdtPr>
      <w:sdtContent>
        <w:p w:rsidR="00000000" w:rsidDel="00000000" w:rsidP="00000000" w:rsidRDefault="00000000" w:rsidRPr="00000000" w14:paraId="000002D3">
          <w:pPr>
            <w:numPr>
              <w:ilvl w:val="1"/>
              <w:numId w:val="5"/>
            </w:numPr>
            <w:ind w:left="502" w:hanging="360"/>
            <w:rPr>
              <w:ins w:author="Rossi Rossi" w:id="69" w:date="2026-09-22T06:56:59Z"/>
              <w:del w:author="udhaya kumar" w:id="6" w:date="2026-09-24T06:40:29Z"/>
            </w:rPr>
          </w:pPr>
          <w:sdt>
            <w:sdtPr>
              <w:id w:val="675298123"/>
              <w:tag w:val="goog_rdk_3041"/>
            </w:sdtPr>
            <w:sdtContent>
              <w:ins w:author="Rossi Rossi" w:id="69" w:date="2026-09-22T06:56:59Z">
                <w:sdt>
                  <w:sdtPr>
                    <w:id w:val="-238569073"/>
                    <w:tag w:val="goog_rdk_3042"/>
                  </w:sdtPr>
                  <w:sdtContent>
                    <w:del w:author="udhaya kumar" w:id="6" w:date="2026-09-24T06:40:29Z"/>
                  </w:sdtContent>
                </w:sdt>
              </w:ins>
              <w:sdt>
                <w:sdtPr>
                  <w:id w:val="1701590452"/>
                  <w:tag w:val="goog_rdk_304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657045685"/>
        <w:tag w:val="goog_rdk_3048"/>
      </w:sdtPr>
      <w:sdtContent>
        <w:p w:rsidR="00000000" w:rsidDel="00000000" w:rsidP="00000000" w:rsidRDefault="00000000" w:rsidRPr="00000000" w14:paraId="000002D4">
          <w:pPr>
            <w:numPr>
              <w:ilvl w:val="1"/>
              <w:numId w:val="5"/>
            </w:numPr>
            <w:ind w:left="502" w:hanging="360"/>
            <w:rPr>
              <w:ins w:author="Rossi Rossi" w:id="69" w:date="2026-09-22T06:56:59Z"/>
              <w:del w:author="udhaya kumar" w:id="6" w:date="2026-09-24T06:40:29Z"/>
            </w:rPr>
          </w:pPr>
          <w:sdt>
            <w:sdtPr>
              <w:id w:val="2083118605"/>
              <w:tag w:val="goog_rdk_3045"/>
            </w:sdtPr>
            <w:sdtContent>
              <w:ins w:author="Rossi Rossi" w:id="69" w:date="2026-09-22T06:56:59Z">
                <w:sdt>
                  <w:sdtPr>
                    <w:id w:val="609886504"/>
                    <w:tag w:val="goog_rdk_3046"/>
                  </w:sdtPr>
                  <w:sdtContent>
                    <w:del w:author="udhaya kumar" w:id="6" w:date="2026-09-24T06:40:29Z"/>
                  </w:sdtContent>
                </w:sdt>
              </w:ins>
              <w:sdt>
                <w:sdtPr>
                  <w:id w:val="273941985"/>
                  <w:tag w:val="goog_rdk_304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you cannot get administrative access, you can create a new Google Cloud</w:delText>
                      </w:r>
                    </w:del>
                  </w:ins>
                </w:sdtContent>
              </w:sdt>
              <w:ins w:author="Rossi Rossi" w:id="69" w:date="2026-09-22T06:56:59Z">
                <w:del w:author="udhaya kumar" w:id="6" w:date="2026-09-24T06:40:29Z"/>
              </w:ins>
            </w:sdtContent>
          </w:sdt>
        </w:p>
      </w:sdtContent>
    </w:sdt>
    <w:sdt>
      <w:sdtPr>
        <w:id w:val="1110849897"/>
        <w:tag w:val="goog_rdk_3052"/>
      </w:sdtPr>
      <w:sdtContent>
        <w:p w:rsidR="00000000" w:rsidDel="00000000" w:rsidP="00000000" w:rsidRDefault="00000000" w:rsidRPr="00000000" w14:paraId="000002D5">
          <w:pPr>
            <w:numPr>
              <w:ilvl w:val="1"/>
              <w:numId w:val="5"/>
            </w:numPr>
            <w:ind w:left="502" w:hanging="360"/>
            <w:rPr>
              <w:ins w:author="Rossi Rossi" w:id="69" w:date="2026-09-22T06:56:59Z"/>
              <w:del w:author="udhaya kumar" w:id="6" w:date="2026-09-24T06:40:29Z"/>
            </w:rPr>
          </w:pPr>
          <w:sdt>
            <w:sdtPr>
              <w:id w:val="188005130"/>
              <w:tag w:val="goog_rdk_3049"/>
            </w:sdtPr>
            <w:sdtContent>
              <w:ins w:author="Rossi Rossi" w:id="69" w:date="2026-09-22T06:56:59Z">
                <w:sdt>
                  <w:sdtPr>
                    <w:id w:val="1653083052"/>
                    <w:tag w:val="goog_rdk_3050"/>
                  </w:sdtPr>
                  <w:sdtContent>
                    <w:del w:author="udhaya kumar" w:id="6" w:date="2026-09-24T06:40:29Z"/>
                  </w:sdtContent>
                </w:sdt>
              </w:ins>
              <w:sdt>
                <w:sdtPr>
                  <w:id w:val="-1802904641"/>
                  <w:tag w:val="goog_rdk_305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project that is not associated with an organization to generate your keys.</w:delText>
                      </w:r>
                    </w:del>
                  </w:ins>
                </w:sdtContent>
              </w:sdt>
              <w:ins w:author="Rossi Rossi" w:id="69" w:date="2026-09-22T06:56:59Z">
                <w:del w:author="udhaya kumar" w:id="6" w:date="2026-09-24T06:40:29Z"/>
              </w:ins>
            </w:sdtContent>
          </w:sdt>
        </w:p>
      </w:sdtContent>
    </w:sdt>
    <w:sdt>
      <w:sdtPr>
        <w:id w:val="744353531"/>
        <w:tag w:val="goog_rdk_3056"/>
      </w:sdtPr>
      <w:sdtContent>
        <w:p w:rsidR="00000000" w:rsidDel="00000000" w:rsidP="00000000" w:rsidRDefault="00000000" w:rsidRPr="00000000" w14:paraId="000002D6">
          <w:pPr>
            <w:numPr>
              <w:ilvl w:val="1"/>
              <w:numId w:val="5"/>
            </w:numPr>
            <w:ind w:left="502" w:hanging="360"/>
            <w:rPr>
              <w:ins w:author="Rossi Rossi" w:id="69" w:date="2026-09-22T06:56:59Z"/>
              <w:del w:author="udhaya kumar" w:id="6" w:date="2026-09-24T06:40:29Z"/>
            </w:rPr>
          </w:pPr>
          <w:sdt>
            <w:sdtPr>
              <w:id w:val="-1571495401"/>
              <w:tag w:val="goog_rdk_3053"/>
            </w:sdtPr>
            <w:sdtContent>
              <w:ins w:author="Rossi Rossi" w:id="69" w:date="2026-09-22T06:56:59Z">
                <w:sdt>
                  <w:sdtPr>
                    <w:id w:val="-833106428"/>
                    <w:tag w:val="goog_rdk_3054"/>
                  </w:sdtPr>
                  <w:sdtContent>
                    <w:del w:author="udhaya kumar" w:id="6" w:date="2026-09-24T06:40:29Z"/>
                  </w:sdtContent>
                </w:sdt>
              </w:ins>
              <w:sdt>
                <w:sdtPr>
                  <w:id w:val="-1661131735"/>
                  <w:tag w:val="goog_rdk_305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92729940"/>
        <w:tag w:val="goog_rdk_3060"/>
      </w:sdtPr>
      <w:sdtContent>
        <w:p w:rsidR="00000000" w:rsidDel="00000000" w:rsidP="00000000" w:rsidRDefault="00000000" w:rsidRPr="00000000" w14:paraId="000002D7">
          <w:pPr>
            <w:numPr>
              <w:ilvl w:val="1"/>
              <w:numId w:val="5"/>
            </w:numPr>
            <w:ind w:left="502" w:hanging="360"/>
            <w:rPr>
              <w:ins w:author="Rossi Rossi" w:id="69" w:date="2026-09-22T06:56:59Z"/>
              <w:del w:author="udhaya kumar" w:id="6" w:date="2026-09-24T06:40:29Z"/>
            </w:rPr>
          </w:pPr>
          <w:sdt>
            <w:sdtPr>
              <w:id w:val="-1928304621"/>
              <w:tag w:val="goog_rdk_3057"/>
            </w:sdtPr>
            <w:sdtContent>
              <w:ins w:author="Rossi Rossi" w:id="69" w:date="2026-09-22T06:56:59Z">
                <w:sdt>
                  <w:sdtPr>
                    <w:id w:val="1325895500"/>
                    <w:tag w:val="goog_rdk_3058"/>
                  </w:sdtPr>
                  <w:sdtContent>
                    <w:del w:author="udhaya kumar" w:id="6" w:date="2026-09-24T06:40:29Z"/>
                  </w:sdtContent>
                </w:sdt>
              </w:ins>
              <w:sdt>
                <w:sdtPr>
                  <w:id w:val="-544286276"/>
                  <w:tag w:val="goog_rdk_30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Setting up your environment</w:delText>
                      </w:r>
                    </w:del>
                  </w:ins>
                </w:sdtContent>
              </w:sdt>
              <w:ins w:author="Rossi Rossi" w:id="69" w:date="2026-09-22T06:56:59Z">
                <w:del w:author="udhaya kumar" w:id="6" w:date="2026-09-24T06:40:29Z"/>
              </w:ins>
            </w:sdtContent>
          </w:sdt>
        </w:p>
      </w:sdtContent>
    </w:sdt>
    <w:sdt>
      <w:sdtPr>
        <w:id w:val="-336371577"/>
        <w:tag w:val="goog_rdk_3064"/>
      </w:sdtPr>
      <w:sdtContent>
        <w:p w:rsidR="00000000" w:rsidDel="00000000" w:rsidP="00000000" w:rsidRDefault="00000000" w:rsidRPr="00000000" w14:paraId="000002D8">
          <w:pPr>
            <w:numPr>
              <w:ilvl w:val="1"/>
              <w:numId w:val="5"/>
            </w:numPr>
            <w:ind w:left="502" w:hanging="360"/>
            <w:rPr>
              <w:ins w:author="Rossi Rossi" w:id="69" w:date="2026-09-22T06:56:59Z"/>
              <w:del w:author="udhaya kumar" w:id="6" w:date="2026-09-24T06:40:29Z"/>
            </w:rPr>
          </w:pPr>
          <w:sdt>
            <w:sdtPr>
              <w:id w:val="-800998953"/>
              <w:tag w:val="goog_rdk_3061"/>
            </w:sdtPr>
            <w:sdtContent>
              <w:ins w:author="Rossi Rossi" w:id="69" w:date="2026-09-22T06:56:59Z">
                <w:sdt>
                  <w:sdtPr>
                    <w:id w:val="376110776"/>
                    <w:tag w:val="goog_rdk_3062"/>
                  </w:sdtPr>
                  <w:sdtContent>
                    <w:del w:author="udhaya kumar" w:id="6" w:date="2026-09-24T06:40:29Z"/>
                  </w:sdtContent>
                </w:sdt>
              </w:ins>
              <w:sdt>
                <w:sdtPr>
                  <w:id w:val="-1575200788"/>
                  <w:tag w:val="goog_rdk_306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912204408"/>
        <w:tag w:val="goog_rdk_3068"/>
      </w:sdtPr>
      <w:sdtContent>
        <w:p w:rsidR="00000000" w:rsidDel="00000000" w:rsidP="00000000" w:rsidRDefault="00000000" w:rsidRPr="00000000" w14:paraId="000002D9">
          <w:pPr>
            <w:numPr>
              <w:ilvl w:val="1"/>
              <w:numId w:val="5"/>
            </w:numPr>
            <w:ind w:left="502" w:hanging="360"/>
            <w:rPr>
              <w:ins w:author="Rossi Rossi" w:id="69" w:date="2026-09-22T06:56:59Z"/>
              <w:del w:author="udhaya kumar" w:id="6" w:date="2026-09-24T06:40:29Z"/>
            </w:rPr>
          </w:pPr>
          <w:sdt>
            <w:sdtPr>
              <w:id w:val="-1513955823"/>
              <w:tag w:val="goog_rdk_3065"/>
            </w:sdtPr>
            <w:sdtContent>
              <w:ins w:author="Rossi Rossi" w:id="69" w:date="2026-09-22T06:56:59Z">
                <w:sdt>
                  <w:sdtPr>
                    <w:id w:val="-1219828454"/>
                    <w:tag w:val="goog_rdk_3066"/>
                  </w:sdtPr>
                  <w:sdtContent>
                    <w:del w:author="udhaya kumar" w:id="6" w:date="2026-09-24T06:40:29Z"/>
                  </w:sdtContent>
                </w:sdt>
              </w:ins>
              <w:sdt>
                <w:sdtPr>
                  <w:id w:val="1676151240"/>
                  <w:tag w:val="goog_rdk_306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Once you have a key, configure your environment to use it securely in your</w:delText>
                      </w:r>
                    </w:del>
                  </w:ins>
                </w:sdtContent>
              </w:sdt>
              <w:ins w:author="Rossi Rossi" w:id="69" w:date="2026-09-22T06:56:59Z">
                <w:del w:author="udhaya kumar" w:id="6" w:date="2026-09-24T06:40:29Z"/>
              </w:ins>
            </w:sdtContent>
          </w:sdt>
        </w:p>
      </w:sdtContent>
    </w:sdt>
    <w:sdt>
      <w:sdtPr>
        <w:id w:val="-1940508533"/>
        <w:tag w:val="goog_rdk_3072"/>
      </w:sdtPr>
      <w:sdtContent>
        <w:p w:rsidR="00000000" w:rsidDel="00000000" w:rsidP="00000000" w:rsidRDefault="00000000" w:rsidRPr="00000000" w14:paraId="000002DA">
          <w:pPr>
            <w:numPr>
              <w:ilvl w:val="1"/>
              <w:numId w:val="5"/>
            </w:numPr>
            <w:ind w:left="502" w:hanging="360"/>
            <w:rPr>
              <w:ins w:author="Rossi Rossi" w:id="69" w:date="2026-09-22T06:56:59Z"/>
              <w:del w:author="udhaya kumar" w:id="6" w:date="2026-09-24T06:40:29Z"/>
            </w:rPr>
          </w:pPr>
          <w:sdt>
            <w:sdtPr>
              <w:id w:val="-1484581045"/>
              <w:tag w:val="goog_rdk_3069"/>
            </w:sdtPr>
            <w:sdtContent>
              <w:ins w:author="Rossi Rossi" w:id="69" w:date="2026-09-22T06:56:59Z">
                <w:sdt>
                  <w:sdtPr>
                    <w:id w:val="-1374429105"/>
                    <w:tag w:val="goog_rdk_3070"/>
                  </w:sdtPr>
                  <w:sdtContent>
                    <w:del w:author="udhaya kumar" w:id="6" w:date="2026-09-24T06:40:29Z"/>
                  </w:sdtContent>
                </w:sdt>
              </w:ins>
              <w:sdt>
                <w:sdtPr>
                  <w:id w:val="-1727260828"/>
                  <w:tag w:val="goog_rdk_307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applications.</w:delText>
                      </w:r>
                    </w:del>
                  </w:ins>
                </w:sdtContent>
              </w:sdt>
              <w:ins w:author="Rossi Rossi" w:id="69" w:date="2026-09-22T06:56:59Z">
                <w:del w:author="udhaya kumar" w:id="6" w:date="2026-09-24T06:40:29Z"/>
              </w:ins>
            </w:sdtContent>
          </w:sdt>
        </w:p>
      </w:sdtContent>
    </w:sdt>
    <w:sdt>
      <w:sdtPr>
        <w:id w:val="927930621"/>
        <w:tag w:val="goog_rdk_3076"/>
      </w:sdtPr>
      <w:sdtContent>
        <w:p w:rsidR="00000000" w:rsidDel="00000000" w:rsidP="00000000" w:rsidRDefault="00000000" w:rsidRPr="00000000" w14:paraId="000002DB">
          <w:pPr>
            <w:numPr>
              <w:ilvl w:val="1"/>
              <w:numId w:val="5"/>
            </w:numPr>
            <w:ind w:left="502" w:hanging="360"/>
            <w:rPr>
              <w:ins w:author="Rossi Rossi" w:id="69" w:date="2026-09-22T06:56:59Z"/>
              <w:del w:author="udhaya kumar" w:id="6" w:date="2026-09-24T06:40:29Z"/>
            </w:rPr>
          </w:pPr>
          <w:sdt>
            <w:sdtPr>
              <w:id w:val="-1735618581"/>
              <w:tag w:val="goog_rdk_3073"/>
            </w:sdtPr>
            <w:sdtContent>
              <w:ins w:author="Rossi Rossi" w:id="69" w:date="2026-09-22T06:56:59Z">
                <w:sdt>
                  <w:sdtPr>
                    <w:id w:val="-379596358"/>
                    <w:tag w:val="goog_rdk_3074"/>
                  </w:sdtPr>
                  <w:sdtContent>
                    <w:del w:author="udhaya kumar" w:id="6" w:date="2026-09-24T06:40:29Z"/>
                  </w:sdtContent>
                </w:sdt>
              </w:ins>
              <w:sdt>
                <w:sdtPr>
                  <w:id w:val="2041282953"/>
                  <w:tag w:val="goog_rdk_307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894064042"/>
        <w:tag w:val="goog_rdk_3080"/>
      </w:sdtPr>
      <w:sdtContent>
        <w:p w:rsidR="00000000" w:rsidDel="00000000" w:rsidP="00000000" w:rsidRDefault="00000000" w:rsidRPr="00000000" w14:paraId="000002DC">
          <w:pPr>
            <w:numPr>
              <w:ilvl w:val="1"/>
              <w:numId w:val="5"/>
            </w:numPr>
            <w:ind w:left="502" w:hanging="360"/>
            <w:rPr>
              <w:ins w:author="Rossi Rossi" w:id="69" w:date="2026-09-22T06:56:59Z"/>
              <w:del w:author="udhaya kumar" w:id="6" w:date="2026-09-24T06:40:29Z"/>
            </w:rPr>
          </w:pPr>
          <w:sdt>
            <w:sdtPr>
              <w:id w:val="-1353712758"/>
              <w:tag w:val="goog_rdk_3077"/>
            </w:sdtPr>
            <w:sdtContent>
              <w:ins w:author="Rossi Rossi" w:id="69" w:date="2026-09-22T06:56:59Z">
                <w:sdt>
                  <w:sdtPr>
                    <w:id w:val="1808780133"/>
                    <w:tag w:val="goog_rdk_3078"/>
                  </w:sdtPr>
                  <w:sdtContent>
                    <w:del w:author="udhaya kumar" w:id="6" w:date="2026-09-24T06:40:29Z"/>
                  </w:sdtContent>
                </w:sdt>
              </w:ins>
              <w:sdt>
                <w:sdtPr>
                  <w:id w:val="1881823620"/>
                  <w:tag w:val="goog_rdk_30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Option 1: Use environment variables (recommended)</w:delText>
                      </w:r>
                    </w:del>
                  </w:ins>
                </w:sdtContent>
              </w:sdt>
              <w:ins w:author="Rossi Rossi" w:id="69" w:date="2026-09-22T06:56:59Z">
                <w:del w:author="udhaya kumar" w:id="6" w:date="2026-09-24T06:40:29Z"/>
              </w:ins>
            </w:sdtContent>
          </w:sdt>
        </w:p>
      </w:sdtContent>
    </w:sdt>
    <w:sdt>
      <w:sdtPr>
        <w:id w:val="-1324926163"/>
        <w:tag w:val="goog_rdk_3084"/>
      </w:sdtPr>
      <w:sdtContent>
        <w:p w:rsidR="00000000" w:rsidDel="00000000" w:rsidP="00000000" w:rsidRDefault="00000000" w:rsidRPr="00000000" w14:paraId="000002DD">
          <w:pPr>
            <w:numPr>
              <w:ilvl w:val="1"/>
              <w:numId w:val="5"/>
            </w:numPr>
            <w:ind w:left="502" w:hanging="360"/>
            <w:rPr>
              <w:ins w:author="Rossi Rossi" w:id="69" w:date="2026-09-22T06:56:59Z"/>
              <w:del w:author="udhaya kumar" w:id="6" w:date="2026-09-24T06:40:29Z"/>
            </w:rPr>
          </w:pPr>
          <w:sdt>
            <w:sdtPr>
              <w:id w:val="1416125553"/>
              <w:tag w:val="goog_rdk_3081"/>
            </w:sdtPr>
            <w:sdtContent>
              <w:ins w:author="Rossi Rossi" w:id="69" w:date="2026-09-22T06:56:59Z">
                <w:sdt>
                  <w:sdtPr>
                    <w:id w:val="1015189097"/>
                    <w:tag w:val="goog_rdk_3082"/>
                  </w:sdtPr>
                  <w:sdtContent>
                    <w:del w:author="udhaya kumar" w:id="6" w:date="2026-09-24T06:40:29Z"/>
                  </w:sdtContent>
                </w:sdt>
              </w:ins>
              <w:sdt>
                <w:sdtPr>
                  <w:id w:val="2065038867"/>
                  <w:tag w:val="goog_rdk_308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111200809"/>
        <w:tag w:val="goog_rdk_3088"/>
      </w:sdtPr>
      <w:sdtContent>
        <w:p w:rsidR="00000000" w:rsidDel="00000000" w:rsidP="00000000" w:rsidRDefault="00000000" w:rsidRPr="00000000" w14:paraId="000002DE">
          <w:pPr>
            <w:numPr>
              <w:ilvl w:val="1"/>
              <w:numId w:val="5"/>
            </w:numPr>
            <w:ind w:left="502" w:hanging="360"/>
            <w:rPr>
              <w:ins w:author="Rossi Rossi" w:id="69" w:date="2026-09-22T06:56:59Z"/>
              <w:del w:author="udhaya kumar" w:id="6" w:date="2026-09-24T06:40:29Z"/>
            </w:rPr>
          </w:pPr>
          <w:sdt>
            <w:sdtPr>
              <w:id w:val="1177637964"/>
              <w:tag w:val="goog_rdk_3085"/>
            </w:sdtPr>
            <w:sdtContent>
              <w:ins w:author="Rossi Rossi" w:id="69" w:date="2026-09-22T06:56:59Z">
                <w:sdt>
                  <w:sdtPr>
                    <w:id w:val="1131797469"/>
                    <w:tag w:val="goog_rdk_3086"/>
                  </w:sdtPr>
                  <w:sdtContent>
                    <w:del w:author="udhaya kumar" w:id="6" w:date="2026-09-24T06:40:29Z"/>
                  </w:sdtContent>
                </w:sdt>
              </w:ins>
              <w:sdt>
                <w:sdtPr>
                  <w:id w:val="-1764587066"/>
                  <w:tag w:val="goog_rdk_308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Set the environment variable `GEMINI_API_KEY` or `GOOGLE_API_KEY`. The Gemini</w:delText>
                      </w:r>
                    </w:del>
                  </w:ins>
                </w:sdtContent>
              </w:sdt>
              <w:ins w:author="Rossi Rossi" w:id="69" w:date="2026-09-22T06:56:59Z">
                <w:del w:author="udhaya kumar" w:id="6" w:date="2026-09-24T06:40:29Z"/>
              </w:ins>
            </w:sdtContent>
          </w:sdt>
        </w:p>
      </w:sdtContent>
    </w:sdt>
    <w:sdt>
      <w:sdtPr>
        <w:id w:val="-959544678"/>
        <w:tag w:val="goog_rdk_3092"/>
      </w:sdtPr>
      <w:sdtContent>
        <w:p w:rsidR="00000000" w:rsidDel="00000000" w:rsidP="00000000" w:rsidRDefault="00000000" w:rsidRPr="00000000" w14:paraId="000002DF">
          <w:pPr>
            <w:numPr>
              <w:ilvl w:val="1"/>
              <w:numId w:val="5"/>
            </w:numPr>
            <w:ind w:left="502" w:hanging="360"/>
            <w:rPr>
              <w:ins w:author="Rossi Rossi" w:id="69" w:date="2026-09-22T06:56:59Z"/>
              <w:del w:author="udhaya kumar" w:id="6" w:date="2026-09-24T06:40:29Z"/>
            </w:rPr>
          </w:pPr>
          <w:sdt>
            <w:sdtPr>
              <w:id w:val="977187738"/>
              <w:tag w:val="goog_rdk_3089"/>
            </w:sdtPr>
            <w:sdtContent>
              <w:ins w:author="Rossi Rossi" w:id="69" w:date="2026-09-22T06:56:59Z">
                <w:sdt>
                  <w:sdtPr>
                    <w:id w:val="1804545293"/>
                    <w:tag w:val="goog_rdk_3090"/>
                  </w:sdtPr>
                  <w:sdtContent>
                    <w:del w:author="udhaya kumar" w:id="6" w:date="2026-09-24T06:40:29Z"/>
                  </w:sdtContent>
                </w:sdt>
              </w:ins>
              <w:sdt>
                <w:sdtPr>
                  <w:id w:val="-623189393"/>
                  <w:tag w:val="goog_rdk_309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API client libraries automatically detect and use these variables. If both are</w:delText>
                      </w:r>
                    </w:del>
                  </w:ins>
                </w:sdtContent>
              </w:sdt>
              <w:ins w:author="Rossi Rossi" w:id="69" w:date="2026-09-22T06:56:59Z">
                <w:del w:author="udhaya kumar" w:id="6" w:date="2026-09-24T06:40:29Z"/>
              </w:ins>
            </w:sdtContent>
          </w:sdt>
        </w:p>
      </w:sdtContent>
    </w:sdt>
    <w:sdt>
      <w:sdtPr>
        <w:id w:val="1749376685"/>
        <w:tag w:val="goog_rdk_3096"/>
      </w:sdtPr>
      <w:sdtContent>
        <w:p w:rsidR="00000000" w:rsidDel="00000000" w:rsidP="00000000" w:rsidRDefault="00000000" w:rsidRPr="00000000" w14:paraId="000002E0">
          <w:pPr>
            <w:numPr>
              <w:ilvl w:val="1"/>
              <w:numId w:val="5"/>
            </w:numPr>
            <w:ind w:left="502" w:hanging="360"/>
            <w:rPr>
              <w:ins w:author="Rossi Rossi" w:id="69" w:date="2026-09-22T06:56:59Z"/>
              <w:del w:author="udhaya kumar" w:id="6" w:date="2026-09-24T06:40:29Z"/>
            </w:rPr>
          </w:pPr>
          <w:sdt>
            <w:sdtPr>
              <w:id w:val="1413753217"/>
              <w:tag w:val="goog_rdk_3093"/>
            </w:sdtPr>
            <w:sdtContent>
              <w:ins w:author="Rossi Rossi" w:id="69" w:date="2026-09-22T06:56:59Z">
                <w:sdt>
                  <w:sdtPr>
                    <w:id w:val="153263182"/>
                    <w:tag w:val="goog_rdk_3094"/>
                  </w:sdtPr>
                  <w:sdtContent>
                    <w:del w:author="udhaya kumar" w:id="6" w:date="2026-09-24T06:40:29Z"/>
                  </w:sdtContent>
                </w:sdt>
              </w:ins>
              <w:sdt>
                <w:sdtPr>
                  <w:id w:val="-1264251281"/>
                  <w:tag w:val="goog_rdk_309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set, `GOOGLE_API_KEY` takes precedence.</w:delText>
                      </w:r>
                    </w:del>
                  </w:ins>
                </w:sdtContent>
              </w:sdt>
              <w:ins w:author="Rossi Rossi" w:id="69" w:date="2026-09-22T06:56:59Z">
                <w:del w:author="udhaya kumar" w:id="6" w:date="2026-09-24T06:40:29Z"/>
              </w:ins>
            </w:sdtContent>
          </w:sdt>
        </w:p>
      </w:sdtContent>
    </w:sdt>
    <w:sdt>
      <w:sdtPr>
        <w:id w:val="-526769657"/>
        <w:tag w:val="goog_rdk_3100"/>
      </w:sdtPr>
      <w:sdtContent>
        <w:p w:rsidR="00000000" w:rsidDel="00000000" w:rsidP="00000000" w:rsidRDefault="00000000" w:rsidRPr="00000000" w14:paraId="000002E1">
          <w:pPr>
            <w:numPr>
              <w:ilvl w:val="1"/>
              <w:numId w:val="5"/>
            </w:numPr>
            <w:ind w:left="502" w:hanging="360"/>
            <w:rPr>
              <w:ins w:author="Rossi Rossi" w:id="69" w:date="2026-09-22T06:56:59Z"/>
              <w:del w:author="udhaya kumar" w:id="6" w:date="2026-09-24T06:40:29Z"/>
            </w:rPr>
          </w:pPr>
          <w:sdt>
            <w:sdtPr>
              <w:id w:val="-192394093"/>
              <w:tag w:val="goog_rdk_3097"/>
            </w:sdtPr>
            <w:sdtContent>
              <w:ins w:author="Rossi Rossi" w:id="69" w:date="2026-09-22T06:56:59Z">
                <w:sdt>
                  <w:sdtPr>
                    <w:id w:val="1909786514"/>
                    <w:tag w:val="goog_rdk_3098"/>
                  </w:sdtPr>
                  <w:sdtContent>
                    <w:del w:author="udhaya kumar" w:id="6" w:date="2026-09-24T06:40:29Z"/>
                  </w:sdtContent>
                </w:sdt>
              </w:ins>
              <w:sdt>
                <w:sdtPr>
                  <w:id w:val="-1991457520"/>
                  <w:tag w:val="goog_rdk_309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909114403"/>
        <w:tag w:val="goog_rdk_3104"/>
      </w:sdtPr>
      <w:sdtContent>
        <w:p w:rsidR="00000000" w:rsidDel="00000000" w:rsidP="00000000" w:rsidRDefault="00000000" w:rsidRPr="00000000" w14:paraId="000002E2">
          <w:pPr>
            <w:numPr>
              <w:ilvl w:val="1"/>
              <w:numId w:val="5"/>
            </w:numPr>
            <w:ind w:left="502" w:hanging="360"/>
            <w:rPr>
              <w:ins w:author="Rossi Rossi" w:id="69" w:date="2026-09-22T06:56:59Z"/>
              <w:del w:author="udhaya kumar" w:id="6" w:date="2026-09-24T06:40:29Z"/>
            </w:rPr>
          </w:pPr>
          <w:sdt>
            <w:sdtPr>
              <w:id w:val="2027313991"/>
              <w:tag w:val="goog_rdk_3101"/>
            </w:sdtPr>
            <w:sdtContent>
              <w:ins w:author="Rossi Rossi" w:id="69" w:date="2026-09-22T06:56:59Z">
                <w:sdt>
                  <w:sdtPr>
                    <w:id w:val="1441316496"/>
                    <w:tag w:val="goog_rdk_3102"/>
                  </w:sdtPr>
                  <w:sdtContent>
                    <w:del w:author="udhaya kumar" w:id="6" w:date="2026-09-24T06:40:29Z"/>
                  </w:sdtContent>
                </w:sdt>
              </w:ins>
              <w:sdt>
                <w:sdtPr>
                  <w:id w:val="-314417839"/>
                  <w:tag w:val="goog_rdk_310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Select your operating system to set the variable:</w:delText>
                      </w:r>
                    </w:del>
                  </w:ins>
                </w:sdtContent>
              </w:sdt>
              <w:ins w:author="Rossi Rossi" w:id="69" w:date="2026-09-22T06:56:59Z">
                <w:del w:author="udhaya kumar" w:id="6" w:date="2026-09-24T06:40:29Z"/>
              </w:ins>
            </w:sdtContent>
          </w:sdt>
        </w:p>
      </w:sdtContent>
    </w:sdt>
    <w:sdt>
      <w:sdtPr>
        <w:id w:val="-1980254689"/>
        <w:tag w:val="goog_rdk_3108"/>
      </w:sdtPr>
      <w:sdtContent>
        <w:p w:rsidR="00000000" w:rsidDel="00000000" w:rsidP="00000000" w:rsidRDefault="00000000" w:rsidRPr="00000000" w14:paraId="000002E3">
          <w:pPr>
            <w:numPr>
              <w:ilvl w:val="1"/>
              <w:numId w:val="5"/>
            </w:numPr>
            <w:ind w:left="502" w:hanging="360"/>
            <w:rPr>
              <w:ins w:author="Rossi Rossi" w:id="69" w:date="2026-09-22T06:56:59Z"/>
              <w:del w:author="udhaya kumar" w:id="6" w:date="2026-09-24T06:40:29Z"/>
            </w:rPr>
          </w:pPr>
          <w:sdt>
            <w:sdtPr>
              <w:id w:val="4615068"/>
              <w:tag w:val="goog_rdk_3105"/>
            </w:sdtPr>
            <w:sdtContent>
              <w:ins w:author="Rossi Rossi" w:id="69" w:date="2026-09-22T06:56:59Z">
                <w:sdt>
                  <w:sdtPr>
                    <w:id w:val="2074231294"/>
                    <w:tag w:val="goog_rdk_3106"/>
                  </w:sdtPr>
                  <w:sdtContent>
                    <w:del w:author="udhaya kumar" w:id="6" w:date="2026-09-24T06:40:29Z"/>
                  </w:sdtContent>
                </w:sdt>
              </w:ins>
              <w:sdt>
                <w:sdtPr>
                  <w:id w:val="-1599828678"/>
                  <w:tag w:val="goog_rdk_310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36760581"/>
        <w:tag w:val="goog_rdk_3112"/>
      </w:sdtPr>
      <w:sdtContent>
        <w:p w:rsidR="00000000" w:rsidDel="00000000" w:rsidP="00000000" w:rsidRDefault="00000000" w:rsidRPr="00000000" w14:paraId="000002E4">
          <w:pPr>
            <w:numPr>
              <w:ilvl w:val="1"/>
              <w:numId w:val="5"/>
            </w:numPr>
            <w:ind w:left="502" w:hanging="360"/>
            <w:rPr>
              <w:ins w:author="Rossi Rossi" w:id="69" w:date="2026-09-22T06:56:59Z"/>
              <w:del w:author="udhaya kumar" w:id="6" w:date="2026-09-24T06:40:29Z"/>
            </w:rPr>
          </w:pPr>
          <w:sdt>
            <w:sdtPr>
              <w:id w:val="778300994"/>
              <w:tag w:val="goog_rdk_3109"/>
            </w:sdtPr>
            <w:sdtContent>
              <w:ins w:author="Rossi Rossi" w:id="69" w:date="2026-09-22T06:56:59Z">
                <w:sdt>
                  <w:sdtPr>
                    <w:id w:val="1069344059"/>
                    <w:tag w:val="goog_rdk_3110"/>
                  </w:sdtPr>
                  <w:sdtContent>
                    <w:del w:author="udhaya kumar" w:id="6" w:date="2026-09-24T06:40:29Z"/>
                  </w:sdtContent>
                </w:sdt>
              </w:ins>
              <w:sdt>
                <w:sdtPr>
                  <w:id w:val="366977532"/>
                  <w:tag w:val="goog_rdk_311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Linux/macOS - Bash</w:delText>
                      </w:r>
                    </w:del>
                  </w:ins>
                </w:sdtContent>
              </w:sdt>
              <w:ins w:author="Rossi Rossi" w:id="69" w:date="2026-09-22T06:56:59Z">
                <w:del w:author="udhaya kumar" w:id="6" w:date="2026-09-24T06:40:29Z"/>
              </w:ins>
            </w:sdtContent>
          </w:sdt>
        </w:p>
      </w:sdtContent>
    </w:sdt>
    <w:sdt>
      <w:sdtPr>
        <w:id w:val="1912047652"/>
        <w:tag w:val="goog_rdk_3116"/>
      </w:sdtPr>
      <w:sdtContent>
        <w:p w:rsidR="00000000" w:rsidDel="00000000" w:rsidP="00000000" w:rsidRDefault="00000000" w:rsidRPr="00000000" w14:paraId="000002E5">
          <w:pPr>
            <w:numPr>
              <w:ilvl w:val="1"/>
              <w:numId w:val="5"/>
            </w:numPr>
            <w:ind w:left="502" w:hanging="360"/>
            <w:rPr>
              <w:ins w:author="Rossi Rossi" w:id="69" w:date="2026-09-22T06:56:59Z"/>
              <w:del w:author="udhaya kumar" w:id="6" w:date="2026-09-24T06:40:29Z"/>
            </w:rPr>
          </w:pPr>
          <w:sdt>
            <w:sdtPr>
              <w:id w:val="1400288703"/>
              <w:tag w:val="goog_rdk_3113"/>
            </w:sdtPr>
            <w:sdtContent>
              <w:ins w:author="Rossi Rossi" w:id="69" w:date="2026-09-22T06:56:59Z">
                <w:sdt>
                  <w:sdtPr>
                    <w:id w:val="-1038263367"/>
                    <w:tag w:val="goog_rdk_3114"/>
                  </w:sdtPr>
                  <w:sdtContent>
                    <w:del w:author="udhaya kumar" w:id="6" w:date="2026-09-24T06:40:29Z"/>
                  </w:sdtContent>
                </w:sdt>
              </w:ins>
              <w:sdt>
                <w:sdtPr>
                  <w:id w:val="-1595072565"/>
                  <w:tag w:val="goog_rdk_311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12781128"/>
        <w:tag w:val="goog_rdk_3120"/>
      </w:sdtPr>
      <w:sdtContent>
        <w:p w:rsidR="00000000" w:rsidDel="00000000" w:rsidP="00000000" w:rsidRDefault="00000000" w:rsidRPr="00000000" w14:paraId="000002E6">
          <w:pPr>
            <w:numPr>
              <w:ilvl w:val="1"/>
              <w:numId w:val="5"/>
            </w:numPr>
            <w:ind w:left="502" w:hanging="360"/>
            <w:rPr>
              <w:ins w:author="Rossi Rossi" w:id="69" w:date="2026-09-22T06:56:59Z"/>
              <w:del w:author="udhaya kumar" w:id="6" w:date="2026-09-24T06:40:29Z"/>
            </w:rPr>
          </w:pPr>
          <w:sdt>
            <w:sdtPr>
              <w:id w:val="2017127028"/>
              <w:tag w:val="goog_rdk_3117"/>
            </w:sdtPr>
            <w:sdtContent>
              <w:ins w:author="Rossi Rossi" w:id="69" w:date="2026-09-22T06:56:59Z">
                <w:sdt>
                  <w:sdtPr>
                    <w:id w:val="139623740"/>
                    <w:tag w:val="goog_rdk_3118"/>
                  </w:sdtPr>
                  <w:sdtContent>
                    <w:del w:author="udhaya kumar" w:id="6" w:date="2026-09-24T06:40:29Z"/>
                  </w:sdtContent>
                </w:sdt>
              </w:ins>
              <w:sdt>
                <w:sdtPr>
                  <w:id w:val="-1638206733"/>
                  <w:tag w:val="goog_rdk_311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Verify if you have a bash configuration file:</w:delText>
                      </w:r>
                    </w:del>
                  </w:ins>
                </w:sdtContent>
              </w:sdt>
              <w:ins w:author="Rossi Rossi" w:id="69" w:date="2026-09-22T06:56:59Z">
                <w:del w:author="udhaya kumar" w:id="6" w:date="2026-09-24T06:40:29Z"/>
              </w:ins>
            </w:sdtContent>
          </w:sdt>
        </w:p>
      </w:sdtContent>
    </w:sdt>
    <w:sdt>
      <w:sdtPr>
        <w:id w:val="-424878275"/>
        <w:tag w:val="goog_rdk_3124"/>
      </w:sdtPr>
      <w:sdtContent>
        <w:p w:rsidR="00000000" w:rsidDel="00000000" w:rsidP="00000000" w:rsidRDefault="00000000" w:rsidRPr="00000000" w14:paraId="000002E7">
          <w:pPr>
            <w:numPr>
              <w:ilvl w:val="1"/>
              <w:numId w:val="5"/>
            </w:numPr>
            <w:ind w:left="502" w:hanging="360"/>
            <w:rPr>
              <w:ins w:author="Rossi Rossi" w:id="69" w:date="2026-09-22T06:56:59Z"/>
              <w:del w:author="udhaya kumar" w:id="6" w:date="2026-09-24T06:40:29Z"/>
            </w:rPr>
          </w:pPr>
          <w:sdt>
            <w:sdtPr>
              <w:id w:val="828938487"/>
              <w:tag w:val="goog_rdk_3121"/>
            </w:sdtPr>
            <w:sdtContent>
              <w:ins w:author="Rossi Rossi" w:id="69" w:date="2026-09-22T06:56:59Z">
                <w:sdt>
                  <w:sdtPr>
                    <w:id w:val="138596681"/>
                    <w:tag w:val="goog_rdk_3122"/>
                  </w:sdtPr>
                  <w:sdtContent>
                    <w:del w:author="udhaya kumar" w:id="6" w:date="2026-09-24T06:40:29Z"/>
                  </w:sdtContent>
                </w:sdt>
              </w:ins>
              <w:sdt>
                <w:sdtPr>
                  <w:id w:val="744070798"/>
                  <w:tag w:val="goog_rdk_312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81073635"/>
        <w:tag w:val="goog_rdk_3129"/>
      </w:sdtPr>
      <w:sdtContent>
        <w:p w:rsidR="00000000" w:rsidDel="00000000" w:rsidP="00000000" w:rsidRDefault="00000000" w:rsidRPr="00000000" w14:paraId="000002E8">
          <w:pPr>
            <w:numPr>
              <w:ilvl w:val="1"/>
              <w:numId w:val="5"/>
            </w:numPr>
            <w:ind w:left="502" w:hanging="360"/>
            <w:rPr>
              <w:ins w:author="Rossi Rossi" w:id="69" w:date="2026-09-22T06:56:59Z"/>
              <w:del w:author="udhaya kumar" w:id="6" w:date="2026-09-24T06:40:29Z"/>
            </w:rPr>
          </w:pPr>
          <w:sdt>
            <w:sdtPr>
              <w:id w:val="491505614"/>
              <w:tag w:val="goog_rdk_3125"/>
            </w:sdtPr>
            <w:sdtContent>
              <w:ins w:author="Rossi Rossi" w:id="69" w:date="2026-09-22T06:56:59Z">
                <w:sdt>
                  <w:sdtPr>
                    <w:id w:val="1893705617"/>
                    <w:tag w:val="goog_rdk_3126"/>
                  </w:sdtPr>
                  <w:sdtContent>
                    <w:del w:author="udhaya kumar" w:id="6" w:date="2026-09-24T06:40:29Z"/>
                  </w:sdtContent>
                </w:sdt>
              </w:ins>
              <w:sdt>
                <w:sdtPr>
                  <w:id w:val="599070552"/>
                  <w:tag w:val="goog_rdk_312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~/.bashrc</w:delText>
                      </w:r>
                    </w:del>
                  </w:ins>
                </w:sdtContent>
              </w:sdt>
              <w:ins w:author="Rossi Rossi" w:id="69" w:date="2026-09-22T06:56:59Z">
                <w:del w:author="udhaya kumar" w:id="6" w:date="2026-09-24T06:40:29Z">
                  <w:sdt>
                    <w:sdtPr>
                      <w:id w:val="1679004302"/>
                      <w:tag w:val="goog_rdk_3128"/>
                    </w:sdtPr>
                    <w:sdtContent>
                      <w:r w:rsidDel="00000000" w:rsidR="00000000" w:rsidRPr="00000000">
                        <w:rPr>
                          <w:rtl w:val="0"/>
                        </w:rPr>
                      </w:r>
                    </w:sdtContent>
                  </w:sdt>
                </w:del>
              </w:ins>
            </w:sdtContent>
          </w:sdt>
        </w:p>
      </w:sdtContent>
    </w:sdt>
    <w:sdt>
      <w:sdtPr>
        <w:id w:val="1005350044"/>
        <w:tag w:val="goog_rdk_3133"/>
      </w:sdtPr>
      <w:sdtContent>
        <w:p w:rsidR="00000000" w:rsidDel="00000000" w:rsidP="00000000" w:rsidRDefault="00000000" w:rsidRPr="00000000" w14:paraId="000002E9">
          <w:pPr>
            <w:numPr>
              <w:ilvl w:val="1"/>
              <w:numId w:val="5"/>
            </w:numPr>
            <w:ind w:left="502" w:hanging="360"/>
            <w:rPr>
              <w:ins w:author="Rossi Rossi" w:id="69" w:date="2026-09-22T06:56:59Z"/>
              <w:del w:author="udhaya kumar" w:id="6" w:date="2026-09-24T06:40:29Z"/>
            </w:rPr>
          </w:pPr>
          <w:sdt>
            <w:sdtPr>
              <w:id w:val="-451096913"/>
              <w:tag w:val="goog_rdk_3130"/>
            </w:sdtPr>
            <w:sdtContent>
              <w:ins w:author="Rossi Rossi" w:id="69" w:date="2026-09-22T06:56:59Z">
                <w:sdt>
                  <w:sdtPr>
                    <w:id w:val="889992100"/>
                    <w:tag w:val="goog_rdk_3131"/>
                  </w:sdtPr>
                  <w:sdtContent>
                    <w:del w:author="udhaya kumar" w:id="6" w:date="2026-09-24T06:40:29Z"/>
                  </w:sdtContent>
                </w:sdt>
              </w:ins>
              <w:sdt>
                <w:sdtPr>
                  <w:id w:val="-1303585540"/>
                  <w:tag w:val="goog_rdk_3132"/>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302191845"/>
        <w:tag w:val="goog_rdk_3137"/>
      </w:sdtPr>
      <w:sdtContent>
        <w:p w:rsidR="00000000" w:rsidDel="00000000" w:rsidP="00000000" w:rsidRDefault="00000000" w:rsidRPr="00000000" w14:paraId="000002EA">
          <w:pPr>
            <w:numPr>
              <w:ilvl w:val="1"/>
              <w:numId w:val="5"/>
            </w:numPr>
            <w:ind w:left="502" w:hanging="360"/>
            <w:rPr>
              <w:ins w:author="Rossi Rossi" w:id="69" w:date="2026-09-22T06:56:59Z"/>
              <w:del w:author="udhaya kumar" w:id="6" w:date="2026-09-24T06:40:29Z"/>
            </w:rPr>
          </w:pPr>
          <w:sdt>
            <w:sdtPr>
              <w:id w:val="50213526"/>
              <w:tag w:val="goog_rdk_3134"/>
            </w:sdtPr>
            <w:sdtContent>
              <w:ins w:author="Rossi Rossi" w:id="69" w:date="2026-09-22T06:56:59Z">
                <w:sdt>
                  <w:sdtPr>
                    <w:id w:val="-1374233414"/>
                    <w:tag w:val="goog_rdk_3135"/>
                  </w:sdtPr>
                  <w:sdtContent>
                    <w:del w:author="udhaya kumar" w:id="6" w:date="2026-09-24T06:40:29Z"/>
                  </w:sdtContent>
                </w:sdt>
              </w:ins>
              <w:sdt>
                <w:sdtPr>
                  <w:id w:val="1002428473"/>
                  <w:tag w:val="goog_rdk_313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not, create one and open it:</w:delText>
                      </w:r>
                    </w:del>
                  </w:ins>
                </w:sdtContent>
              </w:sdt>
              <w:ins w:author="Rossi Rossi" w:id="69" w:date="2026-09-22T06:56:59Z">
                <w:del w:author="udhaya kumar" w:id="6" w:date="2026-09-24T06:40:29Z"/>
              </w:ins>
            </w:sdtContent>
          </w:sdt>
        </w:p>
      </w:sdtContent>
    </w:sdt>
    <w:sdt>
      <w:sdtPr>
        <w:id w:val="580106589"/>
        <w:tag w:val="goog_rdk_3141"/>
      </w:sdtPr>
      <w:sdtContent>
        <w:p w:rsidR="00000000" w:rsidDel="00000000" w:rsidP="00000000" w:rsidRDefault="00000000" w:rsidRPr="00000000" w14:paraId="000002EB">
          <w:pPr>
            <w:numPr>
              <w:ilvl w:val="1"/>
              <w:numId w:val="5"/>
            </w:numPr>
            <w:ind w:left="502" w:hanging="360"/>
            <w:rPr>
              <w:ins w:author="Rossi Rossi" w:id="69" w:date="2026-09-22T06:56:59Z"/>
              <w:del w:author="udhaya kumar" w:id="6" w:date="2026-09-24T06:40:29Z"/>
            </w:rPr>
          </w:pPr>
          <w:sdt>
            <w:sdtPr>
              <w:id w:val="361426754"/>
              <w:tag w:val="goog_rdk_3138"/>
            </w:sdtPr>
            <w:sdtContent>
              <w:ins w:author="Rossi Rossi" w:id="69" w:date="2026-09-22T06:56:59Z">
                <w:sdt>
                  <w:sdtPr>
                    <w:id w:val="-443322250"/>
                    <w:tag w:val="goog_rdk_3139"/>
                  </w:sdtPr>
                  <w:sdtContent>
                    <w:del w:author="udhaya kumar" w:id="6" w:date="2026-09-24T06:40:29Z"/>
                  </w:sdtContent>
                </w:sdt>
              </w:ins>
              <w:sdt>
                <w:sdtPr>
                  <w:id w:val="-1619342552"/>
                  <w:tag w:val="goog_rdk_3140"/>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972152689"/>
        <w:tag w:val="goog_rdk_3145"/>
      </w:sdtPr>
      <w:sdtContent>
        <w:p w:rsidR="00000000" w:rsidDel="00000000" w:rsidP="00000000" w:rsidRDefault="00000000" w:rsidRPr="00000000" w14:paraId="000002EC">
          <w:pPr>
            <w:numPr>
              <w:ilvl w:val="1"/>
              <w:numId w:val="5"/>
            </w:numPr>
            <w:ind w:left="502" w:hanging="360"/>
            <w:rPr>
              <w:ins w:author="Rossi Rossi" w:id="69" w:date="2026-09-22T06:56:59Z"/>
              <w:del w:author="udhaya kumar" w:id="6" w:date="2026-09-24T06:40:29Z"/>
            </w:rPr>
          </w:pPr>
          <w:sdt>
            <w:sdtPr>
              <w:id w:val="1495245686"/>
              <w:tag w:val="goog_rdk_3142"/>
            </w:sdtPr>
            <w:sdtContent>
              <w:ins w:author="Rossi Rossi" w:id="69" w:date="2026-09-22T06:56:59Z">
                <w:sdt>
                  <w:sdtPr>
                    <w:id w:val="-2134377723"/>
                    <w:tag w:val="goog_rdk_3143"/>
                  </w:sdtPr>
                  <w:sdtContent>
                    <w:del w:author="udhaya kumar" w:id="6" w:date="2026-09-24T06:40:29Z"/>
                  </w:sdtContent>
                </w:sdt>
              </w:ins>
              <w:sdt>
                <w:sdtPr>
                  <w:id w:val="-2044715195"/>
                  <w:tag w:val="goog_rdk_314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touch ~/.bashrc &amp;&amp; open ~/.bashrc</w:delText>
                      </w:r>
                    </w:del>
                  </w:ins>
                </w:sdtContent>
              </w:sdt>
              <w:ins w:author="Rossi Rossi" w:id="69" w:date="2026-09-22T06:56:59Z">
                <w:del w:author="udhaya kumar" w:id="6" w:date="2026-09-24T06:40:29Z"/>
              </w:ins>
            </w:sdtContent>
          </w:sdt>
        </w:p>
      </w:sdtContent>
    </w:sdt>
    <w:sdt>
      <w:sdtPr>
        <w:id w:val="-774657970"/>
        <w:tag w:val="goog_rdk_3149"/>
      </w:sdtPr>
      <w:sdtContent>
        <w:p w:rsidR="00000000" w:rsidDel="00000000" w:rsidP="00000000" w:rsidRDefault="00000000" w:rsidRPr="00000000" w14:paraId="000002ED">
          <w:pPr>
            <w:numPr>
              <w:ilvl w:val="1"/>
              <w:numId w:val="5"/>
            </w:numPr>
            <w:ind w:left="502" w:hanging="360"/>
            <w:rPr>
              <w:ins w:author="Rossi Rossi" w:id="69" w:date="2026-09-22T06:56:59Z"/>
              <w:del w:author="udhaya kumar" w:id="6" w:date="2026-09-24T06:40:29Z"/>
            </w:rPr>
          </w:pPr>
          <w:sdt>
            <w:sdtPr>
              <w:id w:val="-1238364132"/>
              <w:tag w:val="goog_rdk_3146"/>
            </w:sdtPr>
            <w:sdtContent>
              <w:ins w:author="Rossi Rossi" w:id="69" w:date="2026-09-22T06:56:59Z">
                <w:sdt>
                  <w:sdtPr>
                    <w:id w:val="1034172957"/>
                    <w:tag w:val="goog_rdk_3147"/>
                  </w:sdtPr>
                  <w:sdtContent>
                    <w:del w:author="udhaya kumar" w:id="6" w:date="2026-09-24T06:40:29Z"/>
                  </w:sdtContent>
                </w:sdt>
              </w:ins>
              <w:sdt>
                <w:sdtPr>
                  <w:id w:val="-1302116366"/>
                  <w:tag w:val="goog_rdk_3148"/>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63417893"/>
        <w:tag w:val="goog_rdk_3153"/>
      </w:sdtPr>
      <w:sdtContent>
        <w:p w:rsidR="00000000" w:rsidDel="00000000" w:rsidP="00000000" w:rsidRDefault="00000000" w:rsidRPr="00000000" w14:paraId="000002EE">
          <w:pPr>
            <w:numPr>
              <w:ilvl w:val="1"/>
              <w:numId w:val="5"/>
            </w:numPr>
            <w:ind w:left="502" w:hanging="360"/>
            <w:rPr>
              <w:ins w:author="Rossi Rossi" w:id="69" w:date="2026-09-22T06:56:59Z"/>
              <w:del w:author="udhaya kumar" w:id="6" w:date="2026-09-24T06:40:29Z"/>
            </w:rPr>
          </w:pPr>
          <w:sdt>
            <w:sdtPr>
              <w:id w:val="1128943607"/>
              <w:tag w:val="goog_rdk_3150"/>
            </w:sdtPr>
            <w:sdtContent>
              <w:ins w:author="Rossi Rossi" w:id="69" w:date="2026-09-22T06:56:59Z">
                <w:sdt>
                  <w:sdtPr>
                    <w:id w:val="515738777"/>
                    <w:tag w:val="goog_rdk_3151"/>
                  </w:sdtPr>
                  <w:sdtContent>
                    <w:del w:author="udhaya kumar" w:id="6" w:date="2026-09-24T06:40:29Z"/>
                  </w:sdtContent>
                </w:sdt>
              </w:ins>
              <w:sdt>
                <w:sdtPr>
                  <w:id w:val="-1889500654"/>
                  <w:tag w:val="goog_rdk_315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Add the export command at the end of the file:</w:delText>
                      </w:r>
                    </w:del>
                  </w:ins>
                </w:sdtContent>
              </w:sdt>
              <w:ins w:author="Rossi Rossi" w:id="69" w:date="2026-09-22T06:56:59Z">
                <w:del w:author="udhaya kumar" w:id="6" w:date="2026-09-24T06:40:29Z"/>
              </w:ins>
            </w:sdtContent>
          </w:sdt>
        </w:p>
      </w:sdtContent>
    </w:sdt>
    <w:sdt>
      <w:sdtPr>
        <w:id w:val="1545075112"/>
        <w:tag w:val="goog_rdk_3157"/>
      </w:sdtPr>
      <w:sdtContent>
        <w:p w:rsidR="00000000" w:rsidDel="00000000" w:rsidP="00000000" w:rsidRDefault="00000000" w:rsidRPr="00000000" w14:paraId="000002EF">
          <w:pPr>
            <w:numPr>
              <w:ilvl w:val="1"/>
              <w:numId w:val="5"/>
            </w:numPr>
            <w:ind w:left="502" w:hanging="360"/>
            <w:rPr>
              <w:ins w:author="Rossi Rossi" w:id="69" w:date="2026-09-22T06:56:59Z"/>
              <w:del w:author="udhaya kumar" w:id="6" w:date="2026-09-24T06:40:29Z"/>
            </w:rPr>
          </w:pPr>
          <w:sdt>
            <w:sdtPr>
              <w:id w:val="-2074332684"/>
              <w:tag w:val="goog_rdk_3154"/>
            </w:sdtPr>
            <w:sdtContent>
              <w:ins w:author="Rossi Rossi" w:id="69" w:date="2026-09-22T06:56:59Z">
                <w:sdt>
                  <w:sdtPr>
                    <w:id w:val="1691764675"/>
                    <w:tag w:val="goog_rdk_3155"/>
                  </w:sdtPr>
                  <w:sdtContent>
                    <w:del w:author="udhaya kumar" w:id="6" w:date="2026-09-24T06:40:29Z"/>
                  </w:sdtContent>
                </w:sdt>
              </w:ins>
              <w:sdt>
                <w:sdtPr>
                  <w:id w:val="-691224077"/>
                  <w:tag w:val="goog_rdk_3156"/>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687771361"/>
        <w:tag w:val="goog_rdk_3161"/>
      </w:sdtPr>
      <w:sdtContent>
        <w:p w:rsidR="00000000" w:rsidDel="00000000" w:rsidP="00000000" w:rsidRDefault="00000000" w:rsidRPr="00000000" w14:paraId="000002F0">
          <w:pPr>
            <w:numPr>
              <w:ilvl w:val="1"/>
              <w:numId w:val="5"/>
            </w:numPr>
            <w:ind w:left="502" w:hanging="360"/>
            <w:rPr>
              <w:ins w:author="Rossi Rossi" w:id="69" w:date="2026-09-22T06:56:59Z"/>
              <w:del w:author="udhaya kumar" w:id="6" w:date="2026-09-24T06:40:29Z"/>
            </w:rPr>
          </w:pPr>
          <w:sdt>
            <w:sdtPr>
              <w:id w:val="-1894414544"/>
              <w:tag w:val="goog_rdk_3158"/>
            </w:sdtPr>
            <w:sdtContent>
              <w:ins w:author="Rossi Rossi" w:id="69" w:date="2026-09-22T06:56:59Z">
                <w:sdt>
                  <w:sdtPr>
                    <w:id w:val="-1163521679"/>
                    <w:tag w:val="goog_rdk_3159"/>
                  </w:sdtPr>
                  <w:sdtContent>
                    <w:del w:author="udhaya kumar" w:id="6" w:date="2026-09-24T06:40:29Z"/>
                  </w:sdtContent>
                </w:sdt>
              </w:ins>
              <w:sdt>
                <w:sdtPr>
                  <w:id w:val="909725294"/>
                  <w:tag w:val="goog_rdk_316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69" w:date="2026-09-22T06:56:59Z">
                <w:del w:author="udhaya kumar" w:id="6" w:date="2026-09-24T06:40:29Z"/>
              </w:ins>
            </w:sdtContent>
          </w:sdt>
        </w:p>
      </w:sdtContent>
    </w:sdt>
    <w:sdt>
      <w:sdtPr>
        <w:id w:val="2146398519"/>
        <w:tag w:val="goog_rdk_3165"/>
      </w:sdtPr>
      <w:sdtContent>
        <w:p w:rsidR="00000000" w:rsidDel="00000000" w:rsidP="00000000" w:rsidRDefault="00000000" w:rsidRPr="00000000" w14:paraId="000002F1">
          <w:pPr>
            <w:numPr>
              <w:ilvl w:val="1"/>
              <w:numId w:val="5"/>
            </w:numPr>
            <w:ind w:left="502" w:hanging="360"/>
            <w:rPr>
              <w:ins w:author="Rossi Rossi" w:id="69" w:date="2026-09-22T06:56:59Z"/>
              <w:del w:author="udhaya kumar" w:id="6" w:date="2026-09-24T06:40:29Z"/>
            </w:rPr>
          </w:pPr>
          <w:sdt>
            <w:sdtPr>
              <w:id w:val="453536105"/>
              <w:tag w:val="goog_rdk_3162"/>
            </w:sdtPr>
            <w:sdtContent>
              <w:ins w:author="Rossi Rossi" w:id="69" w:date="2026-09-22T06:56:59Z">
                <w:sdt>
                  <w:sdtPr>
                    <w:id w:val="359215246"/>
                    <w:tag w:val="goog_rdk_3163"/>
                  </w:sdtPr>
                  <w:sdtContent>
                    <w:del w:author="udhaya kumar" w:id="6" w:date="2026-09-24T06:40:29Z"/>
                  </w:sdtContent>
                </w:sdt>
              </w:ins>
              <w:sdt>
                <w:sdtPr>
                  <w:id w:val="932242062"/>
                  <w:tag w:val="goog_rdk_3164"/>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1475884"/>
        <w:tag w:val="goog_rdk_3169"/>
      </w:sdtPr>
      <w:sdtContent>
        <w:p w:rsidR="00000000" w:rsidDel="00000000" w:rsidP="00000000" w:rsidRDefault="00000000" w:rsidRPr="00000000" w14:paraId="000002F2">
          <w:pPr>
            <w:numPr>
              <w:ilvl w:val="1"/>
              <w:numId w:val="5"/>
            </w:numPr>
            <w:ind w:left="502" w:hanging="360"/>
            <w:rPr>
              <w:ins w:author="Rossi Rossi" w:id="69" w:date="2026-09-22T06:56:59Z"/>
              <w:del w:author="udhaya kumar" w:id="6" w:date="2026-09-24T06:40:29Z"/>
            </w:rPr>
          </w:pPr>
          <w:sdt>
            <w:sdtPr>
              <w:id w:val="1008389195"/>
              <w:tag w:val="goog_rdk_3166"/>
            </w:sdtPr>
            <w:sdtContent>
              <w:ins w:author="Rossi Rossi" w:id="69" w:date="2026-09-22T06:56:59Z">
                <w:sdt>
                  <w:sdtPr>
                    <w:id w:val="-1248262855"/>
                    <w:tag w:val="goog_rdk_3167"/>
                  </w:sdtPr>
                  <w:sdtContent>
                    <w:del w:author="udhaya kumar" w:id="6" w:date="2026-09-24T06:40:29Z"/>
                  </w:sdtContent>
                </w:sdt>
              </w:ins>
              <w:sdt>
                <w:sdtPr>
                  <w:id w:val="-842377303"/>
                  <w:tag w:val="goog_rdk_316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69" w:date="2026-09-22T06:56:59Z">
                <w:del w:author="udhaya kumar" w:id="6" w:date="2026-09-24T06:40:29Z"/>
              </w:ins>
            </w:sdtContent>
          </w:sdt>
        </w:p>
      </w:sdtContent>
    </w:sdt>
    <w:sdt>
      <w:sdtPr>
        <w:id w:val="1508221894"/>
        <w:tag w:val="goog_rdk_3173"/>
      </w:sdtPr>
      <w:sdtContent>
        <w:p w:rsidR="00000000" w:rsidDel="00000000" w:rsidP="00000000" w:rsidRDefault="00000000" w:rsidRPr="00000000" w14:paraId="000002F3">
          <w:pPr>
            <w:numPr>
              <w:ilvl w:val="1"/>
              <w:numId w:val="5"/>
            </w:numPr>
            <w:ind w:left="502" w:hanging="360"/>
            <w:rPr>
              <w:ins w:author="Rossi Rossi" w:id="69" w:date="2026-09-22T06:56:59Z"/>
              <w:del w:author="udhaya kumar" w:id="6" w:date="2026-09-24T06:40:29Z"/>
            </w:rPr>
          </w:pPr>
          <w:sdt>
            <w:sdtPr>
              <w:id w:val="-1891966479"/>
              <w:tag w:val="goog_rdk_3170"/>
            </w:sdtPr>
            <w:sdtContent>
              <w:ins w:author="Rossi Rossi" w:id="69" w:date="2026-09-22T06:56:59Z">
                <w:sdt>
                  <w:sdtPr>
                    <w:id w:val="962070359"/>
                    <w:tag w:val="goog_rdk_3171"/>
                  </w:sdtPr>
                  <w:sdtContent>
                    <w:del w:author="udhaya kumar" w:id="6" w:date="2026-09-24T06:40:29Z"/>
                  </w:sdtContent>
                </w:sdt>
              </w:ins>
              <w:sdt>
                <w:sdtPr>
                  <w:id w:val="2144282656"/>
                  <w:tag w:val="goog_rdk_3172"/>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78169571"/>
        <w:tag w:val="goog_rdk_3177"/>
      </w:sdtPr>
      <w:sdtContent>
        <w:p w:rsidR="00000000" w:rsidDel="00000000" w:rsidP="00000000" w:rsidRDefault="00000000" w:rsidRPr="00000000" w14:paraId="000002F4">
          <w:pPr>
            <w:numPr>
              <w:ilvl w:val="1"/>
              <w:numId w:val="5"/>
            </w:numPr>
            <w:ind w:left="502" w:hanging="360"/>
            <w:rPr>
              <w:ins w:author="Rossi Rossi" w:id="69" w:date="2026-09-22T06:56:59Z"/>
              <w:del w:author="udhaya kumar" w:id="6" w:date="2026-09-24T06:40:29Z"/>
            </w:rPr>
          </w:pPr>
          <w:sdt>
            <w:sdtPr>
              <w:id w:val="5381908"/>
              <w:tag w:val="goog_rdk_3174"/>
            </w:sdtPr>
            <w:sdtContent>
              <w:ins w:author="Rossi Rossi" w:id="69" w:date="2026-09-22T06:56:59Z">
                <w:sdt>
                  <w:sdtPr>
                    <w:id w:val="332400130"/>
                    <w:tag w:val="goog_rdk_3175"/>
                  </w:sdtPr>
                  <w:sdtContent>
                    <w:del w:author="udhaya kumar" w:id="6" w:date="2026-09-24T06:40:29Z"/>
                  </w:sdtContent>
                </w:sdt>
              </w:ins>
              <w:sdt>
                <w:sdtPr>
                  <w:id w:val="1224890456"/>
                  <w:tag w:val="goog_rdk_317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source ~/.bashrc</w:delText>
                      </w:r>
                    </w:del>
                  </w:ins>
                </w:sdtContent>
              </w:sdt>
              <w:ins w:author="Rossi Rossi" w:id="69" w:date="2026-09-22T06:56:59Z">
                <w:del w:author="udhaya kumar" w:id="6" w:date="2026-09-24T06:40:29Z"/>
              </w:ins>
            </w:sdtContent>
          </w:sdt>
        </w:p>
      </w:sdtContent>
    </w:sdt>
    <w:sdt>
      <w:sdtPr>
        <w:id w:val="-483174903"/>
        <w:tag w:val="goog_rdk_3181"/>
      </w:sdtPr>
      <w:sdtContent>
        <w:p w:rsidR="00000000" w:rsidDel="00000000" w:rsidP="00000000" w:rsidRDefault="00000000" w:rsidRPr="00000000" w14:paraId="000002F5">
          <w:pPr>
            <w:numPr>
              <w:ilvl w:val="1"/>
              <w:numId w:val="5"/>
            </w:numPr>
            <w:ind w:left="502" w:hanging="360"/>
            <w:rPr>
              <w:ins w:author="Rossi Rossi" w:id="69" w:date="2026-09-22T06:56:59Z"/>
              <w:del w:author="udhaya kumar" w:id="6" w:date="2026-09-24T06:40:29Z"/>
            </w:rPr>
          </w:pPr>
          <w:sdt>
            <w:sdtPr>
              <w:id w:val="-714543633"/>
              <w:tag w:val="goog_rdk_3178"/>
            </w:sdtPr>
            <w:sdtContent>
              <w:ins w:author="Rossi Rossi" w:id="69" w:date="2026-09-22T06:56:59Z">
                <w:sdt>
                  <w:sdtPr>
                    <w:id w:val="-465466971"/>
                    <w:tag w:val="goog_rdk_3179"/>
                  </w:sdtPr>
                  <w:sdtContent>
                    <w:del w:author="udhaya kumar" w:id="6" w:date="2026-09-24T06:40:29Z"/>
                  </w:sdtContent>
                </w:sdt>
              </w:ins>
              <w:sdt>
                <w:sdtPr>
                  <w:id w:val="2096008745"/>
                  <w:tag w:val="goog_rdk_3180"/>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63613208"/>
        <w:tag w:val="goog_rdk_3185"/>
      </w:sdtPr>
      <w:sdtContent>
        <w:p w:rsidR="00000000" w:rsidDel="00000000" w:rsidP="00000000" w:rsidRDefault="00000000" w:rsidRPr="00000000" w14:paraId="000002F6">
          <w:pPr>
            <w:numPr>
              <w:ilvl w:val="1"/>
              <w:numId w:val="5"/>
            </w:numPr>
            <w:ind w:left="502" w:hanging="360"/>
            <w:rPr>
              <w:ins w:author="Rossi Rossi" w:id="69" w:date="2026-09-22T06:56:59Z"/>
              <w:del w:author="udhaya kumar" w:id="6" w:date="2026-09-24T06:40:29Z"/>
            </w:rPr>
          </w:pPr>
          <w:sdt>
            <w:sdtPr>
              <w:id w:val="839865755"/>
              <w:tag w:val="goog_rdk_3182"/>
            </w:sdtPr>
            <w:sdtContent>
              <w:ins w:author="Rossi Rossi" w:id="69" w:date="2026-09-22T06:56:59Z">
                <w:sdt>
                  <w:sdtPr>
                    <w:id w:val="-351303465"/>
                    <w:tag w:val="goog_rdk_3183"/>
                  </w:sdtPr>
                  <w:sdtContent>
                    <w:del w:author="udhaya kumar" w:id="6" w:date="2026-09-24T06:40:29Z"/>
                  </w:sdtContent>
                </w:sdt>
              </w:ins>
              <w:sdt>
                <w:sdtPr>
                  <w:id w:val="-1431804830"/>
                  <w:tag w:val="goog_rdk_318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macOS - Zsh</w:delText>
                      </w:r>
                    </w:del>
                  </w:ins>
                </w:sdtContent>
              </w:sdt>
              <w:ins w:author="Rossi Rossi" w:id="69" w:date="2026-09-22T06:56:59Z">
                <w:del w:author="udhaya kumar" w:id="6" w:date="2026-09-24T06:40:29Z"/>
              </w:ins>
            </w:sdtContent>
          </w:sdt>
        </w:p>
      </w:sdtContent>
    </w:sdt>
    <w:sdt>
      <w:sdtPr>
        <w:id w:val="583755766"/>
        <w:tag w:val="goog_rdk_3189"/>
      </w:sdtPr>
      <w:sdtContent>
        <w:p w:rsidR="00000000" w:rsidDel="00000000" w:rsidP="00000000" w:rsidRDefault="00000000" w:rsidRPr="00000000" w14:paraId="000002F7">
          <w:pPr>
            <w:numPr>
              <w:ilvl w:val="1"/>
              <w:numId w:val="5"/>
            </w:numPr>
            <w:ind w:left="502" w:hanging="360"/>
            <w:rPr>
              <w:ins w:author="Rossi Rossi" w:id="69" w:date="2026-09-22T06:56:59Z"/>
              <w:del w:author="udhaya kumar" w:id="6" w:date="2026-09-24T06:40:29Z"/>
            </w:rPr>
          </w:pPr>
          <w:sdt>
            <w:sdtPr>
              <w:id w:val="-139646626"/>
              <w:tag w:val="goog_rdk_3186"/>
            </w:sdtPr>
            <w:sdtContent>
              <w:ins w:author="Rossi Rossi" w:id="69" w:date="2026-09-22T06:56:59Z">
                <w:sdt>
                  <w:sdtPr>
                    <w:id w:val="1022024910"/>
                    <w:tag w:val="goog_rdk_3187"/>
                  </w:sdtPr>
                  <w:sdtContent>
                    <w:del w:author="udhaya kumar" w:id="6" w:date="2026-09-24T06:40:29Z"/>
                  </w:sdtContent>
                </w:sdt>
              </w:ins>
              <w:sdt>
                <w:sdtPr>
                  <w:id w:val="279201814"/>
                  <w:tag w:val="goog_rdk_3188"/>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570104157"/>
        <w:tag w:val="goog_rdk_3193"/>
      </w:sdtPr>
      <w:sdtContent>
        <w:p w:rsidR="00000000" w:rsidDel="00000000" w:rsidP="00000000" w:rsidRDefault="00000000" w:rsidRPr="00000000" w14:paraId="000002F8">
          <w:pPr>
            <w:numPr>
              <w:ilvl w:val="1"/>
              <w:numId w:val="5"/>
            </w:numPr>
            <w:ind w:left="502" w:hanging="360"/>
            <w:rPr>
              <w:ins w:author="Rossi Rossi" w:id="69" w:date="2026-09-22T06:56:59Z"/>
              <w:del w:author="udhaya kumar" w:id="6" w:date="2026-09-24T06:40:29Z"/>
            </w:rPr>
          </w:pPr>
          <w:sdt>
            <w:sdtPr>
              <w:id w:val="2006353360"/>
              <w:tag w:val="goog_rdk_3190"/>
            </w:sdtPr>
            <w:sdtContent>
              <w:ins w:author="Rossi Rossi" w:id="69" w:date="2026-09-22T06:56:59Z">
                <w:sdt>
                  <w:sdtPr>
                    <w:id w:val="-1029366128"/>
                    <w:tag w:val="goog_rdk_3191"/>
                  </w:sdtPr>
                  <w:sdtContent>
                    <w:del w:author="udhaya kumar" w:id="6" w:date="2026-09-24T06:40:29Z"/>
                  </w:sdtContent>
                </w:sdt>
              </w:ins>
              <w:sdt>
                <w:sdtPr>
                  <w:id w:val="1667066129"/>
                  <w:tag w:val="goog_rdk_319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Verify if you have a zsh configuration file:</w:delText>
                      </w:r>
                    </w:del>
                  </w:ins>
                </w:sdtContent>
              </w:sdt>
              <w:ins w:author="Rossi Rossi" w:id="69" w:date="2026-09-22T06:56:59Z">
                <w:del w:author="udhaya kumar" w:id="6" w:date="2026-09-24T06:40:29Z"/>
              </w:ins>
            </w:sdtContent>
          </w:sdt>
        </w:p>
      </w:sdtContent>
    </w:sdt>
    <w:sdt>
      <w:sdtPr>
        <w:id w:val="2122994441"/>
        <w:tag w:val="goog_rdk_3197"/>
      </w:sdtPr>
      <w:sdtContent>
        <w:p w:rsidR="00000000" w:rsidDel="00000000" w:rsidP="00000000" w:rsidRDefault="00000000" w:rsidRPr="00000000" w14:paraId="000002F9">
          <w:pPr>
            <w:numPr>
              <w:ilvl w:val="1"/>
              <w:numId w:val="5"/>
            </w:numPr>
            <w:ind w:left="502" w:hanging="360"/>
            <w:rPr>
              <w:ins w:author="Rossi Rossi" w:id="69" w:date="2026-09-22T06:56:59Z"/>
              <w:del w:author="udhaya kumar" w:id="6" w:date="2026-09-24T06:40:29Z"/>
            </w:rPr>
          </w:pPr>
          <w:sdt>
            <w:sdtPr>
              <w:id w:val="1525132113"/>
              <w:tag w:val="goog_rdk_3194"/>
            </w:sdtPr>
            <w:sdtContent>
              <w:ins w:author="Rossi Rossi" w:id="69" w:date="2026-09-22T06:56:59Z">
                <w:sdt>
                  <w:sdtPr>
                    <w:id w:val="-1453139075"/>
                    <w:tag w:val="goog_rdk_3195"/>
                  </w:sdtPr>
                  <w:sdtContent>
                    <w:del w:author="udhaya kumar" w:id="6" w:date="2026-09-24T06:40:29Z"/>
                  </w:sdtContent>
                </w:sdt>
              </w:ins>
              <w:sdt>
                <w:sdtPr>
                  <w:id w:val="-1133147595"/>
                  <w:tag w:val="goog_rdk_3196"/>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15520941"/>
        <w:tag w:val="goog_rdk_3201"/>
      </w:sdtPr>
      <w:sdtContent>
        <w:p w:rsidR="00000000" w:rsidDel="00000000" w:rsidP="00000000" w:rsidRDefault="00000000" w:rsidRPr="00000000" w14:paraId="000002FA">
          <w:pPr>
            <w:numPr>
              <w:ilvl w:val="1"/>
              <w:numId w:val="5"/>
            </w:numPr>
            <w:ind w:left="502" w:hanging="360"/>
            <w:rPr>
              <w:ins w:author="Rossi Rossi" w:id="69" w:date="2026-09-22T06:56:59Z"/>
              <w:del w:author="udhaya kumar" w:id="6" w:date="2026-09-24T06:40:29Z"/>
            </w:rPr>
          </w:pPr>
          <w:sdt>
            <w:sdtPr>
              <w:id w:val="-25329775"/>
              <w:tag w:val="goog_rdk_3198"/>
            </w:sdtPr>
            <w:sdtContent>
              <w:ins w:author="Rossi Rossi" w:id="69" w:date="2026-09-22T06:56:59Z">
                <w:sdt>
                  <w:sdtPr>
                    <w:id w:val="-1457436066"/>
                    <w:tag w:val="goog_rdk_3199"/>
                  </w:sdtPr>
                  <w:sdtContent>
                    <w:del w:author="udhaya kumar" w:id="6" w:date="2026-09-24T06:40:29Z"/>
                  </w:sdtContent>
                </w:sdt>
              </w:ins>
              <w:sdt>
                <w:sdtPr>
                  <w:id w:val="-1926512812"/>
                  <w:tag w:val="goog_rdk_320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~/.zshrc</w:delText>
                      </w:r>
                    </w:del>
                  </w:ins>
                </w:sdtContent>
              </w:sdt>
              <w:ins w:author="Rossi Rossi" w:id="69" w:date="2026-09-22T06:56:59Z">
                <w:del w:author="udhaya kumar" w:id="6" w:date="2026-09-24T06:40:29Z"/>
              </w:ins>
            </w:sdtContent>
          </w:sdt>
        </w:p>
      </w:sdtContent>
    </w:sdt>
    <w:sdt>
      <w:sdtPr>
        <w:id w:val="2056141055"/>
        <w:tag w:val="goog_rdk_3205"/>
      </w:sdtPr>
      <w:sdtContent>
        <w:p w:rsidR="00000000" w:rsidDel="00000000" w:rsidP="00000000" w:rsidRDefault="00000000" w:rsidRPr="00000000" w14:paraId="000002FB">
          <w:pPr>
            <w:numPr>
              <w:ilvl w:val="1"/>
              <w:numId w:val="5"/>
            </w:numPr>
            <w:ind w:left="502" w:hanging="360"/>
            <w:rPr>
              <w:ins w:author="Rossi Rossi" w:id="69" w:date="2026-09-22T06:56:59Z"/>
              <w:del w:author="udhaya kumar" w:id="6" w:date="2026-09-24T06:40:29Z"/>
            </w:rPr>
          </w:pPr>
          <w:sdt>
            <w:sdtPr>
              <w:id w:val="522077676"/>
              <w:tag w:val="goog_rdk_3202"/>
            </w:sdtPr>
            <w:sdtContent>
              <w:ins w:author="Rossi Rossi" w:id="69" w:date="2026-09-22T06:56:59Z">
                <w:sdt>
                  <w:sdtPr>
                    <w:id w:val="-1458834848"/>
                    <w:tag w:val="goog_rdk_3203"/>
                  </w:sdtPr>
                  <w:sdtContent>
                    <w:del w:author="udhaya kumar" w:id="6" w:date="2026-09-24T06:40:29Z"/>
                  </w:sdtContent>
                </w:sdt>
              </w:ins>
              <w:sdt>
                <w:sdtPr>
                  <w:id w:val="-2106957149"/>
                  <w:tag w:val="goog_rdk_3204"/>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99494029"/>
        <w:tag w:val="goog_rdk_3209"/>
      </w:sdtPr>
      <w:sdtContent>
        <w:p w:rsidR="00000000" w:rsidDel="00000000" w:rsidP="00000000" w:rsidRDefault="00000000" w:rsidRPr="00000000" w14:paraId="000002FC">
          <w:pPr>
            <w:numPr>
              <w:ilvl w:val="1"/>
              <w:numId w:val="5"/>
            </w:numPr>
            <w:ind w:left="502" w:hanging="360"/>
            <w:rPr>
              <w:ins w:author="Rossi Rossi" w:id="69" w:date="2026-09-22T06:56:59Z"/>
              <w:del w:author="udhaya kumar" w:id="6" w:date="2026-09-24T06:40:29Z"/>
            </w:rPr>
          </w:pPr>
          <w:sdt>
            <w:sdtPr>
              <w:id w:val="2001753294"/>
              <w:tag w:val="goog_rdk_3206"/>
            </w:sdtPr>
            <w:sdtContent>
              <w:ins w:author="Rossi Rossi" w:id="69" w:date="2026-09-22T06:56:59Z">
                <w:sdt>
                  <w:sdtPr>
                    <w:id w:val="1748166513"/>
                    <w:tag w:val="goog_rdk_3207"/>
                  </w:sdtPr>
                  <w:sdtContent>
                    <w:del w:author="udhaya kumar" w:id="6" w:date="2026-09-24T06:40:29Z"/>
                  </w:sdtContent>
                </w:sdt>
              </w:ins>
              <w:sdt>
                <w:sdtPr>
                  <w:id w:val="-763703836"/>
                  <w:tag w:val="goog_rdk_320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not, create one and open it:</w:delText>
                      </w:r>
                    </w:del>
                  </w:ins>
                </w:sdtContent>
              </w:sdt>
              <w:ins w:author="Rossi Rossi" w:id="69" w:date="2026-09-22T06:56:59Z">
                <w:del w:author="udhaya kumar" w:id="6" w:date="2026-09-24T06:40:29Z"/>
              </w:ins>
            </w:sdtContent>
          </w:sdt>
        </w:p>
      </w:sdtContent>
    </w:sdt>
    <w:sdt>
      <w:sdtPr>
        <w:id w:val="1828552672"/>
        <w:tag w:val="goog_rdk_3213"/>
      </w:sdtPr>
      <w:sdtContent>
        <w:p w:rsidR="00000000" w:rsidDel="00000000" w:rsidP="00000000" w:rsidRDefault="00000000" w:rsidRPr="00000000" w14:paraId="000002FD">
          <w:pPr>
            <w:numPr>
              <w:ilvl w:val="1"/>
              <w:numId w:val="5"/>
            </w:numPr>
            <w:ind w:left="502" w:hanging="360"/>
            <w:rPr>
              <w:ins w:author="Rossi Rossi" w:id="69" w:date="2026-09-22T06:56:59Z"/>
              <w:del w:author="udhaya kumar" w:id="6" w:date="2026-09-24T06:40:29Z"/>
            </w:rPr>
          </w:pPr>
          <w:sdt>
            <w:sdtPr>
              <w:id w:val="229825014"/>
              <w:tag w:val="goog_rdk_3210"/>
            </w:sdtPr>
            <w:sdtContent>
              <w:ins w:author="Rossi Rossi" w:id="69" w:date="2026-09-22T06:56:59Z">
                <w:sdt>
                  <w:sdtPr>
                    <w:id w:val="940740572"/>
                    <w:tag w:val="goog_rdk_3211"/>
                  </w:sdtPr>
                  <w:sdtContent>
                    <w:del w:author="udhaya kumar" w:id="6" w:date="2026-09-24T06:40:29Z"/>
                  </w:sdtContent>
                </w:sdt>
              </w:ins>
              <w:sdt>
                <w:sdtPr>
                  <w:id w:val="1625793606"/>
                  <w:tag w:val="goog_rdk_3212"/>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16525325"/>
        <w:tag w:val="goog_rdk_3217"/>
      </w:sdtPr>
      <w:sdtContent>
        <w:p w:rsidR="00000000" w:rsidDel="00000000" w:rsidP="00000000" w:rsidRDefault="00000000" w:rsidRPr="00000000" w14:paraId="000002FE">
          <w:pPr>
            <w:numPr>
              <w:ilvl w:val="1"/>
              <w:numId w:val="5"/>
            </w:numPr>
            <w:ind w:left="502" w:hanging="360"/>
            <w:rPr>
              <w:ins w:author="Rossi Rossi" w:id="69" w:date="2026-09-22T06:56:59Z"/>
              <w:del w:author="udhaya kumar" w:id="6" w:date="2026-09-24T06:40:29Z"/>
            </w:rPr>
          </w:pPr>
          <w:sdt>
            <w:sdtPr>
              <w:id w:val="-1540426671"/>
              <w:tag w:val="goog_rdk_3214"/>
            </w:sdtPr>
            <w:sdtContent>
              <w:ins w:author="Rossi Rossi" w:id="69" w:date="2026-09-22T06:56:59Z">
                <w:sdt>
                  <w:sdtPr>
                    <w:id w:val="-1152770808"/>
                    <w:tag w:val="goog_rdk_3215"/>
                  </w:sdtPr>
                  <w:sdtContent>
                    <w:del w:author="udhaya kumar" w:id="6" w:date="2026-09-24T06:40:29Z"/>
                  </w:sdtContent>
                </w:sdt>
              </w:ins>
              <w:sdt>
                <w:sdtPr>
                  <w:id w:val="1149024634"/>
                  <w:tag w:val="goog_rdk_321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touch ~/.zshrc &amp;&amp; open ~/.zshrc</w:delText>
                      </w:r>
                    </w:del>
                  </w:ins>
                </w:sdtContent>
              </w:sdt>
              <w:ins w:author="Rossi Rossi" w:id="69" w:date="2026-09-22T06:56:59Z">
                <w:del w:author="udhaya kumar" w:id="6" w:date="2026-09-24T06:40:29Z"/>
              </w:ins>
            </w:sdtContent>
          </w:sdt>
        </w:p>
      </w:sdtContent>
    </w:sdt>
    <w:sdt>
      <w:sdtPr>
        <w:id w:val="1019346841"/>
        <w:tag w:val="goog_rdk_3221"/>
      </w:sdtPr>
      <w:sdtContent>
        <w:p w:rsidR="00000000" w:rsidDel="00000000" w:rsidP="00000000" w:rsidRDefault="00000000" w:rsidRPr="00000000" w14:paraId="000002FF">
          <w:pPr>
            <w:numPr>
              <w:ilvl w:val="1"/>
              <w:numId w:val="5"/>
            </w:numPr>
            <w:ind w:left="502" w:hanging="360"/>
            <w:rPr>
              <w:ins w:author="Rossi Rossi" w:id="69" w:date="2026-09-22T06:56:59Z"/>
              <w:del w:author="udhaya kumar" w:id="6" w:date="2026-09-24T06:40:29Z"/>
            </w:rPr>
          </w:pPr>
          <w:sdt>
            <w:sdtPr>
              <w:id w:val="-2042251670"/>
              <w:tag w:val="goog_rdk_3218"/>
            </w:sdtPr>
            <w:sdtContent>
              <w:ins w:author="Rossi Rossi" w:id="69" w:date="2026-09-22T06:56:59Z">
                <w:sdt>
                  <w:sdtPr>
                    <w:id w:val="1612062487"/>
                    <w:tag w:val="goog_rdk_3219"/>
                  </w:sdtPr>
                  <w:sdtContent>
                    <w:del w:author="udhaya kumar" w:id="6" w:date="2026-09-24T06:40:29Z"/>
                  </w:sdtContent>
                </w:sdt>
              </w:ins>
              <w:sdt>
                <w:sdtPr>
                  <w:id w:val="1374019221"/>
                  <w:tag w:val="goog_rdk_3220"/>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94605743"/>
        <w:tag w:val="goog_rdk_3225"/>
      </w:sdtPr>
      <w:sdtContent>
        <w:p w:rsidR="00000000" w:rsidDel="00000000" w:rsidP="00000000" w:rsidRDefault="00000000" w:rsidRPr="00000000" w14:paraId="00000300">
          <w:pPr>
            <w:numPr>
              <w:ilvl w:val="1"/>
              <w:numId w:val="5"/>
            </w:numPr>
            <w:ind w:left="502" w:hanging="360"/>
            <w:rPr>
              <w:ins w:author="Rossi Rossi" w:id="69" w:date="2026-09-22T06:56:59Z"/>
              <w:del w:author="udhaya kumar" w:id="6" w:date="2026-09-24T06:40:29Z"/>
            </w:rPr>
          </w:pPr>
          <w:sdt>
            <w:sdtPr>
              <w:id w:val="-212217151"/>
              <w:tag w:val="goog_rdk_3222"/>
            </w:sdtPr>
            <w:sdtContent>
              <w:ins w:author="Rossi Rossi" w:id="69" w:date="2026-09-22T06:56:59Z">
                <w:sdt>
                  <w:sdtPr>
                    <w:id w:val="-1041701407"/>
                    <w:tag w:val="goog_rdk_3223"/>
                  </w:sdtPr>
                  <w:sdtContent>
                    <w:del w:author="udhaya kumar" w:id="6" w:date="2026-09-24T06:40:29Z"/>
                  </w:sdtContent>
                </w:sdt>
              </w:ins>
              <w:sdt>
                <w:sdtPr>
                  <w:id w:val="1936467671"/>
                  <w:tag w:val="goog_rdk_322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Add the export command:</w:delText>
                      </w:r>
                    </w:del>
                  </w:ins>
                </w:sdtContent>
              </w:sdt>
              <w:ins w:author="Rossi Rossi" w:id="69" w:date="2026-09-22T06:56:59Z">
                <w:del w:author="udhaya kumar" w:id="6" w:date="2026-09-24T06:40:29Z"/>
              </w:ins>
            </w:sdtContent>
          </w:sdt>
        </w:p>
      </w:sdtContent>
    </w:sdt>
    <w:sdt>
      <w:sdtPr>
        <w:id w:val="704561327"/>
        <w:tag w:val="goog_rdk_3229"/>
      </w:sdtPr>
      <w:sdtContent>
        <w:p w:rsidR="00000000" w:rsidDel="00000000" w:rsidP="00000000" w:rsidRDefault="00000000" w:rsidRPr="00000000" w14:paraId="00000301">
          <w:pPr>
            <w:numPr>
              <w:ilvl w:val="1"/>
              <w:numId w:val="5"/>
            </w:numPr>
            <w:ind w:left="502" w:hanging="360"/>
            <w:rPr>
              <w:ins w:author="Rossi Rossi" w:id="69" w:date="2026-09-22T06:56:59Z"/>
              <w:del w:author="udhaya kumar" w:id="6" w:date="2026-09-24T06:40:29Z"/>
            </w:rPr>
          </w:pPr>
          <w:sdt>
            <w:sdtPr>
              <w:id w:val="1901726614"/>
              <w:tag w:val="goog_rdk_3226"/>
            </w:sdtPr>
            <w:sdtContent>
              <w:ins w:author="Rossi Rossi" w:id="69" w:date="2026-09-22T06:56:59Z">
                <w:sdt>
                  <w:sdtPr>
                    <w:id w:val="-1173711223"/>
                    <w:tag w:val="goog_rdk_3227"/>
                  </w:sdtPr>
                  <w:sdtContent>
                    <w:del w:author="udhaya kumar" w:id="6" w:date="2026-09-24T06:40:29Z"/>
                  </w:sdtContent>
                </w:sdt>
              </w:ins>
              <w:sdt>
                <w:sdtPr>
                  <w:id w:val="1878747244"/>
                  <w:tag w:val="goog_rdk_3228"/>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810851859"/>
        <w:tag w:val="goog_rdk_3233"/>
      </w:sdtPr>
      <w:sdtContent>
        <w:p w:rsidR="00000000" w:rsidDel="00000000" w:rsidP="00000000" w:rsidRDefault="00000000" w:rsidRPr="00000000" w14:paraId="00000302">
          <w:pPr>
            <w:numPr>
              <w:ilvl w:val="1"/>
              <w:numId w:val="5"/>
            </w:numPr>
            <w:ind w:left="502" w:hanging="360"/>
            <w:rPr>
              <w:ins w:author="Rossi Rossi" w:id="69" w:date="2026-09-22T06:56:59Z"/>
              <w:del w:author="udhaya kumar" w:id="6" w:date="2026-09-24T06:40:29Z"/>
            </w:rPr>
          </w:pPr>
          <w:sdt>
            <w:sdtPr>
              <w:id w:val="1625531497"/>
              <w:tag w:val="goog_rdk_3230"/>
            </w:sdtPr>
            <w:sdtContent>
              <w:ins w:author="Rossi Rossi" w:id="69" w:date="2026-09-22T06:56:59Z">
                <w:sdt>
                  <w:sdtPr>
                    <w:id w:val="315040802"/>
                    <w:tag w:val="goog_rdk_3231"/>
                  </w:sdtPr>
                  <w:sdtContent>
                    <w:del w:author="udhaya kumar" w:id="6" w:date="2026-09-24T06:40:29Z"/>
                  </w:sdtContent>
                </w:sdt>
              </w:ins>
              <w:sdt>
                <w:sdtPr>
                  <w:id w:val="-1053815524"/>
                  <w:tag w:val="goog_rdk_323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69" w:date="2026-09-22T06:56:59Z">
                <w:del w:author="udhaya kumar" w:id="6" w:date="2026-09-24T06:40:29Z"/>
              </w:ins>
            </w:sdtContent>
          </w:sdt>
        </w:p>
      </w:sdtContent>
    </w:sdt>
    <w:sdt>
      <w:sdtPr>
        <w:id w:val="-549042206"/>
        <w:tag w:val="goog_rdk_3237"/>
      </w:sdtPr>
      <w:sdtContent>
        <w:p w:rsidR="00000000" w:rsidDel="00000000" w:rsidP="00000000" w:rsidRDefault="00000000" w:rsidRPr="00000000" w14:paraId="00000303">
          <w:pPr>
            <w:numPr>
              <w:ilvl w:val="1"/>
              <w:numId w:val="5"/>
            </w:numPr>
            <w:ind w:left="502" w:hanging="360"/>
            <w:rPr>
              <w:ins w:author="Rossi Rossi" w:id="69" w:date="2026-09-22T06:56:59Z"/>
              <w:del w:author="udhaya kumar" w:id="6" w:date="2026-09-24T06:40:29Z"/>
            </w:rPr>
          </w:pPr>
          <w:sdt>
            <w:sdtPr>
              <w:id w:val="1846701052"/>
              <w:tag w:val="goog_rdk_3234"/>
            </w:sdtPr>
            <w:sdtContent>
              <w:ins w:author="Rossi Rossi" w:id="69" w:date="2026-09-22T06:56:59Z">
                <w:sdt>
                  <w:sdtPr>
                    <w:id w:val="496539017"/>
                    <w:tag w:val="goog_rdk_3235"/>
                  </w:sdtPr>
                  <w:sdtContent>
                    <w:del w:author="udhaya kumar" w:id="6" w:date="2026-09-24T06:40:29Z"/>
                  </w:sdtContent>
                </w:sdt>
              </w:ins>
              <w:sdt>
                <w:sdtPr>
                  <w:id w:val="-1242597142"/>
                  <w:tag w:val="goog_rdk_3236"/>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8995185"/>
        <w:tag w:val="goog_rdk_3241"/>
      </w:sdtPr>
      <w:sdtContent>
        <w:p w:rsidR="00000000" w:rsidDel="00000000" w:rsidP="00000000" w:rsidRDefault="00000000" w:rsidRPr="00000000" w14:paraId="00000304">
          <w:pPr>
            <w:numPr>
              <w:ilvl w:val="1"/>
              <w:numId w:val="5"/>
            </w:numPr>
            <w:ind w:left="502" w:hanging="360"/>
            <w:rPr>
              <w:ins w:author="Rossi Rossi" w:id="69" w:date="2026-09-22T06:56:59Z"/>
              <w:del w:author="udhaya kumar" w:id="6" w:date="2026-09-24T06:40:29Z"/>
            </w:rPr>
          </w:pPr>
          <w:sdt>
            <w:sdtPr>
              <w:id w:val="-1258412670"/>
              <w:tag w:val="goog_rdk_3238"/>
            </w:sdtPr>
            <w:sdtContent>
              <w:ins w:author="Rossi Rossi" w:id="69" w:date="2026-09-22T06:56:59Z">
                <w:sdt>
                  <w:sdtPr>
                    <w:id w:val="-651147419"/>
                    <w:tag w:val="goog_rdk_3239"/>
                  </w:sdtPr>
                  <w:sdtContent>
                    <w:del w:author="udhaya kumar" w:id="6" w:date="2026-09-24T06:40:29Z"/>
                  </w:sdtContent>
                </w:sdt>
              </w:ins>
              <w:sdt>
                <w:sdtPr>
                  <w:id w:val="624662054"/>
                  <w:tag w:val="goog_rdk_324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69" w:date="2026-09-22T06:56:59Z">
                <w:del w:author="udhaya kumar" w:id="6" w:date="2026-09-24T06:40:29Z"/>
              </w:ins>
            </w:sdtContent>
          </w:sdt>
        </w:p>
      </w:sdtContent>
    </w:sdt>
    <w:sdt>
      <w:sdtPr>
        <w:id w:val="-1562937950"/>
        <w:tag w:val="goog_rdk_3245"/>
      </w:sdtPr>
      <w:sdtContent>
        <w:p w:rsidR="00000000" w:rsidDel="00000000" w:rsidP="00000000" w:rsidRDefault="00000000" w:rsidRPr="00000000" w14:paraId="00000305">
          <w:pPr>
            <w:numPr>
              <w:ilvl w:val="1"/>
              <w:numId w:val="5"/>
            </w:numPr>
            <w:ind w:left="502" w:hanging="360"/>
            <w:rPr>
              <w:ins w:author="Rossi Rossi" w:id="69" w:date="2026-09-22T06:56:59Z"/>
              <w:del w:author="udhaya kumar" w:id="6" w:date="2026-09-24T06:40:29Z"/>
            </w:rPr>
          </w:pPr>
          <w:sdt>
            <w:sdtPr>
              <w:id w:val="916151659"/>
              <w:tag w:val="goog_rdk_3242"/>
            </w:sdtPr>
            <w:sdtContent>
              <w:ins w:author="Rossi Rossi" w:id="69" w:date="2026-09-22T06:56:59Z">
                <w:sdt>
                  <w:sdtPr>
                    <w:id w:val="-1971187249"/>
                    <w:tag w:val="goog_rdk_3243"/>
                  </w:sdtPr>
                  <w:sdtContent>
                    <w:del w:author="udhaya kumar" w:id="6" w:date="2026-09-24T06:40:29Z"/>
                  </w:sdtContent>
                </w:sdt>
              </w:ins>
              <w:sdt>
                <w:sdtPr>
                  <w:id w:val="-1211346631"/>
                  <w:tag w:val="goog_rdk_3244"/>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27690154"/>
        <w:tag w:val="goog_rdk_3249"/>
      </w:sdtPr>
      <w:sdtContent>
        <w:p w:rsidR="00000000" w:rsidDel="00000000" w:rsidP="00000000" w:rsidRDefault="00000000" w:rsidRPr="00000000" w14:paraId="00000306">
          <w:pPr>
            <w:numPr>
              <w:ilvl w:val="1"/>
              <w:numId w:val="5"/>
            </w:numPr>
            <w:ind w:left="502" w:hanging="360"/>
            <w:rPr>
              <w:ins w:author="Rossi Rossi" w:id="69" w:date="2026-09-22T06:56:59Z"/>
              <w:del w:author="udhaya kumar" w:id="6" w:date="2026-09-24T06:40:29Z"/>
            </w:rPr>
          </w:pPr>
          <w:sdt>
            <w:sdtPr>
              <w:id w:val="647493072"/>
              <w:tag w:val="goog_rdk_3246"/>
            </w:sdtPr>
            <w:sdtContent>
              <w:ins w:author="Rossi Rossi" w:id="69" w:date="2026-09-22T06:56:59Z">
                <w:sdt>
                  <w:sdtPr>
                    <w:id w:val="1111524064"/>
                    <w:tag w:val="goog_rdk_3247"/>
                  </w:sdtPr>
                  <w:sdtContent>
                    <w:del w:author="udhaya kumar" w:id="6" w:date="2026-09-24T06:40:29Z"/>
                  </w:sdtContent>
                </w:sdt>
              </w:ins>
              <w:sdt>
                <w:sdtPr>
                  <w:id w:val="1858080776"/>
                  <w:tag w:val="goog_rdk_324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source ~/.zshrc</w:delText>
                      </w:r>
                    </w:del>
                  </w:ins>
                </w:sdtContent>
              </w:sdt>
              <w:ins w:author="Rossi Rossi" w:id="69" w:date="2026-09-22T06:56:59Z">
                <w:del w:author="udhaya kumar" w:id="6" w:date="2026-09-24T06:40:29Z"/>
              </w:ins>
            </w:sdtContent>
          </w:sdt>
        </w:p>
      </w:sdtContent>
    </w:sdt>
    <w:sdt>
      <w:sdtPr>
        <w:id w:val="1869017646"/>
        <w:tag w:val="goog_rdk_3253"/>
      </w:sdtPr>
      <w:sdtContent>
        <w:p w:rsidR="00000000" w:rsidDel="00000000" w:rsidP="00000000" w:rsidRDefault="00000000" w:rsidRPr="00000000" w14:paraId="00000307">
          <w:pPr>
            <w:numPr>
              <w:ilvl w:val="1"/>
              <w:numId w:val="5"/>
            </w:numPr>
            <w:ind w:left="502" w:hanging="360"/>
            <w:rPr>
              <w:ins w:author="Rossi Rossi" w:id="69" w:date="2026-09-22T06:56:59Z"/>
              <w:del w:author="udhaya kumar" w:id="6" w:date="2026-09-24T06:40:29Z"/>
            </w:rPr>
          </w:pPr>
          <w:sdt>
            <w:sdtPr>
              <w:id w:val="-1793459543"/>
              <w:tag w:val="goog_rdk_3250"/>
            </w:sdtPr>
            <w:sdtContent>
              <w:ins w:author="Rossi Rossi" w:id="69" w:date="2026-09-22T06:56:59Z">
                <w:sdt>
                  <w:sdtPr>
                    <w:id w:val="-2133748472"/>
                    <w:tag w:val="goog_rdk_3251"/>
                  </w:sdtPr>
                  <w:sdtContent>
                    <w:del w:author="udhaya kumar" w:id="6" w:date="2026-09-24T06:40:29Z"/>
                  </w:sdtContent>
                </w:sdt>
              </w:ins>
              <w:sdt>
                <w:sdtPr>
                  <w:id w:val="-1230604994"/>
                  <w:tag w:val="goog_rdk_3252"/>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093113312"/>
        <w:tag w:val="goog_rdk_3257"/>
      </w:sdtPr>
      <w:sdtContent>
        <w:p w:rsidR="00000000" w:rsidDel="00000000" w:rsidP="00000000" w:rsidRDefault="00000000" w:rsidRPr="00000000" w14:paraId="00000308">
          <w:pPr>
            <w:numPr>
              <w:ilvl w:val="1"/>
              <w:numId w:val="5"/>
            </w:numPr>
            <w:ind w:left="502" w:hanging="360"/>
            <w:rPr>
              <w:ins w:author="Rossi Rossi" w:id="69" w:date="2026-09-22T06:56:59Z"/>
              <w:del w:author="udhaya kumar" w:id="6" w:date="2026-09-24T06:40:29Z"/>
            </w:rPr>
          </w:pPr>
          <w:sdt>
            <w:sdtPr>
              <w:id w:val="1950449808"/>
              <w:tag w:val="goog_rdk_3254"/>
            </w:sdtPr>
            <w:sdtContent>
              <w:ins w:author="Rossi Rossi" w:id="69" w:date="2026-09-22T06:56:59Z">
                <w:sdt>
                  <w:sdtPr>
                    <w:id w:val="870814166"/>
                    <w:tag w:val="goog_rdk_3255"/>
                  </w:sdtPr>
                  <w:sdtContent>
                    <w:del w:author="udhaya kumar" w:id="6" w:date="2026-09-24T06:40:29Z"/>
                  </w:sdtContent>
                </w:sdt>
              </w:ins>
              <w:sdt>
                <w:sdtPr>
                  <w:id w:val="-2138640342"/>
                  <w:tag w:val="goog_rdk_325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Windows</w:delText>
                      </w:r>
                    </w:del>
                  </w:ins>
                </w:sdtContent>
              </w:sdt>
              <w:ins w:author="Rossi Rossi" w:id="69" w:date="2026-09-22T06:56:59Z">
                <w:del w:author="udhaya kumar" w:id="6" w:date="2026-09-24T06:40:29Z"/>
              </w:ins>
            </w:sdtContent>
          </w:sdt>
        </w:p>
      </w:sdtContent>
    </w:sdt>
    <w:sdt>
      <w:sdtPr>
        <w:id w:val="70986634"/>
        <w:tag w:val="goog_rdk_3261"/>
      </w:sdtPr>
      <w:sdtContent>
        <w:p w:rsidR="00000000" w:rsidDel="00000000" w:rsidP="00000000" w:rsidRDefault="00000000" w:rsidRPr="00000000" w14:paraId="00000309">
          <w:pPr>
            <w:numPr>
              <w:ilvl w:val="1"/>
              <w:numId w:val="5"/>
            </w:numPr>
            <w:ind w:left="502" w:hanging="360"/>
            <w:rPr>
              <w:ins w:author="Rossi Rossi" w:id="69" w:date="2026-09-22T06:56:59Z"/>
              <w:del w:author="udhaya kumar" w:id="6" w:date="2026-09-24T06:40:29Z"/>
            </w:rPr>
          </w:pPr>
          <w:sdt>
            <w:sdtPr>
              <w:id w:val="959751553"/>
              <w:tag w:val="goog_rdk_3258"/>
            </w:sdtPr>
            <w:sdtContent>
              <w:ins w:author="Rossi Rossi" w:id="69" w:date="2026-09-22T06:56:59Z">
                <w:sdt>
                  <w:sdtPr>
                    <w:id w:val="2094664043"/>
                    <w:tag w:val="goog_rdk_3259"/>
                  </w:sdtPr>
                  <w:sdtContent>
                    <w:del w:author="udhaya kumar" w:id="6" w:date="2026-09-24T06:40:29Z"/>
                  </w:sdtContent>
                </w:sdt>
              </w:ins>
              <w:sdt>
                <w:sdtPr>
                  <w:id w:val="-1970342327"/>
                  <w:tag w:val="goog_rdk_3260"/>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128063420"/>
        <w:tag w:val="goog_rdk_3265"/>
      </w:sdtPr>
      <w:sdtContent>
        <w:p w:rsidR="00000000" w:rsidDel="00000000" w:rsidP="00000000" w:rsidRDefault="00000000" w:rsidRPr="00000000" w14:paraId="0000030A">
          <w:pPr>
            <w:numPr>
              <w:ilvl w:val="1"/>
              <w:numId w:val="5"/>
            </w:numPr>
            <w:ind w:left="502" w:hanging="360"/>
            <w:rPr>
              <w:ins w:author="Rossi Rossi" w:id="69" w:date="2026-09-22T06:56:59Z"/>
              <w:del w:author="udhaya kumar" w:id="6" w:date="2026-09-24T06:40:29Z"/>
            </w:rPr>
          </w:pPr>
          <w:sdt>
            <w:sdtPr>
              <w:id w:val="-1483803073"/>
              <w:tag w:val="goog_rdk_3262"/>
            </w:sdtPr>
            <w:sdtContent>
              <w:ins w:author="Rossi Rossi" w:id="69" w:date="2026-09-22T06:56:59Z">
                <w:sdt>
                  <w:sdtPr>
                    <w:id w:val="-740881051"/>
                    <w:tag w:val="goog_rdk_3263"/>
                  </w:sdtPr>
                  <w:sdtContent>
                    <w:del w:author="udhaya kumar" w:id="6" w:date="2026-09-24T06:40:29Z"/>
                  </w:sdtContent>
                </w:sdt>
              </w:ins>
              <w:sdt>
                <w:sdtPr>
                  <w:id w:val="134865465"/>
                  <w:tag w:val="goog_rdk_326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Search for "Environment Variables" in the Windows search bar.</w:delText>
                      </w:r>
                    </w:del>
                  </w:ins>
                </w:sdtContent>
              </w:sdt>
              <w:ins w:author="Rossi Rossi" w:id="69" w:date="2026-09-22T06:56:59Z">
                <w:del w:author="udhaya kumar" w:id="6" w:date="2026-09-24T06:40:29Z"/>
              </w:ins>
            </w:sdtContent>
          </w:sdt>
        </w:p>
      </w:sdtContent>
    </w:sdt>
    <w:sdt>
      <w:sdtPr>
        <w:id w:val="-1667177600"/>
        <w:tag w:val="goog_rdk_3269"/>
      </w:sdtPr>
      <w:sdtContent>
        <w:p w:rsidR="00000000" w:rsidDel="00000000" w:rsidP="00000000" w:rsidRDefault="00000000" w:rsidRPr="00000000" w14:paraId="0000030B">
          <w:pPr>
            <w:numPr>
              <w:ilvl w:val="1"/>
              <w:numId w:val="5"/>
            </w:numPr>
            <w:ind w:left="502" w:hanging="360"/>
            <w:rPr>
              <w:ins w:author="Rossi Rossi" w:id="69" w:date="2026-09-22T06:56:59Z"/>
              <w:del w:author="udhaya kumar" w:id="6" w:date="2026-09-24T06:40:29Z"/>
            </w:rPr>
          </w:pPr>
          <w:sdt>
            <w:sdtPr>
              <w:id w:val="1284229216"/>
              <w:tag w:val="goog_rdk_3266"/>
            </w:sdtPr>
            <w:sdtContent>
              <w:ins w:author="Rossi Rossi" w:id="69" w:date="2026-09-22T06:56:59Z">
                <w:sdt>
                  <w:sdtPr>
                    <w:id w:val="609032409"/>
                    <w:tag w:val="goog_rdk_3267"/>
                  </w:sdtPr>
                  <w:sdtContent>
                    <w:del w:author="udhaya kumar" w:id="6" w:date="2026-09-24T06:40:29Z"/>
                  </w:sdtContent>
                </w:sdt>
              </w:ins>
              <w:sdt>
                <w:sdtPr>
                  <w:id w:val="275172521"/>
                  <w:tag w:val="goog_rdk_326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Click **Environment Variables** in the System Properties dialog.</w:delText>
                      </w:r>
                    </w:del>
                  </w:ins>
                </w:sdtContent>
              </w:sdt>
              <w:ins w:author="Rossi Rossi" w:id="69" w:date="2026-09-22T06:56:59Z">
                <w:del w:author="udhaya kumar" w:id="6" w:date="2026-09-24T06:40:29Z"/>
              </w:ins>
            </w:sdtContent>
          </w:sdt>
        </w:p>
      </w:sdtContent>
    </w:sdt>
    <w:sdt>
      <w:sdtPr>
        <w:id w:val="1741032037"/>
        <w:tag w:val="goog_rdk_3273"/>
      </w:sdtPr>
      <w:sdtContent>
        <w:p w:rsidR="00000000" w:rsidDel="00000000" w:rsidP="00000000" w:rsidRDefault="00000000" w:rsidRPr="00000000" w14:paraId="0000030C">
          <w:pPr>
            <w:numPr>
              <w:ilvl w:val="1"/>
              <w:numId w:val="5"/>
            </w:numPr>
            <w:ind w:left="502" w:hanging="360"/>
            <w:rPr>
              <w:ins w:author="Rossi Rossi" w:id="69" w:date="2026-09-22T06:56:59Z"/>
              <w:del w:author="udhaya kumar" w:id="6" w:date="2026-09-24T06:40:29Z"/>
            </w:rPr>
          </w:pPr>
          <w:sdt>
            <w:sdtPr>
              <w:id w:val="-244492780"/>
              <w:tag w:val="goog_rdk_3270"/>
            </w:sdtPr>
            <w:sdtContent>
              <w:ins w:author="Rossi Rossi" w:id="69" w:date="2026-09-22T06:56:59Z">
                <w:sdt>
                  <w:sdtPr>
                    <w:id w:val="-926788875"/>
                    <w:tag w:val="goog_rdk_3271"/>
                  </w:sdtPr>
                  <w:sdtContent>
                    <w:del w:author="udhaya kumar" w:id="6" w:date="2026-09-24T06:40:29Z"/>
                  </w:sdtContent>
                </w:sdt>
              </w:ins>
              <w:sdt>
                <w:sdtPr>
                  <w:id w:val="-811668586"/>
                  <w:tag w:val="goog_rdk_327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Under **User variables** or **System variables** , click **New...**.</w:delText>
                      </w:r>
                    </w:del>
                  </w:ins>
                </w:sdtContent>
              </w:sdt>
              <w:ins w:author="Rossi Rossi" w:id="69" w:date="2026-09-22T06:56:59Z">
                <w:del w:author="udhaya kumar" w:id="6" w:date="2026-09-24T06:40:29Z"/>
              </w:ins>
            </w:sdtContent>
          </w:sdt>
        </w:p>
      </w:sdtContent>
    </w:sdt>
    <w:sdt>
      <w:sdtPr>
        <w:id w:val="-151106624"/>
        <w:tag w:val="goog_rdk_3277"/>
      </w:sdtPr>
      <w:sdtContent>
        <w:p w:rsidR="00000000" w:rsidDel="00000000" w:rsidP="00000000" w:rsidRDefault="00000000" w:rsidRPr="00000000" w14:paraId="0000030D">
          <w:pPr>
            <w:numPr>
              <w:ilvl w:val="1"/>
              <w:numId w:val="5"/>
            </w:numPr>
            <w:ind w:left="502" w:hanging="360"/>
            <w:rPr>
              <w:ins w:author="Rossi Rossi" w:id="69" w:date="2026-09-22T06:56:59Z"/>
              <w:del w:author="udhaya kumar" w:id="6" w:date="2026-09-24T06:40:29Z"/>
            </w:rPr>
          </w:pPr>
          <w:sdt>
            <w:sdtPr>
              <w:id w:val="-893868578"/>
              <w:tag w:val="goog_rdk_3274"/>
            </w:sdtPr>
            <w:sdtContent>
              <w:ins w:author="Rossi Rossi" w:id="69" w:date="2026-09-22T06:56:59Z">
                <w:sdt>
                  <w:sdtPr>
                    <w:id w:val="-504489839"/>
                    <w:tag w:val="goog_rdk_3275"/>
                  </w:sdtPr>
                  <w:sdtContent>
                    <w:del w:author="udhaya kumar" w:id="6" w:date="2026-09-24T06:40:29Z"/>
                  </w:sdtContent>
                </w:sdt>
              </w:ins>
              <w:sdt>
                <w:sdtPr>
                  <w:id w:val="327761698"/>
                  <w:tag w:val="goog_rdk_327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Set the variable name to `GEMINI_API_KEY` and the value to your API key.</w:delText>
                      </w:r>
                    </w:del>
                  </w:ins>
                </w:sdtContent>
              </w:sdt>
              <w:ins w:author="Rossi Rossi" w:id="69" w:date="2026-09-22T06:56:59Z">
                <w:del w:author="udhaya kumar" w:id="6" w:date="2026-09-24T06:40:29Z"/>
              </w:ins>
            </w:sdtContent>
          </w:sdt>
        </w:p>
      </w:sdtContent>
    </w:sdt>
    <w:sdt>
      <w:sdtPr>
        <w:id w:val="-377351444"/>
        <w:tag w:val="goog_rdk_3281"/>
      </w:sdtPr>
      <w:sdtContent>
        <w:p w:rsidR="00000000" w:rsidDel="00000000" w:rsidP="00000000" w:rsidRDefault="00000000" w:rsidRPr="00000000" w14:paraId="0000030E">
          <w:pPr>
            <w:numPr>
              <w:ilvl w:val="1"/>
              <w:numId w:val="5"/>
            </w:numPr>
            <w:ind w:left="502" w:hanging="360"/>
            <w:rPr>
              <w:ins w:author="Rossi Rossi" w:id="69" w:date="2026-09-22T06:56:59Z"/>
              <w:del w:author="udhaya kumar" w:id="6" w:date="2026-09-24T06:40:29Z"/>
            </w:rPr>
          </w:pPr>
          <w:sdt>
            <w:sdtPr>
              <w:id w:val="1612744734"/>
              <w:tag w:val="goog_rdk_3278"/>
            </w:sdtPr>
            <w:sdtContent>
              <w:ins w:author="Rossi Rossi" w:id="69" w:date="2026-09-22T06:56:59Z">
                <w:sdt>
                  <w:sdtPr>
                    <w:id w:val="1553332205"/>
                    <w:tag w:val="goog_rdk_3279"/>
                  </w:sdtPr>
                  <w:sdtContent>
                    <w:del w:author="udhaya kumar" w:id="6" w:date="2026-09-24T06:40:29Z"/>
                  </w:sdtContent>
                </w:sdt>
              </w:ins>
              <w:sdt>
                <w:sdtPr>
                  <w:id w:val="30317743"/>
                  <w:tag w:val="goog_rdk_328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69" w:date="2026-09-22T06:56:59Z">
                <w:del w:author="udhaya kumar" w:id="6" w:date="2026-09-24T06:40:29Z"/>
              </w:ins>
            </w:sdtContent>
          </w:sdt>
        </w:p>
      </w:sdtContent>
    </w:sdt>
    <w:sdt>
      <w:sdtPr>
        <w:id w:val="-1542802288"/>
        <w:tag w:val="goog_rdk_3285"/>
      </w:sdtPr>
      <w:sdtContent>
        <w:p w:rsidR="00000000" w:rsidDel="00000000" w:rsidP="00000000" w:rsidRDefault="00000000" w:rsidRPr="00000000" w14:paraId="0000030F">
          <w:pPr>
            <w:numPr>
              <w:ilvl w:val="1"/>
              <w:numId w:val="5"/>
            </w:numPr>
            <w:ind w:left="502" w:hanging="360"/>
            <w:rPr>
              <w:ins w:author="Rossi Rossi" w:id="69" w:date="2026-09-22T06:56:59Z"/>
              <w:del w:author="udhaya kumar" w:id="6" w:date="2026-09-24T06:40:29Z"/>
            </w:rPr>
          </w:pPr>
          <w:sdt>
            <w:sdtPr>
              <w:id w:val="1604861142"/>
              <w:tag w:val="goog_rdk_3282"/>
            </w:sdtPr>
            <w:sdtContent>
              <w:ins w:author="Rossi Rossi" w:id="69" w:date="2026-09-22T06:56:59Z">
                <w:sdt>
                  <w:sdtPr>
                    <w:id w:val="900171960"/>
                    <w:tag w:val="goog_rdk_3283"/>
                  </w:sdtPr>
                  <w:sdtContent>
                    <w:del w:author="udhaya kumar" w:id="6" w:date="2026-09-24T06:40:29Z"/>
                  </w:sdtContent>
                </w:sdt>
              </w:ins>
              <w:sdt>
                <w:sdtPr>
                  <w:id w:val="226713414"/>
                  <w:tag w:val="goog_rdk_3284"/>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640352041"/>
        <w:tag w:val="goog_rdk_3289"/>
      </w:sdtPr>
      <w:sdtContent>
        <w:p w:rsidR="00000000" w:rsidDel="00000000" w:rsidP="00000000" w:rsidRDefault="00000000" w:rsidRPr="00000000" w14:paraId="00000310">
          <w:pPr>
            <w:numPr>
              <w:ilvl w:val="1"/>
              <w:numId w:val="5"/>
            </w:numPr>
            <w:ind w:left="502" w:hanging="360"/>
            <w:rPr>
              <w:ins w:author="Rossi Rossi" w:id="69" w:date="2026-09-22T06:56:59Z"/>
              <w:del w:author="udhaya kumar" w:id="6" w:date="2026-09-24T06:40:29Z"/>
            </w:rPr>
          </w:pPr>
          <w:sdt>
            <w:sdtPr>
              <w:id w:val="-1713338824"/>
              <w:tag w:val="goog_rdk_3286"/>
            </w:sdtPr>
            <w:sdtContent>
              <w:ins w:author="Rossi Rossi" w:id="69" w:date="2026-09-22T06:56:59Z">
                <w:sdt>
                  <w:sdtPr>
                    <w:id w:val="-1165176625"/>
                    <w:tag w:val="goog_rdk_3287"/>
                  </w:sdtPr>
                  <w:sdtContent>
                    <w:del w:author="udhaya kumar" w:id="6" w:date="2026-09-24T06:40:29Z"/>
                  </w:sdtContent>
                </w:sdt>
              </w:ins>
              <w:sdt>
                <w:sdtPr>
                  <w:id w:val="-2111155899"/>
                  <w:tag w:val="goog_rdk_328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69" w:date="2026-09-22T06:56:59Z">
                <w:del w:author="udhaya kumar" w:id="6" w:date="2026-09-24T06:40:29Z"/>
              </w:ins>
            </w:sdtContent>
          </w:sdt>
        </w:p>
      </w:sdtContent>
    </w:sdt>
    <w:sdt>
      <w:sdtPr>
        <w:id w:val="1055967839"/>
        <w:tag w:val="goog_rdk_3293"/>
      </w:sdtPr>
      <w:sdtContent>
        <w:p w:rsidR="00000000" w:rsidDel="00000000" w:rsidP="00000000" w:rsidRDefault="00000000" w:rsidRPr="00000000" w14:paraId="00000311">
          <w:pPr>
            <w:numPr>
              <w:ilvl w:val="1"/>
              <w:numId w:val="5"/>
            </w:numPr>
            <w:ind w:left="502" w:hanging="360"/>
            <w:rPr>
              <w:ins w:author="Rossi Rossi" w:id="69" w:date="2026-09-22T06:56:59Z"/>
              <w:del w:author="udhaya kumar" w:id="6" w:date="2026-09-24T06:40:29Z"/>
            </w:rPr>
          </w:pPr>
          <w:sdt>
            <w:sdtPr>
              <w:id w:val="-446154559"/>
              <w:tag w:val="goog_rdk_3290"/>
            </w:sdtPr>
            <w:sdtContent>
              <w:ins w:author="Rossi Rossi" w:id="69" w:date="2026-09-22T06:56:59Z">
                <w:sdt>
                  <w:sdtPr>
                    <w:id w:val="-553050276"/>
                    <w:tag w:val="goog_rdk_3291"/>
                  </w:sdtPr>
                  <w:sdtContent>
                    <w:del w:author="udhaya kumar" w:id="6" w:date="2026-09-24T06:40:29Z"/>
                  </w:sdtContent>
                </w:sdt>
              </w:ins>
              <w:sdt>
                <w:sdtPr>
                  <w:id w:val="-1873899359"/>
                  <w:tag w:val="goog_rdk_3292"/>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351063623"/>
        <w:tag w:val="goog_rdk_3297"/>
      </w:sdtPr>
      <w:sdtContent>
        <w:p w:rsidR="00000000" w:rsidDel="00000000" w:rsidP="00000000" w:rsidRDefault="00000000" w:rsidRPr="00000000" w14:paraId="00000312">
          <w:pPr>
            <w:numPr>
              <w:ilvl w:val="1"/>
              <w:numId w:val="5"/>
            </w:numPr>
            <w:ind w:left="502" w:hanging="360"/>
            <w:rPr>
              <w:ins w:author="Rossi Rossi" w:id="69" w:date="2026-09-22T06:56:59Z"/>
              <w:del w:author="udhaya kumar" w:id="6" w:date="2026-09-24T06:40:29Z"/>
            </w:rPr>
          </w:pPr>
          <w:sdt>
            <w:sdtPr>
              <w:id w:val="1229690230"/>
              <w:tag w:val="goog_rdk_3294"/>
            </w:sdtPr>
            <w:sdtContent>
              <w:ins w:author="Rossi Rossi" w:id="69" w:date="2026-09-22T06:56:59Z">
                <w:sdt>
                  <w:sdtPr>
                    <w:id w:val="1883801182"/>
                    <w:tag w:val="goog_rdk_3295"/>
                  </w:sdtPr>
                  <w:sdtContent>
                    <w:del w:author="udhaya kumar" w:id="6" w:date="2026-09-24T06:40:29Z"/>
                  </w:sdtContent>
                </w:sdt>
              </w:ins>
              <w:sdt>
                <w:sdtPr>
                  <w:id w:val="-432503889"/>
                  <w:tag w:val="goog_rdk_329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69" w:date="2026-09-22T06:56:59Z">
                <w:del w:author="udhaya kumar" w:id="6" w:date="2026-09-24T06:40:29Z"/>
              </w:ins>
            </w:sdtContent>
          </w:sdt>
        </w:p>
      </w:sdtContent>
    </w:sdt>
    <w:sdt>
      <w:sdtPr>
        <w:id w:val="794911432"/>
        <w:tag w:val="goog_rdk_3301"/>
      </w:sdtPr>
      <w:sdtContent>
        <w:p w:rsidR="00000000" w:rsidDel="00000000" w:rsidP="00000000" w:rsidRDefault="00000000" w:rsidRPr="00000000" w14:paraId="00000313">
          <w:pPr>
            <w:numPr>
              <w:ilvl w:val="1"/>
              <w:numId w:val="5"/>
            </w:numPr>
            <w:ind w:left="502" w:hanging="360"/>
            <w:rPr>
              <w:ins w:author="Rossi Rossi" w:id="69" w:date="2026-09-22T06:56:59Z"/>
              <w:del w:author="udhaya kumar" w:id="6" w:date="2026-09-24T06:40:29Z"/>
            </w:rPr>
          </w:pPr>
          <w:sdt>
            <w:sdtPr>
              <w:id w:val="-2000948450"/>
              <w:tag w:val="goog_rdk_3298"/>
            </w:sdtPr>
            <w:sdtContent>
              <w:ins w:author="Rossi Rossi" w:id="69" w:date="2026-09-22T06:56:59Z">
                <w:sdt>
                  <w:sdtPr>
                    <w:id w:val="1081370747"/>
                    <w:tag w:val="goog_rdk_3299"/>
                  </w:sdtPr>
                  <w:sdtContent>
                    <w:del w:author="udhaya kumar" w:id="6" w:date="2026-09-24T06:40:29Z"/>
                  </w:sdtContent>
                </w:sdt>
              </w:ins>
              <w:sdt>
                <w:sdtPr>
                  <w:id w:val="-1044110483"/>
                  <w:tag w:val="goog_rdk_330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69" w:date="2026-09-22T06:56:59Z">
                <w:del w:author="udhaya kumar" w:id="6" w:date="2026-09-24T06:40:29Z"/>
              </w:ins>
            </w:sdtContent>
          </w:sdt>
        </w:p>
      </w:sdtContent>
    </w:sdt>
    <w:sdt>
      <w:sdtPr>
        <w:id w:val="329396753"/>
        <w:tag w:val="goog_rdk_3305"/>
      </w:sdtPr>
      <w:sdtContent>
        <w:p w:rsidR="00000000" w:rsidDel="00000000" w:rsidP="00000000" w:rsidRDefault="00000000" w:rsidRPr="00000000" w14:paraId="00000314">
          <w:pPr>
            <w:numPr>
              <w:ilvl w:val="1"/>
              <w:numId w:val="5"/>
            </w:numPr>
            <w:ind w:left="502" w:hanging="360"/>
            <w:rPr>
              <w:ins w:author="Rossi Rossi" w:id="69" w:date="2026-09-22T06:56:59Z"/>
              <w:del w:author="udhaya kumar" w:id="6" w:date="2026-09-24T06:40:29Z"/>
            </w:rPr>
          </w:pPr>
          <w:sdt>
            <w:sdtPr>
              <w:id w:val="-2094821504"/>
              <w:tag w:val="goog_rdk_3302"/>
            </w:sdtPr>
            <w:sdtContent>
              <w:ins w:author="Rossi Rossi" w:id="69" w:date="2026-09-22T06:56:59Z">
                <w:sdt>
                  <w:sdtPr>
                    <w:id w:val="492026436"/>
                    <w:tag w:val="goog_rdk_3303"/>
                  </w:sdtPr>
                  <w:sdtContent>
                    <w:del w:author="udhaya kumar" w:id="6" w:date="2026-09-24T06:40:29Z"/>
                  </w:sdtContent>
                </w:sdt>
              </w:ins>
              <w:sdt>
                <w:sdtPr>
                  <w:id w:val="-1756550051"/>
                  <w:tag w:val="goog_rdk_3304"/>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87516175"/>
        <w:tag w:val="goog_rdk_3309"/>
      </w:sdtPr>
      <w:sdtContent>
        <w:p w:rsidR="00000000" w:rsidDel="00000000" w:rsidP="00000000" w:rsidRDefault="00000000" w:rsidRPr="00000000" w14:paraId="00000315">
          <w:pPr>
            <w:numPr>
              <w:ilvl w:val="1"/>
              <w:numId w:val="5"/>
            </w:numPr>
            <w:ind w:left="502" w:hanging="360"/>
            <w:rPr>
              <w:ins w:author="Rossi Rossi" w:id="69" w:date="2026-09-22T06:56:59Z"/>
              <w:del w:author="udhaya kumar" w:id="6" w:date="2026-09-24T06:40:29Z"/>
            </w:rPr>
          </w:pPr>
          <w:sdt>
            <w:sdtPr>
              <w:id w:val="571442321"/>
              <w:tag w:val="goog_rdk_3306"/>
            </w:sdtPr>
            <w:sdtContent>
              <w:ins w:author="Rossi Rossi" w:id="69" w:date="2026-09-22T06:56:59Z">
                <w:sdt>
                  <w:sdtPr>
                    <w:id w:val="-377622168"/>
                    <w:tag w:val="goog_rdk_3307"/>
                  </w:sdtPr>
                  <w:sdtContent>
                    <w:del w:author="udhaya kumar" w:id="6" w:date="2026-09-24T06:40:29Z"/>
                  </w:sdtContent>
                </w:sdt>
              </w:ins>
              <w:sdt>
                <w:sdtPr>
                  <w:id w:val="-113246726"/>
                  <w:tag w:val="goog_rdk_3308"/>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Python</w:delText>
                      </w:r>
                    </w:del>
                  </w:ins>
                </w:sdtContent>
              </w:sdt>
              <w:ins w:author="Rossi Rossi" w:id="69" w:date="2026-09-22T06:56:59Z">
                <w:del w:author="udhaya kumar" w:id="6" w:date="2026-09-24T06:40:29Z"/>
              </w:ins>
            </w:sdtContent>
          </w:sdt>
        </w:p>
      </w:sdtContent>
    </w:sdt>
    <w:sdt>
      <w:sdtPr>
        <w:id w:val="-598240083"/>
        <w:tag w:val="goog_rdk_3313"/>
      </w:sdtPr>
      <w:sdtContent>
        <w:p w:rsidR="00000000" w:rsidDel="00000000" w:rsidP="00000000" w:rsidRDefault="00000000" w:rsidRPr="00000000" w14:paraId="00000316">
          <w:pPr>
            <w:numPr>
              <w:ilvl w:val="1"/>
              <w:numId w:val="5"/>
            </w:numPr>
            <w:ind w:left="502" w:hanging="360"/>
            <w:rPr>
              <w:ins w:author="Rossi Rossi" w:id="69" w:date="2026-09-22T06:56:59Z"/>
              <w:del w:author="udhaya kumar" w:id="6" w:date="2026-09-24T06:40:29Z"/>
            </w:rPr>
          </w:pPr>
          <w:sdt>
            <w:sdtPr>
              <w:id w:val="520895757"/>
              <w:tag w:val="goog_rdk_3310"/>
            </w:sdtPr>
            <w:sdtContent>
              <w:ins w:author="Rossi Rossi" w:id="69" w:date="2026-09-22T06:56:59Z">
                <w:sdt>
                  <w:sdtPr>
                    <w:id w:val="-659309152"/>
                    <w:tag w:val="goog_rdk_3311"/>
                  </w:sdtPr>
                  <w:sdtContent>
                    <w:del w:author="udhaya kumar" w:id="6" w:date="2026-09-24T06:40:29Z"/>
                  </w:sdtContent>
                </w:sdt>
              </w:ins>
              <w:sdt>
                <w:sdtPr>
                  <w:id w:val="1013200259"/>
                  <w:tag w:val="goog_rdk_3312"/>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058944449"/>
        <w:tag w:val="goog_rdk_3317"/>
      </w:sdtPr>
      <w:sdtContent>
        <w:p w:rsidR="00000000" w:rsidDel="00000000" w:rsidP="00000000" w:rsidRDefault="00000000" w:rsidRPr="00000000" w14:paraId="00000317">
          <w:pPr>
            <w:numPr>
              <w:ilvl w:val="1"/>
              <w:numId w:val="5"/>
            </w:numPr>
            <w:ind w:left="502" w:hanging="360"/>
            <w:rPr>
              <w:ins w:author="Rossi Rossi" w:id="69" w:date="2026-09-22T06:56:59Z"/>
              <w:del w:author="udhaya kumar" w:id="6" w:date="2026-09-24T06:40:29Z"/>
            </w:rPr>
          </w:pPr>
          <w:sdt>
            <w:sdtPr>
              <w:id w:val="1855907717"/>
              <w:tag w:val="goog_rdk_3314"/>
            </w:sdtPr>
            <w:sdtContent>
              <w:ins w:author="Rossi Rossi" w:id="69" w:date="2026-09-22T06:56:59Z">
                <w:sdt>
                  <w:sdtPr>
                    <w:id w:val="524879807"/>
                    <w:tag w:val="goog_rdk_3315"/>
                  </w:sdtPr>
                  <w:sdtContent>
                    <w:del w:author="udhaya kumar" w:id="6" w:date="2026-09-24T06:40:29Z"/>
                  </w:sdtContent>
                </w:sdt>
              </w:ins>
              <w:sdt>
                <w:sdtPr>
                  <w:id w:val="1386763535"/>
                  <w:tag w:val="goog_rdk_331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from google import genai</w:delText>
                      </w:r>
                    </w:del>
                  </w:ins>
                </w:sdtContent>
              </w:sdt>
              <w:ins w:author="Rossi Rossi" w:id="69" w:date="2026-09-22T06:56:59Z">
                <w:del w:author="udhaya kumar" w:id="6" w:date="2026-09-24T06:40:29Z"/>
              </w:ins>
            </w:sdtContent>
          </w:sdt>
        </w:p>
      </w:sdtContent>
    </w:sdt>
    <w:sdt>
      <w:sdtPr>
        <w:id w:val="2061856188"/>
        <w:tag w:val="goog_rdk_3321"/>
      </w:sdtPr>
      <w:sdtContent>
        <w:p w:rsidR="00000000" w:rsidDel="00000000" w:rsidP="00000000" w:rsidRDefault="00000000" w:rsidRPr="00000000" w14:paraId="00000318">
          <w:pPr>
            <w:numPr>
              <w:ilvl w:val="1"/>
              <w:numId w:val="5"/>
            </w:numPr>
            <w:ind w:left="502" w:hanging="360"/>
            <w:rPr>
              <w:ins w:author="Rossi Rossi" w:id="69" w:date="2026-09-22T06:56:59Z"/>
              <w:del w:author="udhaya kumar" w:id="6" w:date="2026-09-24T06:40:29Z"/>
            </w:rPr>
          </w:pPr>
          <w:sdt>
            <w:sdtPr>
              <w:id w:val="-952058245"/>
              <w:tag w:val="goog_rdk_3318"/>
            </w:sdtPr>
            <w:sdtContent>
              <w:ins w:author="Rossi Rossi" w:id="69" w:date="2026-09-22T06:56:59Z">
                <w:sdt>
                  <w:sdtPr>
                    <w:id w:val="1215288813"/>
                    <w:tag w:val="goog_rdk_3319"/>
                  </w:sdtPr>
                  <w:sdtContent>
                    <w:del w:author="udhaya kumar" w:id="6" w:date="2026-09-24T06:40:29Z"/>
                  </w:sdtContent>
                </w:sdt>
              </w:ins>
              <w:sdt>
                <w:sdtPr>
                  <w:id w:val="-1185678713"/>
                  <w:tag w:val="goog_rdk_3320"/>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32389612"/>
        <w:tag w:val="goog_rdk_3325"/>
      </w:sdtPr>
      <w:sdtContent>
        <w:p w:rsidR="00000000" w:rsidDel="00000000" w:rsidP="00000000" w:rsidRDefault="00000000" w:rsidRPr="00000000" w14:paraId="00000319">
          <w:pPr>
            <w:numPr>
              <w:ilvl w:val="1"/>
              <w:numId w:val="5"/>
            </w:numPr>
            <w:ind w:left="502" w:hanging="360"/>
            <w:rPr>
              <w:ins w:author="Rossi Rossi" w:id="69" w:date="2026-09-22T06:56:59Z"/>
              <w:del w:author="udhaya kumar" w:id="6" w:date="2026-09-24T06:40:29Z"/>
            </w:rPr>
          </w:pPr>
          <w:sdt>
            <w:sdtPr>
              <w:id w:val="-1947785069"/>
              <w:tag w:val="goog_rdk_3322"/>
            </w:sdtPr>
            <w:sdtContent>
              <w:ins w:author="Rossi Rossi" w:id="69" w:date="2026-09-22T06:56:59Z">
                <w:sdt>
                  <w:sdtPr>
                    <w:id w:val="2044987087"/>
                    <w:tag w:val="goog_rdk_3323"/>
                  </w:sdtPr>
                  <w:sdtContent>
                    <w:del w:author="udhaya kumar" w:id="6" w:date="2026-09-24T06:40:29Z"/>
                  </w:sdtContent>
                </w:sdt>
              </w:ins>
              <w:sdt>
                <w:sdtPr>
                  <w:id w:val="-464488440"/>
                  <w:tag w:val="goog_rdk_3324"/>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client = genai.Client(api_key="YOUR_API_KEY")</w:delText>
                      </w:r>
                    </w:del>
                  </w:ins>
                </w:sdtContent>
              </w:sdt>
              <w:ins w:author="Rossi Rossi" w:id="69" w:date="2026-09-22T06:56:59Z">
                <w:del w:author="udhaya kumar" w:id="6" w:date="2026-09-24T06:40:29Z"/>
              </w:ins>
            </w:sdtContent>
          </w:sdt>
        </w:p>
      </w:sdtContent>
    </w:sdt>
    <w:sdt>
      <w:sdtPr>
        <w:id w:val="-498575304"/>
        <w:tag w:val="goog_rdk_3329"/>
      </w:sdtPr>
      <w:sdtContent>
        <w:p w:rsidR="00000000" w:rsidDel="00000000" w:rsidP="00000000" w:rsidRDefault="00000000" w:rsidRPr="00000000" w14:paraId="0000031A">
          <w:pPr>
            <w:numPr>
              <w:ilvl w:val="1"/>
              <w:numId w:val="5"/>
            </w:numPr>
            <w:ind w:left="502" w:hanging="360"/>
            <w:rPr>
              <w:ins w:author="Rossi Rossi" w:id="69" w:date="2026-09-22T06:56:59Z"/>
              <w:del w:author="udhaya kumar" w:id="6" w:date="2026-09-24T06:40:29Z"/>
            </w:rPr>
          </w:pPr>
          <w:sdt>
            <w:sdtPr>
              <w:id w:val="1702233449"/>
              <w:tag w:val="goog_rdk_3326"/>
            </w:sdtPr>
            <w:sdtContent>
              <w:ins w:author="Rossi Rossi" w:id="69" w:date="2026-09-22T06:56:59Z">
                <w:sdt>
                  <w:sdtPr>
                    <w:id w:val="-1288433027"/>
                    <w:tag w:val="goog_rdk_3327"/>
                  </w:sdtPr>
                  <w:sdtContent>
                    <w:del w:author="udhaya kumar" w:id="6" w:date="2026-09-24T06:40:29Z"/>
                  </w:sdtContent>
                </w:sdt>
              </w:ins>
              <w:sdt>
                <w:sdtPr>
                  <w:id w:val="-689054999"/>
                  <w:tag w:val="goog_rdk_3328"/>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406230786"/>
        <w:tag w:val="goog_rdk_3333"/>
      </w:sdtPr>
      <w:sdtContent>
        <w:p w:rsidR="00000000" w:rsidDel="00000000" w:rsidP="00000000" w:rsidRDefault="00000000" w:rsidRPr="00000000" w14:paraId="0000031B">
          <w:pPr>
            <w:numPr>
              <w:ilvl w:val="1"/>
              <w:numId w:val="5"/>
            </w:numPr>
            <w:ind w:left="502" w:hanging="360"/>
            <w:rPr>
              <w:ins w:author="Rossi Rossi" w:id="69" w:date="2026-09-22T06:56:59Z"/>
              <w:del w:author="udhaya kumar" w:id="6" w:date="2026-09-24T06:40:29Z"/>
            </w:rPr>
          </w:pPr>
          <w:sdt>
            <w:sdtPr>
              <w:id w:val="1706535225"/>
              <w:tag w:val="goog_rdk_3330"/>
            </w:sdtPr>
            <w:sdtContent>
              <w:ins w:author="Rossi Rossi" w:id="69" w:date="2026-09-22T06:56:59Z">
                <w:sdt>
                  <w:sdtPr>
                    <w:id w:val="1173042198"/>
                    <w:tag w:val="goog_rdk_3331"/>
                  </w:sdtPr>
                  <w:sdtContent>
                    <w:del w:author="udhaya kumar" w:id="6" w:date="2026-09-24T06:40:29Z"/>
                  </w:sdtContent>
                </w:sdt>
              </w:ins>
              <w:sdt>
                <w:sdtPr>
                  <w:id w:val="929867591"/>
                  <w:tag w:val="goog_rdk_3332"/>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69" w:date="2026-09-22T06:56:59Z">
                <w:del w:author="udhaya kumar" w:id="6" w:date="2026-09-24T06:40:29Z"/>
              </w:ins>
            </w:sdtContent>
          </w:sdt>
        </w:p>
      </w:sdtContent>
    </w:sdt>
    <w:sdt>
      <w:sdtPr>
        <w:id w:val="100862863"/>
        <w:tag w:val="goog_rdk_3337"/>
      </w:sdtPr>
      <w:sdtContent>
        <w:p w:rsidR="00000000" w:rsidDel="00000000" w:rsidP="00000000" w:rsidRDefault="00000000" w:rsidRPr="00000000" w14:paraId="0000031C">
          <w:pPr>
            <w:numPr>
              <w:ilvl w:val="1"/>
              <w:numId w:val="5"/>
            </w:numPr>
            <w:ind w:left="502" w:hanging="360"/>
            <w:rPr>
              <w:ins w:author="Rossi Rossi" w:id="69" w:date="2026-09-22T06:56:59Z"/>
              <w:del w:author="udhaya kumar" w:id="6" w:date="2026-09-24T06:40:29Z"/>
            </w:rPr>
          </w:pPr>
          <w:sdt>
            <w:sdtPr>
              <w:id w:val="-1923064299"/>
              <w:tag w:val="goog_rdk_3334"/>
            </w:sdtPr>
            <w:sdtContent>
              <w:ins w:author="Rossi Rossi" w:id="69" w:date="2026-09-22T06:56:59Z">
                <w:sdt>
                  <w:sdtPr>
                    <w:id w:val="2020979322"/>
                    <w:tag w:val="goog_rdk_3335"/>
                  </w:sdtPr>
                  <w:sdtContent>
                    <w:del w:author="udhaya kumar" w:id="6" w:date="2026-09-24T06:40:29Z"/>
                  </w:sdtContent>
                </w:sdt>
              </w:ins>
              <w:sdt>
                <w:sdtPr>
                  <w:id w:val="98753318"/>
                  <w:tag w:val="goog_rdk_3336"/>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model="gemini-3.8-flash",</w:delText>
                      </w:r>
                    </w:del>
                  </w:ins>
                </w:sdtContent>
              </w:sdt>
              <w:ins w:author="Rossi Rossi" w:id="69" w:date="2026-09-22T06:56:59Z">
                <w:del w:author="udhaya kumar" w:id="6" w:date="2026-09-24T06:40:29Z"/>
              </w:ins>
            </w:sdtContent>
          </w:sdt>
        </w:p>
      </w:sdtContent>
    </w:sdt>
    <w:sdt>
      <w:sdtPr>
        <w:id w:val="-1752036861"/>
        <w:tag w:val="goog_rdk_3342"/>
      </w:sdtPr>
      <w:sdtContent>
        <w:p w:rsidR="00000000" w:rsidDel="00000000" w:rsidP="00000000" w:rsidRDefault="00000000" w:rsidRPr="00000000" w14:paraId="0000031D">
          <w:pPr>
            <w:numPr>
              <w:ilvl w:val="1"/>
              <w:numId w:val="5"/>
            </w:numPr>
            <w:ind w:left="502" w:hanging="360"/>
            <w:rPr>
              <w:ins w:author="Rossi Rossi" w:id="69" w:date="2026-09-22T06:56:59Z"/>
              <w:del w:author="udhaya kumar" w:id="6" w:date="2026-09-24T06:40:29Z"/>
            </w:rPr>
          </w:pPr>
          <w:sdt>
            <w:sdtPr>
              <w:id w:val="-1384550652"/>
              <w:tag w:val="goog_rdk_3338"/>
            </w:sdtPr>
            <w:sdtContent>
              <w:ins w:author="Rossi Rossi" w:id="69" w:date="2026-09-22T06:56:59Z">
                <w:sdt>
                  <w:sdtPr>
                    <w:id w:val="1241001162"/>
                    <w:tag w:val="goog_rdk_3339"/>
                  </w:sdtPr>
                  <w:sdtContent>
                    <w:del w:author="udhaya kumar" w:id="6" w:date="2026-09-24T06:40:29Z"/>
                  </w:sdtContent>
                </w:sdt>
              </w:ins>
              <w:sdt>
                <w:sdtPr>
                  <w:id w:val="-1391657105"/>
                  <w:tag w:val="goog_rdk_3340"/>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69" w:date="2026-09-22T06:56:59Z">
                <w:del w:author="udhaya kumar" w:id="6" w:date="2026-09-24T06:40:29Z">
                  <w:sdt>
                    <w:sdtPr>
                      <w:id w:val="-2076120324"/>
                      <w:tag w:val="goog_rdk_3341"/>
                    </w:sdtPr>
                    <w:sdtContent>
                      <w:r w:rsidDel="00000000" w:rsidR="00000000" w:rsidRPr="00000000">
                        <w:rPr>
                          <w:rtl w:val="0"/>
                        </w:rPr>
                      </w:r>
                    </w:sdtContent>
                  </w:sdt>
                </w:del>
              </w:ins>
            </w:sdtContent>
          </w:sdt>
        </w:p>
      </w:sdtContent>
    </w:sdt>
    <w:sdt>
      <w:sdtPr>
        <w:id w:val="1870825684"/>
        <w:tag w:val="goog_rdk_3346"/>
      </w:sdtPr>
      <w:sdtContent>
        <w:p w:rsidR="00000000" w:rsidDel="00000000" w:rsidP="00000000" w:rsidRDefault="00000000" w:rsidRPr="00000000" w14:paraId="0000031E">
          <w:pPr>
            <w:numPr>
              <w:ilvl w:val="1"/>
              <w:numId w:val="5"/>
            </w:numPr>
            <w:ind w:left="502" w:hanging="360"/>
            <w:rPr>
              <w:ins w:author="Rossi Rossi" w:id="69" w:date="2026-09-22T06:56:59Z"/>
              <w:del w:author="udhaya kumar" w:id="6" w:date="2026-09-24T06:40:29Z"/>
            </w:rPr>
          </w:pPr>
          <w:sdt>
            <w:sdtPr>
              <w:id w:val="1472141815"/>
              <w:tag w:val="goog_rdk_3343"/>
            </w:sdtPr>
            <w:sdtContent>
              <w:ins w:author="Rossi Rossi" w:id="69" w:date="2026-09-22T06:56:59Z">
                <w:sdt>
                  <w:sdtPr>
                    <w:id w:val="-1534962016"/>
                    <w:tag w:val="goog_rdk_3344"/>
                  </w:sdtPr>
                  <w:sdtContent>
                    <w:del w:author="udhaya kumar" w:id="6" w:date="2026-09-24T06:40:29Z"/>
                  </w:sdtContent>
                </w:sdt>
              </w:ins>
              <w:sdt>
                <w:sdtPr>
                  <w:id w:val="-1522504201"/>
                  <w:tag w:val="goog_rdk_334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delText>
                      </w:r>
                    </w:del>
                  </w:ins>
                </w:sdtContent>
              </w:sdt>
              <w:ins w:author="Rossi Rossi" w:id="69" w:date="2026-09-22T06:56:59Z">
                <w:del w:author="udhaya kumar" w:id="6" w:date="2026-09-24T06:40:29Z"/>
              </w:ins>
            </w:sdtContent>
          </w:sdt>
        </w:p>
      </w:sdtContent>
    </w:sdt>
    <w:sdt>
      <w:sdtPr>
        <w:id w:val="1235806150"/>
        <w:tag w:val="goog_rdk_3350"/>
      </w:sdtPr>
      <w:sdtContent>
        <w:p w:rsidR="00000000" w:rsidDel="00000000" w:rsidP="00000000" w:rsidRDefault="00000000" w:rsidRPr="00000000" w14:paraId="0000031F">
          <w:pPr>
            <w:numPr>
              <w:ilvl w:val="1"/>
              <w:numId w:val="5"/>
            </w:numPr>
            <w:ind w:left="502" w:hanging="360"/>
            <w:rPr>
              <w:ins w:author="Rossi Rossi" w:id="69" w:date="2026-09-22T06:56:59Z"/>
              <w:del w:author="udhaya kumar" w:id="6" w:date="2026-09-24T06:40:29Z"/>
            </w:rPr>
          </w:pPr>
          <w:sdt>
            <w:sdtPr>
              <w:id w:val="-677124853"/>
              <w:tag w:val="goog_rdk_3347"/>
            </w:sdtPr>
            <w:sdtContent>
              <w:ins w:author="Rossi Rossi" w:id="69" w:date="2026-09-22T06:56:59Z">
                <w:sdt>
                  <w:sdtPr>
                    <w:id w:val="-1680510322"/>
                    <w:tag w:val="goog_rdk_3348"/>
                  </w:sdtPr>
                  <w:sdtContent>
                    <w:del w:author="udhaya kumar" w:id="6" w:date="2026-09-24T06:40:29Z"/>
                  </w:sdtContent>
                </w:sdt>
              </w:ins>
              <w:sdt>
                <w:sdtPr>
                  <w:id w:val="-1907480091"/>
                  <w:tag w:val="goog_rdk_334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print(interaction.output_text)</w:delText>
                      </w:r>
                    </w:del>
                  </w:ins>
                </w:sdtContent>
              </w:sdt>
              <w:ins w:author="Rossi Rossi" w:id="69" w:date="2026-09-22T06:56:59Z">
                <w:del w:author="udhaya kumar" w:id="6" w:date="2026-09-24T06:40:29Z"/>
              </w:ins>
            </w:sdtContent>
          </w:sdt>
        </w:p>
      </w:sdtContent>
    </w:sdt>
    <w:sdt>
      <w:sdtPr>
        <w:id w:val="1904966729"/>
        <w:tag w:val="goog_rdk_3354"/>
      </w:sdtPr>
      <w:sdtContent>
        <w:p w:rsidR="00000000" w:rsidDel="00000000" w:rsidP="00000000" w:rsidRDefault="00000000" w:rsidRPr="00000000" w14:paraId="00000320">
          <w:pPr>
            <w:numPr>
              <w:ilvl w:val="1"/>
              <w:numId w:val="5"/>
            </w:numPr>
            <w:ind w:left="502" w:hanging="360"/>
            <w:rPr>
              <w:ins w:author="Rossi Rossi" w:id="69" w:date="2026-09-22T06:56:59Z"/>
              <w:del w:author="udhaya kumar" w:id="6" w:date="2026-09-24T06:40:29Z"/>
            </w:rPr>
          </w:pPr>
          <w:sdt>
            <w:sdtPr>
              <w:id w:val="-1006020764"/>
              <w:tag w:val="goog_rdk_3351"/>
            </w:sdtPr>
            <w:sdtContent>
              <w:ins w:author="Rossi Rossi" w:id="69" w:date="2026-09-22T06:56:59Z">
                <w:sdt>
                  <w:sdtPr>
                    <w:id w:val="-1113014177"/>
                    <w:tag w:val="goog_rdk_3352"/>
                  </w:sdtPr>
                  <w:sdtContent>
                    <w:del w:author="udhaya kumar" w:id="6" w:date="2026-09-24T06:40:29Z"/>
                  </w:sdtContent>
                </w:sdt>
              </w:ins>
              <w:sdt>
                <w:sdtPr>
                  <w:id w:val="50579427"/>
                  <w:tag w:val="goog_rdk_335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21497638"/>
        <w:tag w:val="goog_rdk_3358"/>
      </w:sdtPr>
      <w:sdtContent>
        <w:p w:rsidR="00000000" w:rsidDel="00000000" w:rsidP="00000000" w:rsidRDefault="00000000" w:rsidRPr="00000000" w14:paraId="00000321">
          <w:pPr>
            <w:numPr>
              <w:ilvl w:val="1"/>
              <w:numId w:val="5"/>
            </w:numPr>
            <w:ind w:left="502" w:hanging="360"/>
            <w:rPr>
              <w:ins w:author="Rossi Rossi" w:id="69" w:date="2026-09-22T06:56:59Z"/>
              <w:del w:author="udhaya kumar" w:id="6" w:date="2026-09-24T06:40:29Z"/>
            </w:rPr>
          </w:pPr>
          <w:sdt>
            <w:sdtPr>
              <w:id w:val="-1340001403"/>
              <w:tag w:val="goog_rdk_3355"/>
            </w:sdtPr>
            <w:sdtContent>
              <w:ins w:author="Rossi Rossi" w:id="69" w:date="2026-09-22T06:56:59Z">
                <w:sdt>
                  <w:sdtPr>
                    <w:id w:val="753455529"/>
                    <w:tag w:val="goog_rdk_3356"/>
                  </w:sdtPr>
                  <w:sdtContent>
                    <w:del w:author="udhaya kumar" w:id="6" w:date="2026-09-24T06:40:29Z"/>
                  </w:sdtContent>
                </w:sdt>
              </w:ins>
              <w:sdt>
                <w:sdtPr>
                  <w:id w:val="1848788644"/>
                  <w:tag w:val="goog_rdk_335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JavaScript</w:delText>
                      </w:r>
                    </w:del>
                  </w:ins>
                </w:sdtContent>
              </w:sdt>
              <w:ins w:author="Rossi Rossi" w:id="69" w:date="2026-09-22T06:56:59Z">
                <w:del w:author="udhaya kumar" w:id="6" w:date="2026-09-24T06:40:29Z"/>
              </w:ins>
            </w:sdtContent>
          </w:sdt>
        </w:p>
      </w:sdtContent>
    </w:sdt>
    <w:sdt>
      <w:sdtPr>
        <w:id w:val="865913405"/>
        <w:tag w:val="goog_rdk_3362"/>
      </w:sdtPr>
      <w:sdtContent>
        <w:p w:rsidR="00000000" w:rsidDel="00000000" w:rsidP="00000000" w:rsidRDefault="00000000" w:rsidRPr="00000000" w14:paraId="00000322">
          <w:pPr>
            <w:numPr>
              <w:ilvl w:val="1"/>
              <w:numId w:val="5"/>
            </w:numPr>
            <w:ind w:left="502" w:hanging="360"/>
            <w:rPr>
              <w:ins w:author="Rossi Rossi" w:id="69" w:date="2026-09-22T06:56:59Z"/>
              <w:del w:author="udhaya kumar" w:id="6" w:date="2026-09-24T06:40:29Z"/>
            </w:rPr>
          </w:pPr>
          <w:sdt>
            <w:sdtPr>
              <w:id w:val="742996264"/>
              <w:tag w:val="goog_rdk_3359"/>
            </w:sdtPr>
            <w:sdtContent>
              <w:ins w:author="Rossi Rossi" w:id="69" w:date="2026-09-22T06:56:59Z">
                <w:sdt>
                  <w:sdtPr>
                    <w:id w:val="1567913285"/>
                    <w:tag w:val="goog_rdk_3360"/>
                  </w:sdtPr>
                  <w:sdtContent>
                    <w:del w:author="udhaya kumar" w:id="6" w:date="2026-09-24T06:40:29Z"/>
                  </w:sdtContent>
                </w:sdt>
              </w:ins>
              <w:sdt>
                <w:sdtPr>
                  <w:id w:val="1882927963"/>
                  <w:tag w:val="goog_rdk_336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0276001"/>
        <w:tag w:val="goog_rdk_3366"/>
      </w:sdtPr>
      <w:sdtContent>
        <w:p w:rsidR="00000000" w:rsidDel="00000000" w:rsidP="00000000" w:rsidRDefault="00000000" w:rsidRPr="00000000" w14:paraId="00000323">
          <w:pPr>
            <w:numPr>
              <w:ilvl w:val="1"/>
              <w:numId w:val="5"/>
            </w:numPr>
            <w:ind w:left="502" w:hanging="360"/>
            <w:rPr>
              <w:ins w:author="Rossi Rossi" w:id="69" w:date="2026-09-22T06:56:59Z"/>
              <w:del w:author="udhaya kumar" w:id="6" w:date="2026-09-24T06:40:29Z"/>
            </w:rPr>
          </w:pPr>
          <w:sdt>
            <w:sdtPr>
              <w:id w:val="1018556475"/>
              <w:tag w:val="goog_rdk_3363"/>
            </w:sdtPr>
            <w:sdtContent>
              <w:ins w:author="Rossi Rossi" w:id="69" w:date="2026-09-22T06:56:59Z">
                <w:sdt>
                  <w:sdtPr>
                    <w:id w:val="1354556944"/>
                    <w:tag w:val="goog_rdk_3364"/>
                  </w:sdtPr>
                  <w:sdtContent>
                    <w:del w:author="udhaya kumar" w:id="6" w:date="2026-09-24T06:40:29Z"/>
                  </w:sdtContent>
                </w:sdt>
              </w:ins>
              <w:sdt>
                <w:sdtPr>
                  <w:id w:val="-1222748989"/>
                  <w:tag w:val="goog_rdk_336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69" w:date="2026-09-22T06:56:59Z">
                <w:del w:author="udhaya kumar" w:id="6" w:date="2026-09-24T06:40:29Z"/>
              </w:ins>
            </w:sdtContent>
          </w:sdt>
        </w:p>
      </w:sdtContent>
    </w:sdt>
    <w:sdt>
      <w:sdtPr>
        <w:id w:val="-1291157865"/>
        <w:tag w:val="goog_rdk_3370"/>
      </w:sdtPr>
      <w:sdtContent>
        <w:p w:rsidR="00000000" w:rsidDel="00000000" w:rsidP="00000000" w:rsidRDefault="00000000" w:rsidRPr="00000000" w14:paraId="00000324">
          <w:pPr>
            <w:numPr>
              <w:ilvl w:val="1"/>
              <w:numId w:val="5"/>
            </w:numPr>
            <w:ind w:left="502" w:hanging="360"/>
            <w:rPr>
              <w:ins w:author="Rossi Rossi" w:id="69" w:date="2026-09-22T06:56:59Z"/>
              <w:del w:author="udhaya kumar" w:id="6" w:date="2026-09-24T06:40:29Z"/>
            </w:rPr>
          </w:pPr>
          <w:sdt>
            <w:sdtPr>
              <w:id w:val="-1500122115"/>
              <w:tag w:val="goog_rdk_3367"/>
            </w:sdtPr>
            <w:sdtContent>
              <w:ins w:author="Rossi Rossi" w:id="69" w:date="2026-09-22T06:56:59Z">
                <w:sdt>
                  <w:sdtPr>
                    <w:id w:val="1452711474"/>
                    <w:tag w:val="goog_rdk_3368"/>
                  </w:sdtPr>
                  <w:sdtContent>
                    <w:del w:author="udhaya kumar" w:id="6" w:date="2026-09-24T06:40:29Z"/>
                  </w:sdtContent>
                </w:sdt>
              </w:ins>
              <w:sdt>
                <w:sdtPr>
                  <w:id w:val="-1931135623"/>
                  <w:tag w:val="goog_rdk_336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98950216"/>
        <w:tag w:val="goog_rdk_3374"/>
      </w:sdtPr>
      <w:sdtContent>
        <w:p w:rsidR="00000000" w:rsidDel="00000000" w:rsidP="00000000" w:rsidRDefault="00000000" w:rsidRPr="00000000" w14:paraId="00000325">
          <w:pPr>
            <w:numPr>
              <w:ilvl w:val="1"/>
              <w:numId w:val="5"/>
            </w:numPr>
            <w:ind w:left="502" w:hanging="360"/>
            <w:rPr>
              <w:ins w:author="Rossi Rossi" w:id="69" w:date="2026-09-22T06:56:59Z"/>
              <w:del w:author="udhaya kumar" w:id="6" w:date="2026-09-24T06:40:29Z"/>
            </w:rPr>
          </w:pPr>
          <w:sdt>
            <w:sdtPr>
              <w:id w:val="-342318926"/>
              <w:tag w:val="goog_rdk_3371"/>
            </w:sdtPr>
            <w:sdtContent>
              <w:ins w:author="Rossi Rossi" w:id="69" w:date="2026-09-22T06:56:59Z">
                <w:sdt>
                  <w:sdtPr>
                    <w:id w:val="-1899128060"/>
                    <w:tag w:val="goog_rdk_3372"/>
                  </w:sdtPr>
                  <w:sdtContent>
                    <w:del w:author="udhaya kumar" w:id="6" w:date="2026-09-24T06:40:29Z"/>
                  </w:sdtContent>
                </w:sdt>
              </w:ins>
              <w:sdt>
                <w:sdtPr>
                  <w:id w:val="815412804"/>
                  <w:tag w:val="goog_rdk_337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69" w:date="2026-09-22T06:56:59Z">
                <w:del w:author="udhaya kumar" w:id="6" w:date="2026-09-24T06:40:29Z"/>
              </w:ins>
            </w:sdtContent>
          </w:sdt>
        </w:p>
      </w:sdtContent>
    </w:sdt>
    <w:sdt>
      <w:sdtPr>
        <w:id w:val="-313273624"/>
        <w:tag w:val="goog_rdk_3378"/>
      </w:sdtPr>
      <w:sdtContent>
        <w:p w:rsidR="00000000" w:rsidDel="00000000" w:rsidP="00000000" w:rsidRDefault="00000000" w:rsidRPr="00000000" w14:paraId="00000326">
          <w:pPr>
            <w:numPr>
              <w:ilvl w:val="1"/>
              <w:numId w:val="5"/>
            </w:numPr>
            <w:ind w:left="502" w:hanging="360"/>
            <w:rPr>
              <w:ins w:author="Rossi Rossi" w:id="69" w:date="2026-09-22T06:56:59Z"/>
              <w:del w:author="udhaya kumar" w:id="6" w:date="2026-09-24T06:40:29Z"/>
            </w:rPr>
          </w:pPr>
          <w:sdt>
            <w:sdtPr>
              <w:id w:val="-946907632"/>
              <w:tag w:val="goog_rdk_3375"/>
            </w:sdtPr>
            <w:sdtContent>
              <w:ins w:author="Rossi Rossi" w:id="69" w:date="2026-09-22T06:56:59Z">
                <w:sdt>
                  <w:sdtPr>
                    <w:id w:val="-1453973816"/>
                    <w:tag w:val="goog_rdk_3376"/>
                  </w:sdtPr>
                  <w:sdtContent>
                    <w:del w:author="udhaya kumar" w:id="6" w:date="2026-09-24T06:40:29Z"/>
                  </w:sdtContent>
                </w:sdt>
              </w:ins>
              <w:sdt>
                <w:sdtPr>
                  <w:id w:val="-1840702875"/>
                  <w:tag w:val="goog_rdk_337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872583203"/>
        <w:tag w:val="goog_rdk_3382"/>
      </w:sdtPr>
      <w:sdtContent>
        <w:p w:rsidR="00000000" w:rsidDel="00000000" w:rsidP="00000000" w:rsidRDefault="00000000" w:rsidRPr="00000000" w14:paraId="00000327">
          <w:pPr>
            <w:numPr>
              <w:ilvl w:val="1"/>
              <w:numId w:val="5"/>
            </w:numPr>
            <w:ind w:left="502" w:hanging="360"/>
            <w:rPr>
              <w:ins w:author="Rossi Rossi" w:id="69" w:date="2026-09-22T06:56:59Z"/>
              <w:del w:author="udhaya kumar" w:id="6" w:date="2026-09-24T06:40:29Z"/>
            </w:rPr>
          </w:pPr>
          <w:sdt>
            <w:sdtPr>
              <w:id w:val="704165446"/>
              <w:tag w:val="goog_rdk_3379"/>
            </w:sdtPr>
            <w:sdtContent>
              <w:ins w:author="Rossi Rossi" w:id="69" w:date="2026-09-22T06:56:59Z">
                <w:sdt>
                  <w:sdtPr>
                    <w:id w:val="-177916049"/>
                    <w:tag w:val="goog_rdk_3380"/>
                  </w:sdtPr>
                  <w:sdtContent>
                    <w:del w:author="udhaya kumar" w:id="6" w:date="2026-09-24T06:40:29Z"/>
                  </w:sdtContent>
                </w:sdt>
              </w:ins>
              <w:sdt>
                <w:sdtPr>
                  <w:id w:val="-1847381722"/>
                  <w:tag w:val="goog_rdk_338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async function main() {</w:delText>
                      </w:r>
                    </w:del>
                  </w:ins>
                </w:sdtContent>
              </w:sdt>
              <w:ins w:author="Rossi Rossi" w:id="69" w:date="2026-09-22T06:56:59Z">
                <w:del w:author="udhaya kumar" w:id="6" w:date="2026-09-24T06:40:29Z"/>
              </w:ins>
            </w:sdtContent>
          </w:sdt>
        </w:p>
      </w:sdtContent>
    </w:sdt>
    <w:sdt>
      <w:sdtPr>
        <w:id w:val="-1761812683"/>
        <w:tag w:val="goog_rdk_3386"/>
      </w:sdtPr>
      <w:sdtContent>
        <w:p w:rsidR="00000000" w:rsidDel="00000000" w:rsidP="00000000" w:rsidRDefault="00000000" w:rsidRPr="00000000" w14:paraId="00000328">
          <w:pPr>
            <w:numPr>
              <w:ilvl w:val="1"/>
              <w:numId w:val="5"/>
            </w:numPr>
            <w:ind w:left="502" w:hanging="360"/>
            <w:rPr>
              <w:ins w:author="Rossi Rossi" w:id="69" w:date="2026-09-22T06:56:59Z"/>
              <w:del w:author="udhaya kumar" w:id="6" w:date="2026-09-24T06:40:29Z"/>
            </w:rPr>
          </w:pPr>
          <w:sdt>
            <w:sdtPr>
              <w:id w:val="-1544974423"/>
              <w:tag w:val="goog_rdk_3383"/>
            </w:sdtPr>
            <w:sdtContent>
              <w:ins w:author="Rossi Rossi" w:id="69" w:date="2026-09-22T06:56:59Z">
                <w:sdt>
                  <w:sdtPr>
                    <w:id w:val="-1415931138"/>
                    <w:tag w:val="goog_rdk_3384"/>
                  </w:sdtPr>
                  <w:sdtContent>
                    <w:del w:author="udhaya kumar" w:id="6" w:date="2026-09-24T06:40:29Z"/>
                  </w:sdtContent>
                </w:sdt>
              </w:ins>
              <w:sdt>
                <w:sdtPr>
                  <w:id w:val="-1115057419"/>
                  <w:tag w:val="goog_rdk_338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69" w:date="2026-09-22T06:56:59Z">
                <w:del w:author="udhaya kumar" w:id="6" w:date="2026-09-24T06:40:29Z"/>
              </w:ins>
            </w:sdtContent>
          </w:sdt>
        </w:p>
      </w:sdtContent>
    </w:sdt>
    <w:sdt>
      <w:sdtPr>
        <w:id w:val="-1334027436"/>
        <w:tag w:val="goog_rdk_3390"/>
      </w:sdtPr>
      <w:sdtContent>
        <w:p w:rsidR="00000000" w:rsidDel="00000000" w:rsidP="00000000" w:rsidRDefault="00000000" w:rsidRPr="00000000" w14:paraId="00000329">
          <w:pPr>
            <w:numPr>
              <w:ilvl w:val="1"/>
              <w:numId w:val="5"/>
            </w:numPr>
            <w:ind w:left="502" w:hanging="360"/>
            <w:rPr>
              <w:ins w:author="Rossi Rossi" w:id="69" w:date="2026-09-22T06:56:59Z"/>
              <w:del w:author="udhaya kumar" w:id="6" w:date="2026-09-24T06:40:29Z"/>
            </w:rPr>
          </w:pPr>
          <w:sdt>
            <w:sdtPr>
              <w:id w:val="1949785237"/>
              <w:tag w:val="goog_rdk_3387"/>
            </w:sdtPr>
            <w:sdtContent>
              <w:ins w:author="Rossi Rossi" w:id="69" w:date="2026-09-22T06:56:59Z">
                <w:sdt>
                  <w:sdtPr>
                    <w:id w:val="149923410"/>
                    <w:tag w:val="goog_rdk_3388"/>
                  </w:sdtPr>
                  <w:sdtContent>
                    <w:del w:author="udhaya kumar" w:id="6" w:date="2026-09-24T06:40:29Z"/>
                  </w:sdtContent>
                </w:sdt>
              </w:ins>
              <w:sdt>
                <w:sdtPr>
                  <w:id w:val="2079593630"/>
                  <w:tag w:val="goog_rdk_338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model: "gemini-3.8-flash",</w:delText>
                      </w:r>
                    </w:del>
                  </w:ins>
                </w:sdtContent>
              </w:sdt>
              <w:ins w:author="Rossi Rossi" w:id="69" w:date="2026-09-22T06:56:59Z">
                <w:del w:author="udhaya kumar" w:id="6" w:date="2026-09-24T06:40:29Z"/>
              </w:ins>
            </w:sdtContent>
          </w:sdt>
        </w:p>
      </w:sdtContent>
    </w:sdt>
    <w:sdt>
      <w:sdtPr>
        <w:id w:val="-2001184054"/>
        <w:tag w:val="goog_rdk_3394"/>
      </w:sdtPr>
      <w:sdtContent>
        <w:p w:rsidR="00000000" w:rsidDel="00000000" w:rsidP="00000000" w:rsidRDefault="00000000" w:rsidRPr="00000000" w14:paraId="0000032A">
          <w:pPr>
            <w:numPr>
              <w:ilvl w:val="1"/>
              <w:numId w:val="5"/>
            </w:numPr>
            <w:ind w:left="502" w:hanging="360"/>
            <w:rPr>
              <w:ins w:author="Rossi Rossi" w:id="69" w:date="2026-09-22T06:56:59Z"/>
              <w:del w:author="udhaya kumar" w:id="6" w:date="2026-09-24T06:40:29Z"/>
            </w:rPr>
          </w:pPr>
          <w:sdt>
            <w:sdtPr>
              <w:id w:val="105154089"/>
              <w:tag w:val="goog_rdk_3391"/>
            </w:sdtPr>
            <w:sdtContent>
              <w:ins w:author="Rossi Rossi" w:id="69" w:date="2026-09-22T06:56:59Z">
                <w:sdt>
                  <w:sdtPr>
                    <w:id w:val="-1751808872"/>
                    <w:tag w:val="goog_rdk_3392"/>
                  </w:sdtPr>
                  <w:sdtContent>
                    <w:del w:author="udhaya kumar" w:id="6" w:date="2026-09-24T06:40:29Z"/>
                  </w:sdtContent>
                </w:sdt>
              </w:ins>
              <w:sdt>
                <w:sdtPr>
                  <w:id w:val="-39067004"/>
                  <w:tag w:val="goog_rdk_339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69" w:date="2026-09-22T06:56:59Z">
                <w:del w:author="udhaya kumar" w:id="6" w:date="2026-09-24T06:40:29Z"/>
              </w:ins>
            </w:sdtContent>
          </w:sdt>
        </w:p>
      </w:sdtContent>
    </w:sdt>
    <w:sdt>
      <w:sdtPr>
        <w:id w:val="1689346957"/>
        <w:tag w:val="goog_rdk_3398"/>
      </w:sdtPr>
      <w:sdtContent>
        <w:p w:rsidR="00000000" w:rsidDel="00000000" w:rsidP="00000000" w:rsidRDefault="00000000" w:rsidRPr="00000000" w14:paraId="0000032B">
          <w:pPr>
            <w:numPr>
              <w:ilvl w:val="1"/>
              <w:numId w:val="5"/>
            </w:numPr>
            <w:ind w:left="502" w:hanging="360"/>
            <w:rPr>
              <w:ins w:author="Rossi Rossi" w:id="69" w:date="2026-09-22T06:56:59Z"/>
              <w:del w:author="udhaya kumar" w:id="6" w:date="2026-09-24T06:40:29Z"/>
            </w:rPr>
          </w:pPr>
          <w:sdt>
            <w:sdtPr>
              <w:id w:val="1301730498"/>
              <w:tag w:val="goog_rdk_3395"/>
            </w:sdtPr>
            <w:sdtContent>
              <w:ins w:author="Rossi Rossi" w:id="69" w:date="2026-09-22T06:56:59Z">
                <w:sdt>
                  <w:sdtPr>
                    <w:id w:val="1150210531"/>
                    <w:tag w:val="goog_rdk_3396"/>
                  </w:sdtPr>
                  <w:sdtContent>
                    <w:del w:author="udhaya kumar" w:id="6" w:date="2026-09-24T06:40:29Z"/>
                  </w:sdtContent>
                </w:sdt>
              </w:ins>
              <w:sdt>
                <w:sdtPr>
                  <w:id w:val="-1847791857"/>
                  <w:tag w:val="goog_rdk_339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delText>
                      </w:r>
                    </w:del>
                  </w:ins>
                </w:sdtContent>
              </w:sdt>
              <w:ins w:author="Rossi Rossi" w:id="69" w:date="2026-09-22T06:56:59Z">
                <w:del w:author="udhaya kumar" w:id="6" w:date="2026-09-24T06:40:29Z"/>
              </w:ins>
            </w:sdtContent>
          </w:sdt>
        </w:p>
      </w:sdtContent>
    </w:sdt>
    <w:sdt>
      <w:sdtPr>
        <w:id w:val="192376940"/>
        <w:tag w:val="goog_rdk_3402"/>
      </w:sdtPr>
      <w:sdtContent>
        <w:p w:rsidR="00000000" w:rsidDel="00000000" w:rsidP="00000000" w:rsidRDefault="00000000" w:rsidRPr="00000000" w14:paraId="0000032C">
          <w:pPr>
            <w:numPr>
              <w:ilvl w:val="1"/>
              <w:numId w:val="5"/>
            </w:numPr>
            <w:ind w:left="502" w:hanging="360"/>
            <w:rPr>
              <w:ins w:author="Rossi Rossi" w:id="69" w:date="2026-09-22T06:56:59Z"/>
              <w:del w:author="udhaya kumar" w:id="6" w:date="2026-09-24T06:40:29Z"/>
            </w:rPr>
          </w:pPr>
          <w:sdt>
            <w:sdtPr>
              <w:id w:val="-944456982"/>
              <w:tag w:val="goog_rdk_3399"/>
            </w:sdtPr>
            <w:sdtContent>
              <w:ins w:author="Rossi Rossi" w:id="69" w:date="2026-09-22T06:56:59Z">
                <w:sdt>
                  <w:sdtPr>
                    <w:id w:val="1155481498"/>
                    <w:tag w:val="goog_rdk_3400"/>
                  </w:sdtPr>
                  <w:sdtContent>
                    <w:del w:author="udhaya kumar" w:id="6" w:date="2026-09-24T06:40:29Z"/>
                  </w:sdtContent>
                </w:sdt>
              </w:ins>
              <w:sdt>
                <w:sdtPr>
                  <w:id w:val="-1814455115"/>
                  <w:tag w:val="goog_rdk_340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console.log(interaction.output_text);</w:delText>
                      </w:r>
                    </w:del>
                  </w:ins>
                </w:sdtContent>
              </w:sdt>
              <w:ins w:author="Rossi Rossi" w:id="69" w:date="2026-09-22T06:56:59Z">
                <w:del w:author="udhaya kumar" w:id="6" w:date="2026-09-24T06:40:29Z"/>
              </w:ins>
            </w:sdtContent>
          </w:sdt>
        </w:p>
      </w:sdtContent>
    </w:sdt>
    <w:sdt>
      <w:sdtPr>
        <w:id w:val="1378662629"/>
        <w:tag w:val="goog_rdk_3406"/>
      </w:sdtPr>
      <w:sdtContent>
        <w:p w:rsidR="00000000" w:rsidDel="00000000" w:rsidP="00000000" w:rsidRDefault="00000000" w:rsidRPr="00000000" w14:paraId="0000032D">
          <w:pPr>
            <w:numPr>
              <w:ilvl w:val="1"/>
              <w:numId w:val="5"/>
            </w:numPr>
            <w:ind w:left="502" w:hanging="360"/>
            <w:rPr>
              <w:ins w:author="Rossi Rossi" w:id="69" w:date="2026-09-22T06:56:59Z"/>
              <w:del w:author="udhaya kumar" w:id="6" w:date="2026-09-24T06:40:29Z"/>
            </w:rPr>
          </w:pPr>
          <w:sdt>
            <w:sdtPr>
              <w:id w:val="-1595513509"/>
              <w:tag w:val="goog_rdk_3403"/>
            </w:sdtPr>
            <w:sdtContent>
              <w:ins w:author="Rossi Rossi" w:id="69" w:date="2026-09-22T06:56:59Z">
                <w:sdt>
                  <w:sdtPr>
                    <w:id w:val="-2014966856"/>
                    <w:tag w:val="goog_rdk_3404"/>
                  </w:sdtPr>
                  <w:sdtContent>
                    <w:del w:author="udhaya kumar" w:id="6" w:date="2026-09-24T06:40:29Z"/>
                  </w:sdtContent>
                </w:sdt>
              </w:ins>
              <w:sdt>
                <w:sdtPr>
                  <w:id w:val="55596018"/>
                  <w:tag w:val="goog_rdk_340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delText>
                      </w:r>
                    </w:del>
                  </w:ins>
                </w:sdtContent>
              </w:sdt>
              <w:ins w:author="Rossi Rossi" w:id="69" w:date="2026-09-22T06:56:59Z">
                <w:del w:author="udhaya kumar" w:id="6" w:date="2026-09-24T06:40:29Z"/>
              </w:ins>
            </w:sdtContent>
          </w:sdt>
        </w:p>
      </w:sdtContent>
    </w:sdt>
    <w:sdt>
      <w:sdtPr>
        <w:id w:val="1781898339"/>
        <w:tag w:val="goog_rdk_3410"/>
      </w:sdtPr>
      <w:sdtContent>
        <w:p w:rsidR="00000000" w:rsidDel="00000000" w:rsidP="00000000" w:rsidRDefault="00000000" w:rsidRPr="00000000" w14:paraId="0000032E">
          <w:pPr>
            <w:numPr>
              <w:ilvl w:val="1"/>
              <w:numId w:val="5"/>
            </w:numPr>
            <w:ind w:left="502" w:hanging="360"/>
            <w:rPr>
              <w:ins w:author="Rossi Rossi" w:id="69" w:date="2026-09-22T06:56:59Z"/>
              <w:del w:author="udhaya kumar" w:id="6" w:date="2026-09-24T06:40:29Z"/>
            </w:rPr>
          </w:pPr>
          <w:sdt>
            <w:sdtPr>
              <w:id w:val="-173817869"/>
              <w:tag w:val="goog_rdk_3407"/>
            </w:sdtPr>
            <w:sdtContent>
              <w:ins w:author="Rossi Rossi" w:id="69" w:date="2026-09-22T06:56:59Z">
                <w:sdt>
                  <w:sdtPr>
                    <w:id w:val="-2044833218"/>
                    <w:tag w:val="goog_rdk_3408"/>
                  </w:sdtPr>
                  <w:sdtContent>
                    <w:del w:author="udhaya kumar" w:id="6" w:date="2026-09-24T06:40:29Z"/>
                  </w:sdtContent>
                </w:sdt>
              </w:ins>
              <w:sdt>
                <w:sdtPr>
                  <w:id w:val="-1797066537"/>
                  <w:tag w:val="goog_rdk_340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6128287"/>
        <w:tag w:val="goog_rdk_3414"/>
      </w:sdtPr>
      <w:sdtContent>
        <w:p w:rsidR="00000000" w:rsidDel="00000000" w:rsidP="00000000" w:rsidRDefault="00000000" w:rsidRPr="00000000" w14:paraId="0000032F">
          <w:pPr>
            <w:numPr>
              <w:ilvl w:val="1"/>
              <w:numId w:val="5"/>
            </w:numPr>
            <w:ind w:left="502" w:hanging="360"/>
            <w:rPr>
              <w:ins w:author="Rossi Rossi" w:id="69" w:date="2026-09-22T06:56:59Z"/>
              <w:del w:author="udhaya kumar" w:id="6" w:date="2026-09-24T06:40:29Z"/>
            </w:rPr>
          </w:pPr>
          <w:sdt>
            <w:sdtPr>
              <w:id w:val="334550455"/>
              <w:tag w:val="goog_rdk_3411"/>
            </w:sdtPr>
            <w:sdtContent>
              <w:ins w:author="Rossi Rossi" w:id="69" w:date="2026-09-22T06:56:59Z">
                <w:sdt>
                  <w:sdtPr>
                    <w:id w:val="-1336768700"/>
                    <w:tag w:val="goog_rdk_3412"/>
                  </w:sdtPr>
                  <w:sdtContent>
                    <w:del w:author="udhaya kumar" w:id="6" w:date="2026-09-24T06:40:29Z"/>
                  </w:sdtContent>
                </w:sdt>
              </w:ins>
              <w:sdt>
                <w:sdtPr>
                  <w:id w:val="697053151"/>
                  <w:tag w:val="goog_rdk_341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main();</w:delText>
                      </w:r>
                    </w:del>
                  </w:ins>
                </w:sdtContent>
              </w:sdt>
              <w:ins w:author="Rossi Rossi" w:id="69" w:date="2026-09-22T06:56:59Z">
                <w:del w:author="udhaya kumar" w:id="6" w:date="2026-09-24T06:40:29Z"/>
              </w:ins>
            </w:sdtContent>
          </w:sdt>
        </w:p>
      </w:sdtContent>
    </w:sdt>
    <w:sdt>
      <w:sdtPr>
        <w:id w:val="110534728"/>
        <w:tag w:val="goog_rdk_3418"/>
      </w:sdtPr>
      <w:sdtContent>
        <w:p w:rsidR="00000000" w:rsidDel="00000000" w:rsidP="00000000" w:rsidRDefault="00000000" w:rsidRPr="00000000" w14:paraId="00000330">
          <w:pPr>
            <w:numPr>
              <w:ilvl w:val="1"/>
              <w:numId w:val="5"/>
            </w:numPr>
            <w:ind w:left="502" w:hanging="360"/>
            <w:rPr>
              <w:ins w:author="Rossi Rossi" w:id="69" w:date="2026-09-22T06:56:59Z"/>
              <w:del w:author="udhaya kumar" w:id="6" w:date="2026-09-24T06:40:29Z"/>
            </w:rPr>
          </w:pPr>
          <w:sdt>
            <w:sdtPr>
              <w:id w:val="65944993"/>
              <w:tag w:val="goog_rdk_3415"/>
            </w:sdtPr>
            <w:sdtContent>
              <w:ins w:author="Rossi Rossi" w:id="69" w:date="2026-09-22T06:56:59Z">
                <w:sdt>
                  <w:sdtPr>
                    <w:id w:val="-208754964"/>
                    <w:tag w:val="goog_rdk_3416"/>
                  </w:sdtPr>
                  <w:sdtContent>
                    <w:del w:author="udhaya kumar" w:id="6" w:date="2026-09-24T06:40:29Z"/>
                  </w:sdtContent>
                </w:sdt>
              </w:ins>
              <w:sdt>
                <w:sdtPr>
                  <w:id w:val="-750286174"/>
                  <w:tag w:val="goog_rdk_341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22419416"/>
        <w:tag w:val="goog_rdk_3422"/>
      </w:sdtPr>
      <w:sdtContent>
        <w:p w:rsidR="00000000" w:rsidDel="00000000" w:rsidP="00000000" w:rsidRDefault="00000000" w:rsidRPr="00000000" w14:paraId="00000331">
          <w:pPr>
            <w:numPr>
              <w:ilvl w:val="1"/>
              <w:numId w:val="5"/>
            </w:numPr>
            <w:ind w:left="502" w:hanging="360"/>
            <w:rPr>
              <w:ins w:author="Rossi Rossi" w:id="69" w:date="2026-09-22T06:56:59Z"/>
              <w:del w:author="udhaya kumar" w:id="6" w:date="2026-09-24T06:40:29Z"/>
            </w:rPr>
          </w:pPr>
          <w:sdt>
            <w:sdtPr>
              <w:id w:val="934509720"/>
              <w:tag w:val="goog_rdk_3419"/>
            </w:sdtPr>
            <w:sdtContent>
              <w:ins w:author="Rossi Rossi" w:id="69" w:date="2026-09-22T06:56:59Z">
                <w:sdt>
                  <w:sdtPr>
                    <w:id w:val="-1777933643"/>
                    <w:tag w:val="goog_rdk_3420"/>
                  </w:sdtPr>
                  <w:sdtContent>
                    <w:del w:author="udhaya kumar" w:id="6" w:date="2026-09-24T06:40:29Z"/>
                  </w:sdtContent>
                </w:sdt>
              </w:ins>
              <w:sdt>
                <w:sdtPr>
                  <w:id w:val="-83611781"/>
                  <w:tag w:val="goog_rdk_342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Java</w:delText>
                      </w:r>
                    </w:del>
                  </w:ins>
                </w:sdtContent>
              </w:sdt>
              <w:ins w:author="Rossi Rossi" w:id="69" w:date="2026-09-22T06:56:59Z">
                <w:del w:author="udhaya kumar" w:id="6" w:date="2026-09-24T06:40:29Z"/>
              </w:ins>
            </w:sdtContent>
          </w:sdt>
        </w:p>
      </w:sdtContent>
    </w:sdt>
    <w:sdt>
      <w:sdtPr>
        <w:id w:val="-1683192902"/>
        <w:tag w:val="goog_rdk_3426"/>
      </w:sdtPr>
      <w:sdtContent>
        <w:p w:rsidR="00000000" w:rsidDel="00000000" w:rsidP="00000000" w:rsidRDefault="00000000" w:rsidRPr="00000000" w14:paraId="00000332">
          <w:pPr>
            <w:numPr>
              <w:ilvl w:val="1"/>
              <w:numId w:val="5"/>
            </w:numPr>
            <w:ind w:left="502" w:hanging="360"/>
            <w:rPr>
              <w:ins w:author="Rossi Rossi" w:id="69" w:date="2026-09-22T06:56:59Z"/>
              <w:del w:author="udhaya kumar" w:id="6" w:date="2026-09-24T06:40:29Z"/>
            </w:rPr>
          </w:pPr>
          <w:sdt>
            <w:sdtPr>
              <w:id w:val="-1234859763"/>
              <w:tag w:val="goog_rdk_3423"/>
            </w:sdtPr>
            <w:sdtContent>
              <w:ins w:author="Rossi Rossi" w:id="69" w:date="2026-09-22T06:56:59Z">
                <w:sdt>
                  <w:sdtPr>
                    <w:id w:val="-788603466"/>
                    <w:tag w:val="goog_rdk_3424"/>
                  </w:sdtPr>
                  <w:sdtContent>
                    <w:del w:author="udhaya kumar" w:id="6" w:date="2026-09-24T06:40:29Z"/>
                  </w:sdtContent>
                </w:sdt>
              </w:ins>
              <w:sdt>
                <w:sdtPr>
                  <w:id w:val="-1454637697"/>
                  <w:tag w:val="goog_rdk_342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06702901"/>
        <w:tag w:val="goog_rdk_3430"/>
      </w:sdtPr>
      <w:sdtContent>
        <w:p w:rsidR="00000000" w:rsidDel="00000000" w:rsidP="00000000" w:rsidRDefault="00000000" w:rsidRPr="00000000" w14:paraId="00000333">
          <w:pPr>
            <w:numPr>
              <w:ilvl w:val="1"/>
              <w:numId w:val="5"/>
            </w:numPr>
            <w:ind w:left="502" w:hanging="360"/>
            <w:rPr>
              <w:ins w:author="Rossi Rossi" w:id="69" w:date="2026-09-22T06:56:59Z"/>
              <w:del w:author="udhaya kumar" w:id="6" w:date="2026-09-24T06:40:29Z"/>
            </w:rPr>
          </w:pPr>
          <w:sdt>
            <w:sdtPr>
              <w:id w:val="933486143"/>
              <w:tag w:val="goog_rdk_3427"/>
            </w:sdtPr>
            <w:sdtContent>
              <w:ins w:author="Rossi Rossi" w:id="69" w:date="2026-09-22T06:56:59Z">
                <w:sdt>
                  <w:sdtPr>
                    <w:id w:val="-1212170271"/>
                    <w:tag w:val="goog_rdk_3428"/>
                  </w:sdtPr>
                  <w:sdtContent>
                    <w:del w:author="udhaya kumar" w:id="6" w:date="2026-09-24T06:40:29Z"/>
                  </w:sdtContent>
                </w:sdt>
              </w:ins>
              <w:sdt>
                <w:sdtPr>
                  <w:id w:val="376681473"/>
                  <w:tag w:val="goog_rdk_342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com.google.genai.Client;</w:delText>
                      </w:r>
                    </w:del>
                  </w:ins>
                </w:sdtContent>
              </w:sdt>
              <w:ins w:author="Rossi Rossi" w:id="69" w:date="2026-09-22T06:56:59Z">
                <w:del w:author="udhaya kumar" w:id="6" w:date="2026-09-24T06:40:29Z"/>
              </w:ins>
            </w:sdtContent>
          </w:sdt>
        </w:p>
      </w:sdtContent>
    </w:sdt>
    <w:sdt>
      <w:sdtPr>
        <w:id w:val="1618716207"/>
        <w:tag w:val="goog_rdk_3434"/>
      </w:sdtPr>
      <w:sdtContent>
        <w:p w:rsidR="00000000" w:rsidDel="00000000" w:rsidP="00000000" w:rsidRDefault="00000000" w:rsidRPr="00000000" w14:paraId="00000334">
          <w:pPr>
            <w:numPr>
              <w:ilvl w:val="1"/>
              <w:numId w:val="5"/>
            </w:numPr>
            <w:ind w:left="502" w:hanging="360"/>
            <w:rPr>
              <w:ins w:author="Rossi Rossi" w:id="69" w:date="2026-09-22T06:56:59Z"/>
              <w:del w:author="udhaya kumar" w:id="6" w:date="2026-09-24T06:40:29Z"/>
            </w:rPr>
          </w:pPr>
          <w:sdt>
            <w:sdtPr>
              <w:id w:val="-1323644827"/>
              <w:tag w:val="goog_rdk_3431"/>
            </w:sdtPr>
            <w:sdtContent>
              <w:ins w:author="Rossi Rossi" w:id="69" w:date="2026-09-22T06:56:59Z">
                <w:sdt>
                  <w:sdtPr>
                    <w:id w:val="1008315884"/>
                    <w:tag w:val="goog_rdk_3432"/>
                  </w:sdtPr>
                  <w:sdtContent>
                    <w:del w:author="udhaya kumar" w:id="6" w:date="2026-09-24T06:40:29Z"/>
                  </w:sdtContent>
                </w:sdt>
              </w:ins>
              <w:sdt>
                <w:sdtPr>
                  <w:id w:val="1658962392"/>
                  <w:tag w:val="goog_rdk_343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69" w:date="2026-09-22T06:56:59Z">
                <w:del w:author="udhaya kumar" w:id="6" w:date="2026-09-24T06:40:29Z"/>
              </w:ins>
            </w:sdtContent>
          </w:sdt>
        </w:p>
      </w:sdtContent>
    </w:sdt>
    <w:sdt>
      <w:sdtPr>
        <w:id w:val="-618235329"/>
        <w:tag w:val="goog_rdk_3438"/>
      </w:sdtPr>
      <w:sdtContent>
        <w:p w:rsidR="00000000" w:rsidDel="00000000" w:rsidP="00000000" w:rsidRDefault="00000000" w:rsidRPr="00000000" w14:paraId="00000335">
          <w:pPr>
            <w:numPr>
              <w:ilvl w:val="1"/>
              <w:numId w:val="5"/>
            </w:numPr>
            <w:ind w:left="502" w:hanging="360"/>
            <w:rPr>
              <w:ins w:author="Rossi Rossi" w:id="69" w:date="2026-09-22T06:56:59Z"/>
              <w:del w:author="udhaya kumar" w:id="6" w:date="2026-09-24T06:40:29Z"/>
            </w:rPr>
          </w:pPr>
          <w:sdt>
            <w:sdtPr>
              <w:id w:val="-1165371307"/>
              <w:tag w:val="goog_rdk_3435"/>
            </w:sdtPr>
            <w:sdtContent>
              <w:ins w:author="Rossi Rossi" w:id="69" w:date="2026-09-22T06:56:59Z">
                <w:sdt>
                  <w:sdtPr>
                    <w:id w:val="168259547"/>
                    <w:tag w:val="goog_rdk_3436"/>
                  </w:sdtPr>
                  <w:sdtContent>
                    <w:del w:author="udhaya kumar" w:id="6" w:date="2026-09-24T06:40:29Z"/>
                  </w:sdtContent>
                </w:sdt>
              </w:ins>
              <w:sdt>
                <w:sdtPr>
                  <w:id w:val="-96642514"/>
                  <w:tag w:val="goog_rdk_343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69" w:date="2026-09-22T06:56:59Z">
                <w:del w:author="udhaya kumar" w:id="6" w:date="2026-09-24T06:40:29Z"/>
              </w:ins>
            </w:sdtContent>
          </w:sdt>
        </w:p>
      </w:sdtContent>
    </w:sdt>
    <w:sdt>
      <w:sdtPr>
        <w:id w:val="1511186350"/>
        <w:tag w:val="goog_rdk_3442"/>
      </w:sdtPr>
      <w:sdtContent>
        <w:p w:rsidR="00000000" w:rsidDel="00000000" w:rsidP="00000000" w:rsidRDefault="00000000" w:rsidRPr="00000000" w14:paraId="00000336">
          <w:pPr>
            <w:numPr>
              <w:ilvl w:val="1"/>
              <w:numId w:val="5"/>
            </w:numPr>
            <w:ind w:left="502" w:hanging="360"/>
            <w:rPr>
              <w:ins w:author="Rossi Rossi" w:id="69" w:date="2026-09-22T06:56:59Z"/>
              <w:del w:author="udhaya kumar" w:id="6" w:date="2026-09-24T06:40:29Z"/>
            </w:rPr>
          </w:pPr>
          <w:sdt>
            <w:sdtPr>
              <w:id w:val="-1155946345"/>
              <w:tag w:val="goog_rdk_3439"/>
            </w:sdtPr>
            <w:sdtContent>
              <w:ins w:author="Rossi Rossi" w:id="69" w:date="2026-09-22T06:56:59Z">
                <w:sdt>
                  <w:sdtPr>
                    <w:id w:val="-435071145"/>
                    <w:tag w:val="goog_rdk_3440"/>
                  </w:sdtPr>
                  <w:sdtContent>
                    <w:del w:author="udhaya kumar" w:id="6" w:date="2026-09-24T06:40:29Z"/>
                  </w:sdtContent>
                </w:sdt>
              </w:ins>
              <w:sdt>
                <w:sdtPr>
                  <w:id w:val="-1486371589"/>
                  <w:tag w:val="goog_rdk_344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69" w:date="2026-09-22T06:56:59Z">
                <w:del w:author="udhaya kumar" w:id="6" w:date="2026-09-24T06:40:29Z"/>
              </w:ins>
            </w:sdtContent>
          </w:sdt>
        </w:p>
      </w:sdtContent>
    </w:sdt>
    <w:sdt>
      <w:sdtPr>
        <w:id w:val="-1750868531"/>
        <w:tag w:val="goog_rdk_3446"/>
      </w:sdtPr>
      <w:sdtContent>
        <w:p w:rsidR="00000000" w:rsidDel="00000000" w:rsidP="00000000" w:rsidRDefault="00000000" w:rsidRPr="00000000" w14:paraId="00000337">
          <w:pPr>
            <w:numPr>
              <w:ilvl w:val="1"/>
              <w:numId w:val="5"/>
            </w:numPr>
            <w:ind w:left="502" w:hanging="360"/>
            <w:rPr>
              <w:ins w:author="Rossi Rossi" w:id="69" w:date="2026-09-22T06:56:59Z"/>
              <w:del w:author="udhaya kumar" w:id="6" w:date="2026-09-24T06:40:29Z"/>
            </w:rPr>
          </w:pPr>
          <w:sdt>
            <w:sdtPr>
              <w:id w:val="263479490"/>
              <w:tag w:val="goog_rdk_3443"/>
            </w:sdtPr>
            <w:sdtContent>
              <w:ins w:author="Rossi Rossi" w:id="69" w:date="2026-09-22T06:56:59Z">
                <w:sdt>
                  <w:sdtPr>
                    <w:id w:val="-1589728693"/>
                    <w:tag w:val="goog_rdk_3444"/>
                  </w:sdtPr>
                  <w:sdtContent>
                    <w:del w:author="udhaya kumar" w:id="6" w:date="2026-09-24T06:40:29Z"/>
                  </w:sdtContent>
                </w:sdt>
              </w:ins>
              <w:sdt>
                <w:sdtPr>
                  <w:id w:val="-1455551079"/>
                  <w:tag w:val="goog_rdk_344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com.google.genai.gaos.models.interactions.Model;</w:delText>
                      </w:r>
                    </w:del>
                  </w:ins>
                </w:sdtContent>
              </w:sdt>
              <w:ins w:author="Rossi Rossi" w:id="69" w:date="2026-09-22T06:56:59Z">
                <w:del w:author="udhaya kumar" w:id="6" w:date="2026-09-24T06:40:29Z"/>
              </w:ins>
            </w:sdtContent>
          </w:sdt>
        </w:p>
      </w:sdtContent>
    </w:sdt>
    <w:sdt>
      <w:sdtPr>
        <w:id w:val="1666036560"/>
        <w:tag w:val="goog_rdk_3450"/>
      </w:sdtPr>
      <w:sdtContent>
        <w:p w:rsidR="00000000" w:rsidDel="00000000" w:rsidP="00000000" w:rsidRDefault="00000000" w:rsidRPr="00000000" w14:paraId="00000338">
          <w:pPr>
            <w:numPr>
              <w:ilvl w:val="1"/>
              <w:numId w:val="5"/>
            </w:numPr>
            <w:ind w:left="502" w:hanging="360"/>
            <w:rPr>
              <w:ins w:author="Rossi Rossi" w:id="69" w:date="2026-09-22T06:56:59Z"/>
              <w:del w:author="udhaya kumar" w:id="6" w:date="2026-09-24T06:40:29Z"/>
            </w:rPr>
          </w:pPr>
          <w:sdt>
            <w:sdtPr>
              <w:id w:val="-1283939381"/>
              <w:tag w:val="goog_rdk_3447"/>
            </w:sdtPr>
            <w:sdtContent>
              <w:ins w:author="Rossi Rossi" w:id="69" w:date="2026-09-22T06:56:59Z">
                <w:sdt>
                  <w:sdtPr>
                    <w:id w:val="1241719842"/>
                    <w:tag w:val="goog_rdk_3448"/>
                  </w:sdtPr>
                  <w:sdtContent>
                    <w:del w:author="udhaya kumar" w:id="6" w:date="2026-09-24T06:40:29Z"/>
                  </w:sdtContent>
                </w:sdt>
              </w:ins>
              <w:sdt>
                <w:sdtPr>
                  <w:id w:val="998867738"/>
                  <w:tag w:val="goog_rdk_344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import com.google.genai.gaos.models.operations.CreateInteractionRequestBody;</w:delText>
                      </w:r>
                    </w:del>
                  </w:ins>
                </w:sdtContent>
              </w:sdt>
              <w:ins w:author="Rossi Rossi" w:id="69" w:date="2026-09-22T06:56:59Z">
                <w:del w:author="udhaya kumar" w:id="6" w:date="2026-09-24T06:40:29Z"/>
              </w:ins>
            </w:sdtContent>
          </w:sdt>
        </w:p>
      </w:sdtContent>
    </w:sdt>
    <w:sdt>
      <w:sdtPr>
        <w:id w:val="45213555"/>
        <w:tag w:val="goog_rdk_3454"/>
      </w:sdtPr>
      <w:sdtContent>
        <w:p w:rsidR="00000000" w:rsidDel="00000000" w:rsidP="00000000" w:rsidRDefault="00000000" w:rsidRPr="00000000" w14:paraId="00000339">
          <w:pPr>
            <w:numPr>
              <w:ilvl w:val="1"/>
              <w:numId w:val="5"/>
            </w:numPr>
            <w:ind w:left="502" w:hanging="360"/>
            <w:rPr>
              <w:ins w:author="Rossi Rossi" w:id="69" w:date="2026-09-22T06:56:59Z"/>
              <w:del w:author="udhaya kumar" w:id="6" w:date="2026-09-24T06:40:29Z"/>
            </w:rPr>
          </w:pPr>
          <w:sdt>
            <w:sdtPr>
              <w:id w:val="-2087791907"/>
              <w:tag w:val="goog_rdk_3451"/>
            </w:sdtPr>
            <w:sdtContent>
              <w:ins w:author="Rossi Rossi" w:id="69" w:date="2026-09-22T06:56:59Z">
                <w:sdt>
                  <w:sdtPr>
                    <w:id w:val="1205884738"/>
                    <w:tag w:val="goog_rdk_3452"/>
                  </w:sdtPr>
                  <w:sdtContent>
                    <w:del w:author="udhaya kumar" w:id="6" w:date="2026-09-24T06:40:29Z"/>
                  </w:sdtContent>
                </w:sdt>
              </w:ins>
              <w:sdt>
                <w:sdtPr>
                  <w:id w:val="-2105954339"/>
                  <w:tag w:val="goog_rdk_345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050054890"/>
        <w:tag w:val="goog_rdk_3458"/>
      </w:sdtPr>
      <w:sdtContent>
        <w:p w:rsidR="00000000" w:rsidDel="00000000" w:rsidP="00000000" w:rsidRDefault="00000000" w:rsidRPr="00000000" w14:paraId="0000033A">
          <w:pPr>
            <w:numPr>
              <w:ilvl w:val="1"/>
              <w:numId w:val="5"/>
            </w:numPr>
            <w:ind w:left="502" w:hanging="360"/>
            <w:rPr>
              <w:ins w:author="Rossi Rossi" w:id="69" w:date="2026-09-22T06:56:59Z"/>
              <w:del w:author="udhaya kumar" w:id="6" w:date="2026-09-24T06:40:29Z"/>
            </w:rPr>
          </w:pPr>
          <w:sdt>
            <w:sdtPr>
              <w:id w:val="82105679"/>
              <w:tag w:val="goog_rdk_3455"/>
            </w:sdtPr>
            <w:sdtContent>
              <w:ins w:author="Rossi Rossi" w:id="69" w:date="2026-09-22T06:56:59Z">
                <w:sdt>
                  <w:sdtPr>
                    <w:id w:val="-1750533672"/>
                    <w:tag w:val="goog_rdk_3456"/>
                  </w:sdtPr>
                  <w:sdtContent>
                    <w:del w:author="udhaya kumar" w:id="6" w:date="2026-09-24T06:40:29Z"/>
                  </w:sdtContent>
                </w:sdt>
              </w:ins>
              <w:sdt>
                <w:sdtPr>
                  <w:id w:val="-1010648991"/>
                  <w:tag w:val="goog_rdk_345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69" w:date="2026-09-22T06:56:59Z">
                <w:del w:author="udhaya kumar" w:id="6" w:date="2026-09-24T06:40:29Z"/>
              </w:ins>
            </w:sdtContent>
          </w:sdt>
        </w:p>
      </w:sdtContent>
    </w:sdt>
    <w:sdt>
      <w:sdtPr>
        <w:id w:val="-582574767"/>
        <w:tag w:val="goog_rdk_3462"/>
      </w:sdtPr>
      <w:sdtContent>
        <w:p w:rsidR="00000000" w:rsidDel="00000000" w:rsidP="00000000" w:rsidRDefault="00000000" w:rsidRPr="00000000" w14:paraId="0000033B">
          <w:pPr>
            <w:numPr>
              <w:ilvl w:val="1"/>
              <w:numId w:val="5"/>
            </w:numPr>
            <w:ind w:left="502" w:hanging="360"/>
            <w:rPr>
              <w:ins w:author="Rossi Rossi" w:id="69" w:date="2026-09-22T06:56:59Z"/>
              <w:del w:author="udhaya kumar" w:id="6" w:date="2026-09-24T06:40:29Z"/>
            </w:rPr>
          </w:pPr>
          <w:sdt>
            <w:sdtPr>
              <w:id w:val="-824390609"/>
              <w:tag w:val="goog_rdk_3459"/>
            </w:sdtPr>
            <w:sdtContent>
              <w:ins w:author="Rossi Rossi" w:id="69" w:date="2026-09-22T06:56:59Z">
                <w:sdt>
                  <w:sdtPr>
                    <w:id w:val="-2068419967"/>
                    <w:tag w:val="goog_rdk_3460"/>
                  </w:sdtPr>
                  <w:sdtContent>
                    <w:del w:author="udhaya kumar" w:id="6" w:date="2026-09-24T06:40:29Z"/>
                  </w:sdtContent>
                </w:sdt>
              </w:ins>
              <w:sdt>
                <w:sdtPr>
                  <w:id w:val="1833389391"/>
                  <w:tag w:val="goog_rdk_346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816077501"/>
        <w:tag w:val="goog_rdk_3466"/>
      </w:sdtPr>
      <w:sdtContent>
        <w:p w:rsidR="00000000" w:rsidDel="00000000" w:rsidP="00000000" w:rsidRDefault="00000000" w:rsidRPr="00000000" w14:paraId="0000033C">
          <w:pPr>
            <w:numPr>
              <w:ilvl w:val="1"/>
              <w:numId w:val="5"/>
            </w:numPr>
            <w:ind w:left="502" w:hanging="360"/>
            <w:rPr>
              <w:ins w:author="Rossi Rossi" w:id="69" w:date="2026-09-22T06:56:59Z"/>
              <w:del w:author="udhaya kumar" w:id="6" w:date="2026-09-24T06:40:29Z"/>
            </w:rPr>
          </w:pPr>
          <w:sdt>
            <w:sdtPr>
              <w:id w:val="135225547"/>
              <w:tag w:val="goog_rdk_3463"/>
            </w:sdtPr>
            <w:sdtContent>
              <w:ins w:author="Rossi Rossi" w:id="69" w:date="2026-09-22T06:56:59Z">
                <w:sdt>
                  <w:sdtPr>
                    <w:id w:val="1747909501"/>
                    <w:tag w:val="goog_rdk_3464"/>
                  </w:sdtPr>
                  <w:sdtContent>
                    <w:del w:author="udhaya kumar" w:id="6" w:date="2026-09-24T06:40:29Z"/>
                  </w:sdtContent>
                </w:sdt>
              </w:ins>
              <w:sdt>
                <w:sdtPr>
                  <w:id w:val="-666002574"/>
                  <w:tag w:val="goog_rdk_346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CreateModelInteraction params =</w:delText>
                      </w:r>
                    </w:del>
                  </w:ins>
                </w:sdtContent>
              </w:sdt>
              <w:ins w:author="Rossi Rossi" w:id="69" w:date="2026-09-22T06:56:59Z">
                <w:del w:author="udhaya kumar" w:id="6" w:date="2026-09-24T06:40:29Z"/>
              </w:ins>
            </w:sdtContent>
          </w:sdt>
        </w:p>
      </w:sdtContent>
    </w:sdt>
    <w:sdt>
      <w:sdtPr>
        <w:id w:val="2140148530"/>
        <w:tag w:val="goog_rdk_3470"/>
      </w:sdtPr>
      <w:sdtContent>
        <w:p w:rsidR="00000000" w:rsidDel="00000000" w:rsidP="00000000" w:rsidRDefault="00000000" w:rsidRPr="00000000" w14:paraId="0000033D">
          <w:pPr>
            <w:numPr>
              <w:ilvl w:val="1"/>
              <w:numId w:val="5"/>
            </w:numPr>
            <w:ind w:left="502" w:hanging="360"/>
            <w:rPr>
              <w:ins w:author="Rossi Rossi" w:id="69" w:date="2026-09-22T06:56:59Z"/>
              <w:del w:author="udhaya kumar" w:id="6" w:date="2026-09-24T06:40:29Z"/>
            </w:rPr>
          </w:pPr>
          <w:sdt>
            <w:sdtPr>
              <w:id w:val="69376699"/>
              <w:tag w:val="goog_rdk_3467"/>
            </w:sdtPr>
            <w:sdtContent>
              <w:ins w:author="Rossi Rossi" w:id="69" w:date="2026-09-22T06:56:59Z">
                <w:sdt>
                  <w:sdtPr>
                    <w:id w:val="519424766"/>
                    <w:tag w:val="goog_rdk_3468"/>
                  </w:sdtPr>
                  <w:sdtContent>
                    <w:del w:author="udhaya kumar" w:id="6" w:date="2026-09-24T06:40:29Z"/>
                  </w:sdtContent>
                </w:sdt>
              </w:ins>
              <w:sdt>
                <w:sdtPr>
                  <w:id w:val="-1344085092"/>
                  <w:tag w:val="goog_rdk_346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CreateModelInteraction.builder()</w:delText>
                      </w:r>
                    </w:del>
                  </w:ins>
                </w:sdtContent>
              </w:sdt>
              <w:ins w:author="Rossi Rossi" w:id="69" w:date="2026-09-22T06:56:59Z">
                <w:del w:author="udhaya kumar" w:id="6" w:date="2026-09-24T06:40:29Z"/>
              </w:ins>
            </w:sdtContent>
          </w:sdt>
        </w:p>
      </w:sdtContent>
    </w:sdt>
    <w:sdt>
      <w:sdtPr>
        <w:id w:val="2118433459"/>
        <w:tag w:val="goog_rdk_3474"/>
      </w:sdtPr>
      <w:sdtContent>
        <w:p w:rsidR="00000000" w:rsidDel="00000000" w:rsidP="00000000" w:rsidRDefault="00000000" w:rsidRPr="00000000" w14:paraId="0000033E">
          <w:pPr>
            <w:numPr>
              <w:ilvl w:val="1"/>
              <w:numId w:val="5"/>
            </w:numPr>
            <w:ind w:left="502" w:hanging="360"/>
            <w:rPr>
              <w:ins w:author="Rossi Rossi" w:id="69" w:date="2026-09-22T06:56:59Z"/>
              <w:del w:author="udhaya kumar" w:id="6" w:date="2026-09-24T06:40:29Z"/>
            </w:rPr>
          </w:pPr>
          <w:sdt>
            <w:sdtPr>
              <w:id w:val="1101162092"/>
              <w:tag w:val="goog_rdk_3471"/>
            </w:sdtPr>
            <w:sdtContent>
              <w:ins w:author="Rossi Rossi" w:id="69" w:date="2026-09-22T06:56:59Z">
                <w:sdt>
                  <w:sdtPr>
                    <w:id w:val="-918341111"/>
                    <w:tag w:val="goog_rdk_3472"/>
                  </w:sdtPr>
                  <w:sdtContent>
                    <w:del w:author="udhaya kumar" w:id="6" w:date="2026-09-24T06:40:29Z"/>
                  </w:sdtContent>
                </w:sdt>
              </w:ins>
              <w:sdt>
                <w:sdtPr>
                  <w:id w:val="-1149129466"/>
                  <w:tag w:val="goog_rdk_347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.model(Model.of("gemini-3.8-flash"))</w:delText>
                      </w:r>
                    </w:del>
                  </w:ins>
                </w:sdtContent>
              </w:sdt>
              <w:ins w:author="Rossi Rossi" w:id="69" w:date="2026-09-22T06:56:59Z">
                <w:del w:author="udhaya kumar" w:id="6" w:date="2026-09-24T06:40:29Z"/>
              </w:ins>
            </w:sdtContent>
          </w:sdt>
        </w:p>
      </w:sdtContent>
    </w:sdt>
    <w:sdt>
      <w:sdtPr>
        <w:id w:val="-993848897"/>
        <w:tag w:val="goog_rdk_3478"/>
      </w:sdtPr>
      <w:sdtContent>
        <w:p w:rsidR="00000000" w:rsidDel="00000000" w:rsidP="00000000" w:rsidRDefault="00000000" w:rsidRPr="00000000" w14:paraId="0000033F">
          <w:pPr>
            <w:numPr>
              <w:ilvl w:val="1"/>
              <w:numId w:val="5"/>
            </w:numPr>
            <w:ind w:left="502" w:hanging="360"/>
            <w:rPr>
              <w:ins w:author="Rossi Rossi" w:id="69" w:date="2026-09-22T06:56:59Z"/>
              <w:del w:author="udhaya kumar" w:id="6" w:date="2026-09-24T06:40:29Z"/>
            </w:rPr>
          </w:pPr>
          <w:sdt>
            <w:sdtPr>
              <w:id w:val="654326446"/>
              <w:tag w:val="goog_rdk_3475"/>
            </w:sdtPr>
            <w:sdtContent>
              <w:ins w:author="Rossi Rossi" w:id="69" w:date="2026-09-22T06:56:59Z">
                <w:sdt>
                  <w:sdtPr>
                    <w:id w:val="-797488121"/>
                    <w:tag w:val="goog_rdk_3476"/>
                  </w:sdtPr>
                  <w:sdtContent>
                    <w:del w:author="udhaya kumar" w:id="6" w:date="2026-09-24T06:40:29Z"/>
                  </w:sdtContent>
                </w:sdt>
              </w:ins>
              <w:sdt>
                <w:sdtPr>
                  <w:id w:val="-762661456"/>
                  <w:tag w:val="goog_rdk_347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69" w:date="2026-09-22T06:56:59Z">
                <w:del w:author="udhaya kumar" w:id="6" w:date="2026-09-24T06:40:29Z"/>
              </w:ins>
            </w:sdtContent>
          </w:sdt>
        </w:p>
      </w:sdtContent>
    </w:sdt>
    <w:sdt>
      <w:sdtPr>
        <w:id w:val="949399495"/>
        <w:tag w:val="goog_rdk_3482"/>
      </w:sdtPr>
      <w:sdtContent>
        <w:p w:rsidR="00000000" w:rsidDel="00000000" w:rsidP="00000000" w:rsidRDefault="00000000" w:rsidRPr="00000000" w14:paraId="00000340">
          <w:pPr>
            <w:numPr>
              <w:ilvl w:val="1"/>
              <w:numId w:val="5"/>
            </w:numPr>
            <w:ind w:left="502" w:hanging="360"/>
            <w:rPr>
              <w:ins w:author="Rossi Rossi" w:id="69" w:date="2026-09-22T06:56:59Z"/>
              <w:del w:author="udhaya kumar" w:id="6" w:date="2026-09-24T06:40:29Z"/>
            </w:rPr>
          </w:pPr>
          <w:sdt>
            <w:sdtPr>
              <w:id w:val="-1130133326"/>
              <w:tag w:val="goog_rdk_3479"/>
            </w:sdtPr>
            <w:sdtContent>
              <w:ins w:author="Rossi Rossi" w:id="69" w:date="2026-09-22T06:56:59Z">
                <w:sdt>
                  <w:sdtPr>
                    <w:id w:val="951416652"/>
                    <w:tag w:val="goog_rdk_3480"/>
                  </w:sdtPr>
                  <w:sdtContent>
                    <w:del w:author="udhaya kumar" w:id="6" w:date="2026-09-24T06:40:29Z"/>
                  </w:sdtContent>
                </w:sdt>
              </w:ins>
              <w:sdt>
                <w:sdtPr>
                  <w:id w:val="1542001778"/>
                  <w:tag w:val="goog_rdk_348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.build();</w:delText>
                      </w:r>
                    </w:del>
                  </w:ins>
                </w:sdtContent>
              </w:sdt>
              <w:ins w:author="Rossi Rossi" w:id="69" w:date="2026-09-22T06:56:59Z">
                <w:del w:author="udhaya kumar" w:id="6" w:date="2026-09-24T06:40:29Z"/>
              </w:ins>
            </w:sdtContent>
          </w:sdt>
        </w:p>
      </w:sdtContent>
    </w:sdt>
    <w:sdt>
      <w:sdtPr>
        <w:id w:val="1221513615"/>
        <w:tag w:val="goog_rdk_3486"/>
      </w:sdtPr>
      <w:sdtContent>
        <w:p w:rsidR="00000000" w:rsidDel="00000000" w:rsidP="00000000" w:rsidRDefault="00000000" w:rsidRPr="00000000" w14:paraId="00000341">
          <w:pPr>
            <w:numPr>
              <w:ilvl w:val="1"/>
              <w:numId w:val="5"/>
            </w:numPr>
            <w:ind w:left="502" w:hanging="360"/>
            <w:rPr>
              <w:ins w:author="Rossi Rossi" w:id="69" w:date="2026-09-22T06:56:59Z"/>
              <w:del w:author="udhaya kumar" w:id="6" w:date="2026-09-24T06:40:29Z"/>
            </w:rPr>
          </w:pPr>
          <w:sdt>
            <w:sdtPr>
              <w:id w:val="-1182473584"/>
              <w:tag w:val="goog_rdk_3483"/>
            </w:sdtPr>
            <w:sdtContent>
              <w:ins w:author="Rossi Rossi" w:id="69" w:date="2026-09-22T06:56:59Z">
                <w:sdt>
                  <w:sdtPr>
                    <w:id w:val="-1870415390"/>
                    <w:tag w:val="goog_rdk_3484"/>
                  </w:sdtPr>
                  <w:sdtContent>
                    <w:del w:author="udhaya kumar" w:id="6" w:date="2026-09-24T06:40:29Z"/>
                  </w:sdtContent>
                </w:sdt>
              </w:ins>
              <w:sdt>
                <w:sdtPr>
                  <w:id w:val="-712101368"/>
                  <w:tag w:val="goog_rdk_348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80416119"/>
        <w:tag w:val="goog_rdk_3490"/>
      </w:sdtPr>
      <w:sdtContent>
        <w:p w:rsidR="00000000" w:rsidDel="00000000" w:rsidP="00000000" w:rsidRDefault="00000000" w:rsidRPr="00000000" w14:paraId="00000342">
          <w:pPr>
            <w:numPr>
              <w:ilvl w:val="1"/>
              <w:numId w:val="5"/>
            </w:numPr>
            <w:ind w:left="502" w:hanging="360"/>
            <w:rPr>
              <w:ins w:author="Rossi Rossi" w:id="69" w:date="2026-09-22T06:56:59Z"/>
              <w:del w:author="udhaya kumar" w:id="6" w:date="2026-09-24T06:40:29Z"/>
            </w:rPr>
          </w:pPr>
          <w:sdt>
            <w:sdtPr>
              <w:id w:val="-295042337"/>
              <w:tag w:val="goog_rdk_3487"/>
            </w:sdtPr>
            <w:sdtContent>
              <w:ins w:author="Rossi Rossi" w:id="69" w:date="2026-09-22T06:56:59Z">
                <w:sdt>
                  <w:sdtPr>
                    <w:id w:val="-784533821"/>
                    <w:tag w:val="goog_rdk_3488"/>
                  </w:sdtPr>
                  <w:sdtContent>
                    <w:del w:author="udhaya kumar" w:id="6" w:date="2026-09-24T06:40:29Z"/>
                  </w:sdtContent>
                </w:sdt>
              </w:ins>
              <w:sdt>
                <w:sdtPr>
                  <w:id w:val="-74281815"/>
                  <w:tag w:val="goog_rdk_348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Interaction interaction =</w:delText>
                      </w:r>
                    </w:del>
                  </w:ins>
                </w:sdtContent>
              </w:sdt>
              <w:ins w:author="Rossi Rossi" w:id="69" w:date="2026-09-22T06:56:59Z">
                <w:del w:author="udhaya kumar" w:id="6" w:date="2026-09-24T06:40:29Z"/>
              </w:ins>
            </w:sdtContent>
          </w:sdt>
        </w:p>
      </w:sdtContent>
    </w:sdt>
    <w:sdt>
      <w:sdtPr>
        <w:id w:val="-714357661"/>
        <w:tag w:val="goog_rdk_3494"/>
      </w:sdtPr>
      <w:sdtContent>
        <w:p w:rsidR="00000000" w:rsidDel="00000000" w:rsidP="00000000" w:rsidRDefault="00000000" w:rsidRPr="00000000" w14:paraId="00000343">
          <w:pPr>
            <w:numPr>
              <w:ilvl w:val="1"/>
              <w:numId w:val="5"/>
            </w:numPr>
            <w:ind w:left="502" w:hanging="360"/>
            <w:rPr>
              <w:ins w:author="Rossi Rossi" w:id="69" w:date="2026-09-22T06:56:59Z"/>
              <w:del w:author="udhaya kumar" w:id="6" w:date="2026-09-24T06:40:29Z"/>
            </w:rPr>
          </w:pPr>
          <w:sdt>
            <w:sdtPr>
              <w:id w:val="62989043"/>
              <w:tag w:val="goog_rdk_3491"/>
            </w:sdtPr>
            <w:sdtContent>
              <w:ins w:author="Rossi Rossi" w:id="69" w:date="2026-09-22T06:56:59Z">
                <w:sdt>
                  <w:sdtPr>
                    <w:id w:val="-1276579927"/>
                    <w:tag w:val="goog_rdk_3492"/>
                  </w:sdtPr>
                  <w:sdtContent>
                    <w:del w:author="udhaya kumar" w:id="6" w:date="2026-09-24T06:40:29Z"/>
                  </w:sdtContent>
                </w:sdt>
              </w:ins>
              <w:sdt>
                <w:sdtPr>
                  <w:id w:val="-1124833155"/>
                  <w:tag w:val="goog_rdk_349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69" w:date="2026-09-22T06:56:59Z">
                <w:del w:author="udhaya kumar" w:id="6" w:date="2026-09-24T06:40:29Z"/>
              </w:ins>
            </w:sdtContent>
          </w:sdt>
        </w:p>
      </w:sdtContent>
    </w:sdt>
    <w:sdt>
      <w:sdtPr>
        <w:id w:val="-1178823284"/>
        <w:tag w:val="goog_rdk_3498"/>
      </w:sdtPr>
      <w:sdtContent>
        <w:p w:rsidR="00000000" w:rsidDel="00000000" w:rsidP="00000000" w:rsidRDefault="00000000" w:rsidRPr="00000000" w14:paraId="00000344">
          <w:pPr>
            <w:numPr>
              <w:ilvl w:val="1"/>
              <w:numId w:val="5"/>
            </w:numPr>
            <w:ind w:left="502" w:hanging="360"/>
            <w:rPr>
              <w:ins w:author="Rossi Rossi" w:id="69" w:date="2026-09-22T06:56:59Z"/>
              <w:del w:author="udhaya kumar" w:id="6" w:date="2026-09-24T06:40:29Z"/>
            </w:rPr>
          </w:pPr>
          <w:sdt>
            <w:sdtPr>
              <w:id w:val="-1785836289"/>
              <w:tag w:val="goog_rdk_3495"/>
            </w:sdtPr>
            <w:sdtContent>
              <w:ins w:author="Rossi Rossi" w:id="69" w:date="2026-09-22T06:56:59Z">
                <w:sdt>
                  <w:sdtPr>
                    <w:id w:val="658136714"/>
                    <w:tag w:val="goog_rdk_3496"/>
                  </w:sdtPr>
                  <w:sdtContent>
                    <w:del w:author="udhaya kumar" w:id="6" w:date="2026-09-24T06:40:29Z"/>
                  </w:sdtContent>
                </w:sdt>
              </w:ins>
              <w:sdt>
                <w:sdtPr>
                  <w:id w:val="-563748003"/>
                  <w:tag w:val="goog_rdk_349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834966120"/>
        <w:tag w:val="goog_rdk_3502"/>
      </w:sdtPr>
      <w:sdtContent>
        <w:p w:rsidR="00000000" w:rsidDel="00000000" w:rsidP="00000000" w:rsidRDefault="00000000" w:rsidRPr="00000000" w14:paraId="00000345">
          <w:pPr>
            <w:numPr>
              <w:ilvl w:val="1"/>
              <w:numId w:val="5"/>
            </w:numPr>
            <w:ind w:left="502" w:hanging="360"/>
            <w:rPr>
              <w:ins w:author="Rossi Rossi" w:id="69" w:date="2026-09-22T06:56:59Z"/>
              <w:del w:author="udhaya kumar" w:id="6" w:date="2026-09-24T06:40:29Z"/>
            </w:rPr>
          </w:pPr>
          <w:sdt>
            <w:sdtPr>
              <w:id w:val="-1440902783"/>
              <w:tag w:val="goog_rdk_3499"/>
            </w:sdtPr>
            <w:sdtContent>
              <w:ins w:author="Rossi Rossi" w:id="69" w:date="2026-09-22T06:56:59Z">
                <w:sdt>
                  <w:sdtPr>
                    <w:id w:val="156107516"/>
                    <w:tag w:val="goog_rdk_3500"/>
                  </w:sdtPr>
                  <w:sdtContent>
                    <w:del w:author="udhaya kumar" w:id="6" w:date="2026-09-24T06:40:29Z"/>
                  </w:sdtContent>
                </w:sdt>
              </w:ins>
              <w:sdt>
                <w:sdtPr>
                  <w:id w:val="144707367"/>
                  <w:tag w:val="goog_rdk_350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69" w:date="2026-09-22T06:56:59Z">
                <w:del w:author="udhaya kumar" w:id="6" w:date="2026-09-24T06:40:29Z"/>
              </w:ins>
            </w:sdtContent>
          </w:sdt>
        </w:p>
      </w:sdtContent>
    </w:sdt>
    <w:sdt>
      <w:sdtPr>
        <w:id w:val="574124066"/>
        <w:tag w:val="goog_rdk_3506"/>
      </w:sdtPr>
      <w:sdtContent>
        <w:p w:rsidR="00000000" w:rsidDel="00000000" w:rsidP="00000000" w:rsidRDefault="00000000" w:rsidRPr="00000000" w14:paraId="00000346">
          <w:pPr>
            <w:numPr>
              <w:ilvl w:val="1"/>
              <w:numId w:val="5"/>
            </w:numPr>
            <w:ind w:left="502" w:hanging="360"/>
            <w:rPr>
              <w:ins w:author="Rossi Rossi" w:id="69" w:date="2026-09-22T06:56:59Z"/>
              <w:del w:author="udhaya kumar" w:id="6" w:date="2026-09-24T06:40:29Z"/>
            </w:rPr>
          </w:pPr>
          <w:sdt>
            <w:sdtPr>
              <w:id w:val="-512142774"/>
              <w:tag w:val="goog_rdk_3503"/>
            </w:sdtPr>
            <w:sdtContent>
              <w:ins w:author="Rossi Rossi" w:id="69" w:date="2026-09-22T06:56:59Z">
                <w:sdt>
                  <w:sdtPr>
                    <w:id w:val="713796021"/>
                    <w:tag w:val="goog_rdk_3504"/>
                  </w:sdtPr>
                  <w:sdtContent>
                    <w:del w:author="udhaya kumar" w:id="6" w:date="2026-09-24T06:40:29Z"/>
                  </w:sdtContent>
                </w:sdt>
              </w:ins>
              <w:sdt>
                <w:sdtPr>
                  <w:id w:val="-1048509302"/>
                  <w:tag w:val="goog_rdk_350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978617122"/>
        <w:tag w:val="goog_rdk_3510"/>
      </w:sdtPr>
      <w:sdtContent>
        <w:p w:rsidR="00000000" w:rsidDel="00000000" w:rsidP="00000000" w:rsidRDefault="00000000" w:rsidRPr="00000000" w14:paraId="00000347">
          <w:pPr>
            <w:numPr>
              <w:ilvl w:val="1"/>
              <w:numId w:val="5"/>
            </w:numPr>
            <w:ind w:left="502" w:hanging="360"/>
            <w:rPr>
              <w:ins w:author="Rossi Rossi" w:id="69" w:date="2026-09-22T06:56:59Z"/>
              <w:del w:author="udhaya kumar" w:id="6" w:date="2026-09-24T06:40:29Z"/>
            </w:rPr>
          </w:pPr>
          <w:sdt>
            <w:sdtPr>
              <w:id w:val="1329334366"/>
              <w:tag w:val="goog_rdk_3507"/>
            </w:sdtPr>
            <w:sdtContent>
              <w:ins w:author="Rossi Rossi" w:id="69" w:date="2026-09-22T06:56:59Z">
                <w:sdt>
                  <w:sdtPr>
                    <w:id w:val="452754619"/>
                    <w:tag w:val="goog_rdk_3508"/>
                  </w:sdtPr>
                  <w:sdtContent>
                    <w:del w:author="udhaya kumar" w:id="6" w:date="2026-09-24T06:40:29Z"/>
                  </w:sdtContent>
                </w:sdt>
              </w:ins>
              <w:sdt>
                <w:sdtPr>
                  <w:id w:val="471275519"/>
                  <w:tag w:val="goog_rdk_350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REST</w:delText>
                      </w:r>
                    </w:del>
                  </w:ins>
                </w:sdtContent>
              </w:sdt>
              <w:ins w:author="Rossi Rossi" w:id="69" w:date="2026-09-22T06:56:59Z">
                <w:del w:author="udhaya kumar" w:id="6" w:date="2026-09-24T06:40:29Z"/>
              </w:ins>
            </w:sdtContent>
          </w:sdt>
        </w:p>
      </w:sdtContent>
    </w:sdt>
    <w:sdt>
      <w:sdtPr>
        <w:id w:val="-1957965639"/>
        <w:tag w:val="goog_rdk_3514"/>
      </w:sdtPr>
      <w:sdtContent>
        <w:p w:rsidR="00000000" w:rsidDel="00000000" w:rsidP="00000000" w:rsidRDefault="00000000" w:rsidRPr="00000000" w14:paraId="00000348">
          <w:pPr>
            <w:numPr>
              <w:ilvl w:val="1"/>
              <w:numId w:val="5"/>
            </w:numPr>
            <w:ind w:left="502" w:hanging="360"/>
            <w:rPr>
              <w:ins w:author="Rossi Rossi" w:id="69" w:date="2026-09-22T06:56:59Z"/>
              <w:del w:author="udhaya kumar" w:id="6" w:date="2026-09-24T06:40:29Z"/>
            </w:rPr>
          </w:pPr>
          <w:sdt>
            <w:sdtPr>
              <w:id w:val="-461818108"/>
              <w:tag w:val="goog_rdk_3511"/>
            </w:sdtPr>
            <w:sdtContent>
              <w:ins w:author="Rossi Rossi" w:id="69" w:date="2026-09-22T06:56:59Z">
                <w:sdt>
                  <w:sdtPr>
                    <w:id w:val="-792188675"/>
                    <w:tag w:val="goog_rdk_3512"/>
                  </w:sdtPr>
                  <w:sdtContent>
                    <w:del w:author="udhaya kumar" w:id="6" w:date="2026-09-24T06:40:29Z"/>
                  </w:sdtContent>
                </w:sdt>
              </w:ins>
              <w:sdt>
                <w:sdtPr>
                  <w:id w:val="-1780245920"/>
                  <w:tag w:val="goog_rdk_351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45545228"/>
        <w:tag w:val="goog_rdk_3518"/>
      </w:sdtPr>
      <w:sdtContent>
        <w:p w:rsidR="00000000" w:rsidDel="00000000" w:rsidP="00000000" w:rsidRDefault="00000000" w:rsidRPr="00000000" w14:paraId="00000349">
          <w:pPr>
            <w:numPr>
              <w:ilvl w:val="1"/>
              <w:numId w:val="5"/>
            </w:numPr>
            <w:ind w:left="502" w:hanging="360"/>
            <w:rPr>
              <w:ins w:author="Rossi Rossi" w:id="69" w:date="2026-09-22T06:56:59Z"/>
              <w:del w:author="udhaya kumar" w:id="6" w:date="2026-09-24T06:40:29Z"/>
            </w:rPr>
          </w:pPr>
          <w:sdt>
            <w:sdtPr>
              <w:id w:val="2120839908"/>
              <w:tag w:val="goog_rdk_3515"/>
            </w:sdtPr>
            <w:sdtContent>
              <w:ins w:author="Rossi Rossi" w:id="69" w:date="2026-09-22T06:56:59Z">
                <w:sdt>
                  <w:sdtPr>
                    <w:id w:val="-644570471"/>
                    <w:tag w:val="goog_rdk_3516"/>
                  </w:sdtPr>
                  <w:sdtContent>
                    <w:del w:author="udhaya kumar" w:id="6" w:date="2026-09-24T06:40:29Z"/>
                  </w:sdtContent>
                </w:sdt>
              </w:ins>
              <w:sdt>
                <w:sdtPr>
                  <w:id w:val="-581708010"/>
                  <w:tag w:val="goog_rdk_351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69" w:date="2026-09-22T06:56:59Z">
                <w:del w:author="udhaya kumar" w:id="6" w:date="2026-09-24T06:40:29Z"/>
              </w:ins>
            </w:sdtContent>
          </w:sdt>
        </w:p>
      </w:sdtContent>
    </w:sdt>
    <w:sdt>
      <w:sdtPr>
        <w:id w:val="-804438674"/>
        <w:tag w:val="goog_rdk_3522"/>
      </w:sdtPr>
      <w:sdtContent>
        <w:p w:rsidR="00000000" w:rsidDel="00000000" w:rsidP="00000000" w:rsidRDefault="00000000" w:rsidRPr="00000000" w14:paraId="0000034A">
          <w:pPr>
            <w:numPr>
              <w:ilvl w:val="1"/>
              <w:numId w:val="5"/>
            </w:numPr>
            <w:ind w:left="502" w:hanging="360"/>
            <w:rPr>
              <w:ins w:author="Rossi Rossi" w:id="69" w:date="2026-09-22T06:56:59Z"/>
              <w:del w:author="udhaya kumar" w:id="6" w:date="2026-09-24T06:40:29Z"/>
            </w:rPr>
          </w:pPr>
          <w:sdt>
            <w:sdtPr>
              <w:id w:val="-561926956"/>
              <w:tag w:val="goog_rdk_3519"/>
            </w:sdtPr>
            <w:sdtContent>
              <w:ins w:author="Rossi Rossi" w:id="69" w:date="2026-09-22T06:56:59Z">
                <w:sdt>
                  <w:sdtPr>
                    <w:id w:val="1366988214"/>
                    <w:tag w:val="goog_rdk_3520"/>
                  </w:sdtPr>
                  <w:sdtContent>
                    <w:del w:author="udhaya kumar" w:id="6" w:date="2026-09-24T06:40:29Z"/>
                  </w:sdtContent>
                </w:sdt>
              </w:ins>
              <w:sdt>
                <w:sdtPr>
                  <w:id w:val="149895000"/>
                  <w:tag w:val="goog_rdk_352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-H 'Content-Type: application/json' \</w:delText>
                      </w:r>
                    </w:del>
                  </w:ins>
                </w:sdtContent>
              </w:sdt>
              <w:ins w:author="Rossi Rossi" w:id="69" w:date="2026-09-22T06:56:59Z">
                <w:del w:author="udhaya kumar" w:id="6" w:date="2026-09-24T06:40:29Z"/>
              </w:ins>
            </w:sdtContent>
          </w:sdt>
        </w:p>
      </w:sdtContent>
    </w:sdt>
    <w:sdt>
      <w:sdtPr>
        <w:id w:val="-500923875"/>
        <w:tag w:val="goog_rdk_3526"/>
      </w:sdtPr>
      <w:sdtContent>
        <w:p w:rsidR="00000000" w:rsidDel="00000000" w:rsidP="00000000" w:rsidRDefault="00000000" w:rsidRPr="00000000" w14:paraId="0000034B">
          <w:pPr>
            <w:numPr>
              <w:ilvl w:val="1"/>
              <w:numId w:val="5"/>
            </w:numPr>
            <w:ind w:left="502" w:hanging="360"/>
            <w:rPr>
              <w:ins w:author="Rossi Rossi" w:id="69" w:date="2026-09-22T06:56:59Z"/>
              <w:del w:author="udhaya kumar" w:id="6" w:date="2026-09-24T06:40:29Z"/>
            </w:rPr>
          </w:pPr>
          <w:sdt>
            <w:sdtPr>
              <w:id w:val="-203019634"/>
              <w:tag w:val="goog_rdk_3523"/>
            </w:sdtPr>
            <w:sdtContent>
              <w:ins w:author="Rossi Rossi" w:id="69" w:date="2026-09-22T06:56:59Z">
                <w:sdt>
                  <w:sdtPr>
                    <w:id w:val="627232902"/>
                    <w:tag w:val="goog_rdk_3524"/>
                  </w:sdtPr>
                  <w:sdtContent>
                    <w:del w:author="udhaya kumar" w:id="6" w:date="2026-09-24T06:40:29Z"/>
                  </w:sdtContent>
                </w:sdt>
              </w:ins>
              <w:sdt>
                <w:sdtPr>
                  <w:id w:val="-297421066"/>
                  <w:tag w:val="goog_rdk_352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-H "x-goog-api-key: YOUR_API_KEY" \</w:delText>
                      </w:r>
                    </w:del>
                  </w:ins>
                </w:sdtContent>
              </w:sdt>
              <w:ins w:author="Rossi Rossi" w:id="69" w:date="2026-09-22T06:56:59Z">
                <w:del w:author="udhaya kumar" w:id="6" w:date="2026-09-24T06:40:29Z"/>
              </w:ins>
            </w:sdtContent>
          </w:sdt>
        </w:p>
      </w:sdtContent>
    </w:sdt>
    <w:sdt>
      <w:sdtPr>
        <w:id w:val="1713849886"/>
        <w:tag w:val="goog_rdk_3530"/>
      </w:sdtPr>
      <w:sdtContent>
        <w:p w:rsidR="00000000" w:rsidDel="00000000" w:rsidP="00000000" w:rsidRDefault="00000000" w:rsidRPr="00000000" w14:paraId="0000034C">
          <w:pPr>
            <w:numPr>
              <w:ilvl w:val="1"/>
              <w:numId w:val="5"/>
            </w:numPr>
            <w:ind w:left="502" w:hanging="360"/>
            <w:rPr>
              <w:ins w:author="Rossi Rossi" w:id="69" w:date="2026-09-22T06:56:59Z"/>
              <w:del w:author="udhaya kumar" w:id="6" w:date="2026-09-24T06:40:29Z"/>
            </w:rPr>
          </w:pPr>
          <w:sdt>
            <w:sdtPr>
              <w:id w:val="1392367902"/>
              <w:tag w:val="goog_rdk_3527"/>
            </w:sdtPr>
            <w:sdtContent>
              <w:ins w:author="Rossi Rossi" w:id="69" w:date="2026-09-22T06:56:59Z">
                <w:sdt>
                  <w:sdtPr>
                    <w:id w:val="1546596743"/>
                    <w:tag w:val="goog_rdk_3528"/>
                  </w:sdtPr>
                  <w:sdtContent>
                    <w:del w:author="udhaya kumar" w:id="6" w:date="2026-09-24T06:40:29Z"/>
                  </w:sdtContent>
                </w:sdt>
              </w:ins>
              <w:sdt>
                <w:sdtPr>
                  <w:id w:val="-847112341"/>
                  <w:tag w:val="goog_rdk_352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-X POST \</w:delText>
                      </w:r>
                    </w:del>
                  </w:ins>
                </w:sdtContent>
              </w:sdt>
              <w:ins w:author="Rossi Rossi" w:id="69" w:date="2026-09-22T06:56:59Z">
                <w:del w:author="udhaya kumar" w:id="6" w:date="2026-09-24T06:40:29Z"/>
              </w:ins>
            </w:sdtContent>
          </w:sdt>
        </w:p>
      </w:sdtContent>
    </w:sdt>
    <w:sdt>
      <w:sdtPr>
        <w:id w:val="940693403"/>
        <w:tag w:val="goog_rdk_3534"/>
      </w:sdtPr>
      <w:sdtContent>
        <w:p w:rsidR="00000000" w:rsidDel="00000000" w:rsidP="00000000" w:rsidRDefault="00000000" w:rsidRPr="00000000" w14:paraId="0000034D">
          <w:pPr>
            <w:numPr>
              <w:ilvl w:val="1"/>
              <w:numId w:val="5"/>
            </w:numPr>
            <w:ind w:left="502" w:hanging="360"/>
            <w:rPr>
              <w:ins w:author="Rossi Rossi" w:id="69" w:date="2026-09-22T06:56:59Z"/>
              <w:del w:author="udhaya kumar" w:id="6" w:date="2026-09-24T06:40:29Z"/>
            </w:rPr>
          </w:pPr>
          <w:sdt>
            <w:sdtPr>
              <w:id w:val="-2004163106"/>
              <w:tag w:val="goog_rdk_3531"/>
            </w:sdtPr>
            <w:sdtContent>
              <w:ins w:author="Rossi Rossi" w:id="69" w:date="2026-09-22T06:56:59Z">
                <w:sdt>
                  <w:sdtPr>
                    <w:id w:val="-162798743"/>
                    <w:tag w:val="goog_rdk_3532"/>
                  </w:sdtPr>
                  <w:sdtContent>
                    <w:del w:author="udhaya kumar" w:id="6" w:date="2026-09-24T06:40:29Z"/>
                  </w:sdtContent>
                </w:sdt>
              </w:ins>
              <w:sdt>
                <w:sdtPr>
                  <w:id w:val="-655917346"/>
                  <w:tag w:val="goog_rdk_353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-d '{</w:delText>
                      </w:r>
                    </w:del>
                  </w:ins>
                </w:sdtContent>
              </w:sdt>
              <w:ins w:author="Rossi Rossi" w:id="69" w:date="2026-09-22T06:56:59Z">
                <w:del w:author="udhaya kumar" w:id="6" w:date="2026-09-24T06:40:29Z"/>
              </w:ins>
            </w:sdtContent>
          </w:sdt>
        </w:p>
      </w:sdtContent>
    </w:sdt>
    <w:sdt>
      <w:sdtPr>
        <w:id w:val="-1189779902"/>
        <w:tag w:val="goog_rdk_3538"/>
      </w:sdtPr>
      <w:sdtContent>
        <w:p w:rsidR="00000000" w:rsidDel="00000000" w:rsidP="00000000" w:rsidRDefault="00000000" w:rsidRPr="00000000" w14:paraId="0000034E">
          <w:pPr>
            <w:numPr>
              <w:ilvl w:val="1"/>
              <w:numId w:val="5"/>
            </w:numPr>
            <w:ind w:left="502" w:hanging="360"/>
            <w:rPr>
              <w:ins w:author="Rossi Rossi" w:id="69" w:date="2026-09-22T06:56:59Z"/>
              <w:del w:author="udhaya kumar" w:id="6" w:date="2026-09-24T06:40:29Z"/>
            </w:rPr>
          </w:pPr>
          <w:sdt>
            <w:sdtPr>
              <w:id w:val="408537706"/>
              <w:tag w:val="goog_rdk_3535"/>
            </w:sdtPr>
            <w:sdtContent>
              <w:ins w:author="Rossi Rossi" w:id="69" w:date="2026-09-22T06:56:59Z">
                <w:sdt>
                  <w:sdtPr>
                    <w:id w:val="-429131476"/>
                    <w:tag w:val="goog_rdk_3536"/>
                  </w:sdtPr>
                  <w:sdtContent>
                    <w:del w:author="udhaya kumar" w:id="6" w:date="2026-09-24T06:40:29Z"/>
                  </w:sdtContent>
                </w:sdt>
              </w:ins>
              <w:sdt>
                <w:sdtPr>
                  <w:id w:val="1488087759"/>
                  <w:tag w:val="goog_rdk_353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"model": "gemini-3.8-flash",</w:delText>
                      </w:r>
                    </w:del>
                  </w:ins>
                </w:sdtContent>
              </w:sdt>
              <w:ins w:author="Rossi Rossi" w:id="69" w:date="2026-09-22T06:56:59Z">
                <w:del w:author="udhaya kumar" w:id="6" w:date="2026-09-24T06:40:29Z"/>
              </w:ins>
            </w:sdtContent>
          </w:sdt>
        </w:p>
      </w:sdtContent>
    </w:sdt>
    <w:sdt>
      <w:sdtPr>
        <w:id w:val="1545250567"/>
        <w:tag w:val="goog_rdk_3542"/>
      </w:sdtPr>
      <w:sdtContent>
        <w:p w:rsidR="00000000" w:rsidDel="00000000" w:rsidP="00000000" w:rsidRDefault="00000000" w:rsidRPr="00000000" w14:paraId="0000034F">
          <w:pPr>
            <w:numPr>
              <w:ilvl w:val="1"/>
              <w:numId w:val="5"/>
            </w:numPr>
            <w:ind w:left="502" w:hanging="360"/>
            <w:rPr>
              <w:ins w:author="Rossi Rossi" w:id="69" w:date="2026-09-22T06:56:59Z"/>
              <w:del w:author="udhaya kumar" w:id="6" w:date="2026-09-24T06:40:29Z"/>
            </w:rPr>
          </w:pPr>
          <w:sdt>
            <w:sdtPr>
              <w:id w:val="-1903151882"/>
              <w:tag w:val="goog_rdk_3539"/>
            </w:sdtPr>
            <w:sdtContent>
              <w:ins w:author="Rossi Rossi" w:id="69" w:date="2026-09-22T06:56:59Z">
                <w:sdt>
                  <w:sdtPr>
                    <w:id w:val="1149677557"/>
                    <w:tag w:val="goog_rdk_3540"/>
                  </w:sdtPr>
                  <w:sdtContent>
                    <w:del w:author="udhaya kumar" w:id="6" w:date="2026-09-24T06:40:29Z"/>
                  </w:sdtContent>
                </w:sdt>
              </w:ins>
              <w:sdt>
                <w:sdtPr>
                  <w:id w:val="1376856109"/>
                  <w:tag w:val="goog_rdk_354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69" w:date="2026-09-22T06:56:59Z">
                <w:del w:author="udhaya kumar" w:id="6" w:date="2026-09-24T06:40:29Z"/>
              </w:ins>
            </w:sdtContent>
          </w:sdt>
        </w:p>
      </w:sdtContent>
    </w:sdt>
    <w:sdt>
      <w:sdtPr>
        <w:id w:val="731051352"/>
        <w:tag w:val="goog_rdk_3546"/>
      </w:sdtPr>
      <w:sdtContent>
        <w:p w:rsidR="00000000" w:rsidDel="00000000" w:rsidP="00000000" w:rsidRDefault="00000000" w:rsidRPr="00000000" w14:paraId="00000350">
          <w:pPr>
            <w:numPr>
              <w:ilvl w:val="1"/>
              <w:numId w:val="5"/>
            </w:numPr>
            <w:ind w:left="502" w:hanging="360"/>
            <w:rPr>
              <w:ins w:author="Rossi Rossi" w:id="69" w:date="2026-09-22T06:56:59Z"/>
              <w:del w:author="udhaya kumar" w:id="6" w:date="2026-09-24T06:40:29Z"/>
            </w:rPr>
          </w:pPr>
          <w:sdt>
            <w:sdtPr>
              <w:id w:val="-1540784776"/>
              <w:tag w:val="goog_rdk_3543"/>
            </w:sdtPr>
            <w:sdtContent>
              <w:ins w:author="Rossi Rossi" w:id="69" w:date="2026-09-22T06:56:59Z">
                <w:sdt>
                  <w:sdtPr>
                    <w:id w:val="-35068649"/>
                    <w:tag w:val="goog_rdk_3544"/>
                  </w:sdtPr>
                  <w:sdtContent>
                    <w:del w:author="udhaya kumar" w:id="6" w:date="2026-09-24T06:40:29Z"/>
                  </w:sdtContent>
                </w:sdt>
              </w:ins>
              <w:sdt>
                <w:sdtPr>
                  <w:id w:val="-579848908"/>
                  <w:tag w:val="goog_rdk_354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delText>
                      </w:r>
                    </w:del>
                  </w:ins>
                </w:sdtContent>
              </w:sdt>
              <w:ins w:author="Rossi Rossi" w:id="69" w:date="2026-09-22T06:56:59Z">
                <w:del w:author="udhaya kumar" w:id="6" w:date="2026-09-24T06:40:29Z"/>
              </w:ins>
            </w:sdtContent>
          </w:sdt>
        </w:p>
      </w:sdtContent>
    </w:sdt>
    <w:sdt>
      <w:sdtPr>
        <w:id w:val="-96257517"/>
        <w:tag w:val="goog_rdk_3550"/>
      </w:sdtPr>
      <w:sdtContent>
        <w:p w:rsidR="00000000" w:rsidDel="00000000" w:rsidP="00000000" w:rsidRDefault="00000000" w:rsidRPr="00000000" w14:paraId="00000351">
          <w:pPr>
            <w:numPr>
              <w:ilvl w:val="1"/>
              <w:numId w:val="5"/>
            </w:numPr>
            <w:ind w:left="502" w:hanging="360"/>
            <w:rPr>
              <w:ins w:author="Rossi Rossi" w:id="69" w:date="2026-09-22T06:56:59Z"/>
              <w:del w:author="udhaya kumar" w:id="6" w:date="2026-09-24T06:40:29Z"/>
            </w:rPr>
          </w:pPr>
          <w:sdt>
            <w:sdtPr>
              <w:id w:val="1300139667"/>
              <w:tag w:val="goog_rdk_3547"/>
            </w:sdtPr>
            <w:sdtContent>
              <w:ins w:author="Rossi Rossi" w:id="69" w:date="2026-09-22T06:56:59Z">
                <w:sdt>
                  <w:sdtPr>
                    <w:id w:val="1318620768"/>
                    <w:tag w:val="goog_rdk_3548"/>
                  </w:sdtPr>
                  <w:sdtContent>
                    <w:del w:author="udhaya kumar" w:id="6" w:date="2026-09-24T06:40:29Z"/>
                  </w:sdtContent>
                </w:sdt>
              </w:ins>
              <w:sdt>
                <w:sdtPr>
                  <w:id w:val="1533756249"/>
                  <w:tag w:val="goog_rdk_354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44459865"/>
        <w:tag w:val="goog_rdk_3554"/>
      </w:sdtPr>
      <w:sdtContent>
        <w:p w:rsidR="00000000" w:rsidDel="00000000" w:rsidP="00000000" w:rsidRDefault="00000000" w:rsidRPr="00000000" w14:paraId="00000352">
          <w:pPr>
            <w:numPr>
              <w:ilvl w:val="1"/>
              <w:numId w:val="5"/>
            </w:numPr>
            <w:ind w:left="502" w:hanging="360"/>
            <w:rPr>
              <w:ins w:author="Rossi Rossi" w:id="69" w:date="2026-09-22T06:56:59Z"/>
              <w:del w:author="udhaya kumar" w:id="6" w:date="2026-09-24T06:40:29Z"/>
            </w:rPr>
          </w:pPr>
          <w:sdt>
            <w:sdtPr>
              <w:id w:val="-1022135550"/>
              <w:tag w:val="goog_rdk_3551"/>
            </w:sdtPr>
            <w:sdtContent>
              <w:ins w:author="Rossi Rossi" w:id="69" w:date="2026-09-22T06:56:59Z">
                <w:sdt>
                  <w:sdtPr>
                    <w:id w:val="1906195444"/>
                    <w:tag w:val="goog_rdk_3552"/>
                  </w:sdtPr>
                  <w:sdtContent>
                    <w:del w:author="udhaya kumar" w:id="6" w:date="2026-09-24T06:40:29Z"/>
                  </w:sdtContent>
                </w:sdt>
              </w:ins>
              <w:sdt>
                <w:sdtPr>
                  <w:id w:val="-1030506046"/>
                  <w:tag w:val="goog_rdk_355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Security and secret management</w:delText>
                      </w:r>
                    </w:del>
                  </w:ins>
                </w:sdtContent>
              </w:sdt>
              <w:ins w:author="Rossi Rossi" w:id="69" w:date="2026-09-22T06:56:59Z">
                <w:del w:author="udhaya kumar" w:id="6" w:date="2026-09-24T06:40:29Z"/>
              </w:ins>
            </w:sdtContent>
          </w:sdt>
        </w:p>
      </w:sdtContent>
    </w:sdt>
    <w:sdt>
      <w:sdtPr>
        <w:id w:val="1668128538"/>
        <w:tag w:val="goog_rdk_3558"/>
      </w:sdtPr>
      <w:sdtContent>
        <w:p w:rsidR="00000000" w:rsidDel="00000000" w:rsidP="00000000" w:rsidRDefault="00000000" w:rsidRPr="00000000" w14:paraId="00000353">
          <w:pPr>
            <w:numPr>
              <w:ilvl w:val="1"/>
              <w:numId w:val="5"/>
            </w:numPr>
            <w:ind w:left="502" w:hanging="360"/>
            <w:rPr>
              <w:ins w:author="Rossi Rossi" w:id="69" w:date="2026-09-22T06:56:59Z"/>
              <w:del w:author="udhaya kumar" w:id="6" w:date="2026-09-24T06:40:29Z"/>
            </w:rPr>
          </w:pPr>
          <w:sdt>
            <w:sdtPr>
              <w:id w:val="-2087915740"/>
              <w:tag w:val="goog_rdk_3555"/>
            </w:sdtPr>
            <w:sdtContent>
              <w:ins w:author="Rossi Rossi" w:id="69" w:date="2026-09-22T06:56:59Z">
                <w:sdt>
                  <w:sdtPr>
                    <w:id w:val="1800074228"/>
                    <w:tag w:val="goog_rdk_3556"/>
                  </w:sdtPr>
                  <w:sdtContent>
                    <w:del w:author="udhaya kumar" w:id="6" w:date="2026-09-24T06:40:29Z"/>
                  </w:sdtContent>
                </w:sdt>
              </w:ins>
              <w:sdt>
                <w:sdtPr>
                  <w:id w:val="-1993740702"/>
                  <w:tag w:val="goog_rdk_355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666262993"/>
        <w:tag w:val="goog_rdk_3562"/>
      </w:sdtPr>
      <w:sdtContent>
        <w:p w:rsidR="00000000" w:rsidDel="00000000" w:rsidP="00000000" w:rsidRDefault="00000000" w:rsidRPr="00000000" w14:paraId="00000354">
          <w:pPr>
            <w:numPr>
              <w:ilvl w:val="1"/>
              <w:numId w:val="5"/>
            </w:numPr>
            <w:ind w:left="502" w:hanging="360"/>
            <w:rPr>
              <w:ins w:author="Rossi Rossi" w:id="69" w:date="2026-09-22T06:56:59Z"/>
              <w:del w:author="udhaya kumar" w:id="6" w:date="2026-09-24T06:40:29Z"/>
            </w:rPr>
          </w:pPr>
          <w:sdt>
            <w:sdtPr>
              <w:id w:val="-1343957476"/>
              <w:tag w:val="goog_rdk_3559"/>
            </w:sdtPr>
            <w:sdtContent>
              <w:ins w:author="Rossi Rossi" w:id="69" w:date="2026-09-22T06:56:59Z">
                <w:sdt>
                  <w:sdtPr>
                    <w:id w:val="578745043"/>
                    <w:tag w:val="goog_rdk_3560"/>
                  </w:sdtPr>
                  <w:sdtContent>
                    <w:del w:author="udhaya kumar" w:id="6" w:date="2026-09-24T06:40:29Z"/>
                  </w:sdtContent>
                </w:sdt>
              </w:ins>
              <w:sdt>
                <w:sdtPr>
                  <w:id w:val="-1759610326"/>
                  <w:tag w:val="goog_rdk_356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69" w:date="2026-09-22T06:56:59Z">
                <w:del w:author="udhaya kumar" w:id="6" w:date="2026-09-24T06:40:29Z"/>
              </w:ins>
            </w:sdtContent>
          </w:sdt>
        </w:p>
      </w:sdtContent>
    </w:sdt>
    <w:sdt>
      <w:sdtPr>
        <w:id w:val="-1516633326"/>
        <w:tag w:val="goog_rdk_3566"/>
      </w:sdtPr>
      <w:sdtContent>
        <w:p w:rsidR="00000000" w:rsidDel="00000000" w:rsidP="00000000" w:rsidRDefault="00000000" w:rsidRPr="00000000" w14:paraId="00000355">
          <w:pPr>
            <w:numPr>
              <w:ilvl w:val="1"/>
              <w:numId w:val="5"/>
            </w:numPr>
            <w:ind w:left="502" w:hanging="360"/>
            <w:rPr>
              <w:ins w:author="Rossi Rossi" w:id="69" w:date="2026-09-22T06:56:59Z"/>
              <w:del w:author="udhaya kumar" w:id="6" w:date="2026-09-24T06:40:29Z"/>
            </w:rPr>
          </w:pPr>
          <w:sdt>
            <w:sdtPr>
              <w:id w:val="1660159192"/>
              <w:tag w:val="goog_rdk_3563"/>
            </w:sdtPr>
            <w:sdtContent>
              <w:ins w:author="Rossi Rossi" w:id="69" w:date="2026-09-22T06:56:59Z">
                <w:sdt>
                  <w:sdtPr>
                    <w:id w:val="1083185885"/>
                    <w:tag w:val="goog_rdk_3564"/>
                  </w:sdtPr>
                  <w:sdtContent>
                    <w:del w:author="udhaya kumar" w:id="6" w:date="2026-09-24T06:40:29Z"/>
                  </w:sdtContent>
                </w:sdt>
              </w:ins>
              <w:sdt>
                <w:sdtPr>
                  <w:id w:val="74799509"/>
                  <w:tag w:val="goog_rdk_356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69" w:date="2026-09-22T06:56:59Z">
                <w:del w:author="udhaya kumar" w:id="6" w:date="2026-09-24T06:40:29Z"/>
              </w:ins>
            </w:sdtContent>
          </w:sdt>
        </w:p>
      </w:sdtContent>
    </w:sdt>
    <w:sdt>
      <w:sdtPr>
        <w:id w:val="1550002094"/>
        <w:tag w:val="goog_rdk_3570"/>
      </w:sdtPr>
      <w:sdtContent>
        <w:p w:rsidR="00000000" w:rsidDel="00000000" w:rsidP="00000000" w:rsidRDefault="00000000" w:rsidRPr="00000000" w14:paraId="00000356">
          <w:pPr>
            <w:numPr>
              <w:ilvl w:val="1"/>
              <w:numId w:val="5"/>
            </w:numPr>
            <w:ind w:left="502" w:hanging="360"/>
            <w:rPr>
              <w:ins w:author="Rossi Rossi" w:id="69" w:date="2026-09-22T06:56:59Z"/>
              <w:del w:author="udhaya kumar" w:id="6" w:date="2026-09-24T06:40:29Z"/>
            </w:rPr>
          </w:pPr>
          <w:sdt>
            <w:sdtPr>
              <w:id w:val="427110346"/>
              <w:tag w:val="goog_rdk_3567"/>
            </w:sdtPr>
            <w:sdtContent>
              <w:ins w:author="Rossi Rossi" w:id="69" w:date="2026-09-22T06:56:59Z">
                <w:sdt>
                  <w:sdtPr>
                    <w:id w:val="1660231724"/>
                    <w:tag w:val="goog_rdk_3568"/>
                  </w:sdtPr>
                  <w:sdtContent>
                    <w:del w:author="udhaya kumar" w:id="6" w:date="2026-09-24T06:40:29Z"/>
                  </w:sdtContent>
                </w:sdt>
              </w:ins>
              <w:sdt>
                <w:sdtPr>
                  <w:id w:val="-1464548660"/>
                  <w:tag w:val="goog_rdk_356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resources.</w:delText>
                      </w:r>
                    </w:del>
                  </w:ins>
                </w:sdtContent>
              </w:sdt>
              <w:ins w:author="Rossi Rossi" w:id="69" w:date="2026-09-22T06:56:59Z">
                <w:del w:author="udhaya kumar" w:id="6" w:date="2026-09-24T06:40:29Z"/>
              </w:ins>
            </w:sdtContent>
          </w:sdt>
        </w:p>
      </w:sdtContent>
    </w:sdt>
    <w:sdt>
      <w:sdtPr>
        <w:id w:val="-35775872"/>
        <w:tag w:val="goog_rdk_3574"/>
      </w:sdtPr>
      <w:sdtContent>
        <w:p w:rsidR="00000000" w:rsidDel="00000000" w:rsidP="00000000" w:rsidRDefault="00000000" w:rsidRPr="00000000" w14:paraId="00000357">
          <w:pPr>
            <w:numPr>
              <w:ilvl w:val="1"/>
              <w:numId w:val="5"/>
            </w:numPr>
            <w:ind w:left="502" w:hanging="360"/>
            <w:rPr>
              <w:ins w:author="Rossi Rossi" w:id="69" w:date="2026-09-22T06:56:59Z"/>
              <w:del w:author="udhaya kumar" w:id="6" w:date="2026-09-24T06:40:29Z"/>
            </w:rPr>
          </w:pPr>
          <w:sdt>
            <w:sdtPr>
              <w:id w:val="1778118078"/>
              <w:tag w:val="goog_rdk_3571"/>
            </w:sdtPr>
            <w:sdtContent>
              <w:ins w:author="Rossi Rossi" w:id="69" w:date="2026-09-22T06:56:59Z">
                <w:sdt>
                  <w:sdtPr>
                    <w:id w:val="-91439761"/>
                    <w:tag w:val="goog_rdk_3572"/>
                  </w:sdtPr>
                  <w:sdtContent>
                    <w:del w:author="udhaya kumar" w:id="6" w:date="2026-09-24T06:40:29Z"/>
                  </w:sdtContent>
                </w:sdt>
              </w:ins>
              <w:sdt>
                <w:sdtPr>
                  <w:id w:val="262528349"/>
                  <w:tag w:val="goog_rdk_357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204003161"/>
        <w:tag w:val="goog_rdk_3578"/>
      </w:sdtPr>
      <w:sdtContent>
        <w:p w:rsidR="00000000" w:rsidDel="00000000" w:rsidP="00000000" w:rsidRDefault="00000000" w:rsidRPr="00000000" w14:paraId="00000358">
          <w:pPr>
            <w:numPr>
              <w:ilvl w:val="1"/>
              <w:numId w:val="5"/>
            </w:numPr>
            <w:ind w:left="502" w:hanging="360"/>
            <w:rPr>
              <w:ins w:author="Rossi Rossi" w:id="69" w:date="2026-09-22T06:56:59Z"/>
              <w:del w:author="udhaya kumar" w:id="6" w:date="2026-09-24T06:40:29Z"/>
            </w:rPr>
          </w:pPr>
          <w:sdt>
            <w:sdtPr>
              <w:id w:val="457158191"/>
              <w:tag w:val="goog_rdk_3575"/>
            </w:sdtPr>
            <w:sdtContent>
              <w:ins w:author="Rossi Rossi" w:id="69" w:date="2026-09-22T06:56:59Z">
                <w:sdt>
                  <w:sdtPr>
                    <w:id w:val="-92898248"/>
                    <w:tag w:val="goog_rdk_3576"/>
                  </w:sdtPr>
                  <w:sdtContent>
                    <w:del w:author="udhaya kumar" w:id="6" w:date="2026-09-24T06:40:29Z"/>
                  </w:sdtContent>
                </w:sdt>
              </w:ins>
              <w:sdt>
                <w:sdtPr>
                  <w:id w:val="-661272274"/>
                  <w:tag w:val="goog_rdk_357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Critical security rules</w:delText>
                      </w:r>
                    </w:del>
                  </w:ins>
                </w:sdtContent>
              </w:sdt>
              <w:ins w:author="Rossi Rossi" w:id="69" w:date="2026-09-22T06:56:59Z">
                <w:del w:author="udhaya kumar" w:id="6" w:date="2026-09-24T06:40:29Z"/>
              </w:ins>
            </w:sdtContent>
          </w:sdt>
        </w:p>
      </w:sdtContent>
    </w:sdt>
    <w:sdt>
      <w:sdtPr>
        <w:id w:val="306813957"/>
        <w:tag w:val="goog_rdk_3582"/>
      </w:sdtPr>
      <w:sdtContent>
        <w:p w:rsidR="00000000" w:rsidDel="00000000" w:rsidP="00000000" w:rsidRDefault="00000000" w:rsidRPr="00000000" w14:paraId="00000359">
          <w:pPr>
            <w:numPr>
              <w:ilvl w:val="1"/>
              <w:numId w:val="5"/>
            </w:numPr>
            <w:ind w:left="502" w:hanging="360"/>
            <w:rPr>
              <w:ins w:author="Rossi Rossi" w:id="69" w:date="2026-09-22T06:56:59Z"/>
              <w:del w:author="udhaya kumar" w:id="6" w:date="2026-09-24T06:40:29Z"/>
            </w:rPr>
          </w:pPr>
          <w:sdt>
            <w:sdtPr>
              <w:id w:val="-1261796075"/>
              <w:tag w:val="goog_rdk_3579"/>
            </w:sdtPr>
            <w:sdtContent>
              <w:ins w:author="Rossi Rossi" w:id="69" w:date="2026-09-22T06:56:59Z">
                <w:sdt>
                  <w:sdtPr>
                    <w:id w:val="-130228673"/>
                    <w:tag w:val="goog_rdk_3580"/>
                  </w:sdtPr>
                  <w:sdtContent>
                    <w:del w:author="udhaya kumar" w:id="6" w:date="2026-09-24T06:40:29Z"/>
                  </w:sdtContent>
                </w:sdt>
              </w:ins>
              <w:sdt>
                <w:sdtPr>
                  <w:id w:val="-709255330"/>
                  <w:tag w:val="goog_rdk_358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632712380"/>
        <w:tag w:val="goog_rdk_3586"/>
      </w:sdtPr>
      <w:sdtContent>
        <w:p w:rsidR="00000000" w:rsidDel="00000000" w:rsidP="00000000" w:rsidRDefault="00000000" w:rsidRPr="00000000" w14:paraId="0000035A">
          <w:pPr>
            <w:numPr>
              <w:ilvl w:val="1"/>
              <w:numId w:val="5"/>
            </w:numPr>
            <w:ind w:left="502" w:hanging="360"/>
            <w:rPr>
              <w:ins w:author="Rossi Rossi" w:id="69" w:date="2026-09-22T06:56:59Z"/>
              <w:del w:author="udhaya kumar" w:id="6" w:date="2026-09-24T06:40:29Z"/>
            </w:rPr>
          </w:pPr>
          <w:sdt>
            <w:sdtPr>
              <w:id w:val="2027419912"/>
              <w:tag w:val="goog_rdk_3583"/>
            </w:sdtPr>
            <w:sdtContent>
              <w:ins w:author="Rossi Rossi" w:id="69" w:date="2026-09-22T06:56:59Z">
                <w:sdt>
                  <w:sdtPr>
                    <w:id w:val="684126908"/>
                    <w:tag w:val="goog_rdk_3584"/>
                  </w:sdtPr>
                  <w:sdtContent>
                    <w:del w:author="udhaya kumar" w:id="6" w:date="2026-09-24T06:40:29Z"/>
                  </w:sdtContent>
                </w:sdt>
              </w:ins>
              <w:sdt>
                <w:sdtPr>
                  <w:id w:val="462969048"/>
                  <w:tag w:val="goog_rdk_358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69" w:date="2026-09-22T06:56:59Z">
                <w:del w:author="udhaya kumar" w:id="6" w:date="2026-09-24T06:40:29Z"/>
              </w:ins>
            </w:sdtContent>
          </w:sdt>
        </w:p>
      </w:sdtContent>
    </w:sdt>
    <w:sdt>
      <w:sdtPr>
        <w:id w:val="1546504294"/>
        <w:tag w:val="goog_rdk_3590"/>
      </w:sdtPr>
      <w:sdtContent>
        <w:p w:rsidR="00000000" w:rsidDel="00000000" w:rsidP="00000000" w:rsidRDefault="00000000" w:rsidRPr="00000000" w14:paraId="0000035B">
          <w:pPr>
            <w:numPr>
              <w:ilvl w:val="1"/>
              <w:numId w:val="5"/>
            </w:numPr>
            <w:ind w:left="502" w:hanging="360"/>
            <w:rPr>
              <w:ins w:author="Rossi Rossi" w:id="69" w:date="2026-09-22T06:56:59Z"/>
              <w:del w:author="udhaya kumar" w:id="6" w:date="2026-09-24T06:40:29Z"/>
            </w:rPr>
          </w:pPr>
          <w:sdt>
            <w:sdtPr>
              <w:id w:val="3686653"/>
              <w:tag w:val="goog_rdk_3587"/>
            </w:sdtPr>
            <w:sdtContent>
              <w:ins w:author="Rossi Rossi" w:id="69" w:date="2026-09-22T06:56:59Z">
                <w:sdt>
                  <w:sdtPr>
                    <w:id w:val="1432986341"/>
                    <w:tag w:val="goog_rdk_3588"/>
                  </w:sdtPr>
                  <w:sdtContent>
                    <w:del w:author="udhaya kumar" w:id="6" w:date="2026-09-24T06:40:29Z"/>
                  </w:sdtContent>
                </w:sdt>
              </w:ins>
              <w:sdt>
                <w:sdtPr>
                  <w:id w:val="715770021"/>
                  <w:tag w:val="goog_rdk_358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69" w:date="2026-09-22T06:56:59Z">
                <w:del w:author="udhaya kumar" w:id="6" w:date="2026-09-24T06:40:29Z"/>
              </w:ins>
            </w:sdtContent>
          </w:sdt>
        </w:p>
      </w:sdtContent>
    </w:sdt>
    <w:sdt>
      <w:sdtPr>
        <w:id w:val="-1156526044"/>
        <w:tag w:val="goog_rdk_3594"/>
      </w:sdtPr>
      <w:sdtContent>
        <w:p w:rsidR="00000000" w:rsidDel="00000000" w:rsidP="00000000" w:rsidRDefault="00000000" w:rsidRPr="00000000" w14:paraId="0000035C">
          <w:pPr>
            <w:numPr>
              <w:ilvl w:val="1"/>
              <w:numId w:val="5"/>
            </w:numPr>
            <w:ind w:left="502" w:hanging="360"/>
            <w:rPr>
              <w:ins w:author="Rossi Rossi" w:id="69" w:date="2026-09-22T06:56:59Z"/>
              <w:del w:author="udhaya kumar" w:id="6" w:date="2026-09-24T06:40:29Z"/>
            </w:rPr>
          </w:pPr>
          <w:sdt>
            <w:sdtPr>
              <w:id w:val="-1868523411"/>
              <w:tag w:val="goog_rdk_3591"/>
            </w:sdtPr>
            <w:sdtContent>
              <w:ins w:author="Rossi Rossi" w:id="69" w:date="2026-09-22T06:56:59Z">
                <w:sdt>
                  <w:sdtPr>
                    <w:id w:val="1656702089"/>
                    <w:tag w:val="goog_rdk_3592"/>
                  </w:sdtPr>
                  <w:sdtContent>
                    <w:del w:author="udhaya kumar" w:id="6" w:date="2026-09-24T06:40:29Z"/>
                  </w:sdtContent>
                </w:sdt>
              </w:ins>
              <w:sdt>
                <w:sdtPr>
                  <w:id w:val="972165483"/>
                  <w:tag w:val="goog_rdk_359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031669094"/>
        <w:tag w:val="goog_rdk_3598"/>
      </w:sdtPr>
      <w:sdtContent>
        <w:p w:rsidR="00000000" w:rsidDel="00000000" w:rsidP="00000000" w:rsidRDefault="00000000" w:rsidRPr="00000000" w14:paraId="0000035D">
          <w:pPr>
            <w:numPr>
              <w:ilvl w:val="1"/>
              <w:numId w:val="5"/>
            </w:numPr>
            <w:ind w:left="502" w:hanging="360"/>
            <w:rPr>
              <w:ins w:author="Rossi Rossi" w:id="69" w:date="2026-09-22T06:56:59Z"/>
              <w:del w:author="udhaya kumar" w:id="6" w:date="2026-09-24T06:40:29Z"/>
            </w:rPr>
          </w:pPr>
          <w:sdt>
            <w:sdtPr>
              <w:id w:val="-2060345416"/>
              <w:tag w:val="goog_rdk_3595"/>
            </w:sdtPr>
            <w:sdtContent>
              <w:ins w:author="Rossi Rossi" w:id="69" w:date="2026-09-22T06:56:59Z">
                <w:sdt>
                  <w:sdtPr>
                    <w:id w:val="-1008321496"/>
                    <w:tag w:val="goog_rdk_3596"/>
                  </w:sdtPr>
                  <w:sdtContent>
                    <w:del w:author="udhaya kumar" w:id="6" w:date="2026-09-24T06:40:29Z"/>
                  </w:sdtContent>
                </w:sdt>
              </w:ins>
              <w:sdt>
                <w:sdtPr>
                  <w:id w:val="-1769649617"/>
                  <w:tag w:val="goog_rdk_359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Secret management best practices</w:delText>
                      </w:r>
                    </w:del>
                  </w:ins>
                </w:sdtContent>
              </w:sdt>
              <w:ins w:author="Rossi Rossi" w:id="69" w:date="2026-09-22T06:56:59Z">
                <w:del w:author="udhaya kumar" w:id="6" w:date="2026-09-24T06:40:29Z"/>
              </w:ins>
            </w:sdtContent>
          </w:sdt>
        </w:p>
      </w:sdtContent>
    </w:sdt>
    <w:sdt>
      <w:sdtPr>
        <w:id w:val="-1414569411"/>
        <w:tag w:val="goog_rdk_3602"/>
      </w:sdtPr>
      <w:sdtContent>
        <w:p w:rsidR="00000000" w:rsidDel="00000000" w:rsidP="00000000" w:rsidRDefault="00000000" w:rsidRPr="00000000" w14:paraId="0000035E">
          <w:pPr>
            <w:numPr>
              <w:ilvl w:val="1"/>
              <w:numId w:val="5"/>
            </w:numPr>
            <w:ind w:left="502" w:hanging="360"/>
            <w:rPr>
              <w:ins w:author="Rossi Rossi" w:id="69" w:date="2026-09-22T06:56:59Z"/>
              <w:del w:author="udhaya kumar" w:id="6" w:date="2026-09-24T06:40:29Z"/>
            </w:rPr>
          </w:pPr>
          <w:sdt>
            <w:sdtPr>
              <w:id w:val="1986586723"/>
              <w:tag w:val="goog_rdk_3599"/>
            </w:sdtPr>
            <w:sdtContent>
              <w:ins w:author="Rossi Rossi" w:id="69" w:date="2026-09-22T06:56:59Z">
                <w:sdt>
                  <w:sdtPr>
                    <w:id w:val="2024651234"/>
                    <w:tag w:val="goog_rdk_3600"/>
                  </w:sdtPr>
                  <w:sdtContent>
                    <w:del w:author="udhaya kumar" w:id="6" w:date="2026-09-24T06:40:29Z"/>
                  </w:sdtContent>
                </w:sdt>
              </w:ins>
              <w:sdt>
                <w:sdtPr>
                  <w:id w:val="-472960184"/>
                  <w:tag w:val="goog_rdk_360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15439161"/>
        <w:tag w:val="goog_rdk_3606"/>
      </w:sdtPr>
      <w:sdtContent>
        <w:p w:rsidR="00000000" w:rsidDel="00000000" w:rsidP="00000000" w:rsidRDefault="00000000" w:rsidRPr="00000000" w14:paraId="0000035F">
          <w:pPr>
            <w:numPr>
              <w:ilvl w:val="1"/>
              <w:numId w:val="5"/>
            </w:numPr>
            <w:ind w:left="502" w:hanging="360"/>
            <w:rPr>
              <w:ins w:author="Rossi Rossi" w:id="69" w:date="2026-09-22T06:56:59Z"/>
              <w:del w:author="udhaya kumar" w:id="6" w:date="2026-09-24T06:40:29Z"/>
            </w:rPr>
          </w:pPr>
          <w:sdt>
            <w:sdtPr>
              <w:id w:val="476783998"/>
              <w:tag w:val="goog_rdk_3603"/>
            </w:sdtPr>
            <w:sdtContent>
              <w:ins w:author="Rossi Rossi" w:id="69" w:date="2026-09-22T06:56:59Z">
                <w:sdt>
                  <w:sdtPr>
                    <w:id w:val="1212801285"/>
                    <w:tag w:val="goog_rdk_3604"/>
                  </w:sdtPr>
                  <w:sdtContent>
                    <w:del w:author="udhaya kumar" w:id="6" w:date="2026-09-24T06:40:29Z"/>
                  </w:sdtContent>
                </w:sdt>
              </w:ins>
              <w:sdt>
                <w:sdtPr>
                  <w:id w:val="-1854458987"/>
                  <w:tag w:val="goog_rdk_360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69" w:date="2026-09-22T06:56:59Z">
                <w:del w:author="udhaya kumar" w:id="6" w:date="2026-09-24T06:40:29Z"/>
              </w:ins>
            </w:sdtContent>
          </w:sdt>
        </w:p>
      </w:sdtContent>
    </w:sdt>
    <w:sdt>
      <w:sdtPr>
        <w:id w:val="1899889995"/>
        <w:tag w:val="goog_rdk_3616"/>
      </w:sdtPr>
      <w:sdtContent>
        <w:p w:rsidR="00000000" w:rsidDel="00000000" w:rsidP="00000000" w:rsidRDefault="00000000" w:rsidRPr="00000000" w14:paraId="00000360">
          <w:pPr>
            <w:numPr>
              <w:ilvl w:val="1"/>
              <w:numId w:val="5"/>
            </w:numPr>
            <w:ind w:left="502" w:hanging="360"/>
            <w:rPr>
              <w:ins w:author="Rossi Rossi" w:id="69" w:date="2026-09-22T06:56:59Z"/>
              <w:del w:author="udhaya kumar" w:id="6" w:date="2026-09-24T06:40:29Z"/>
            </w:rPr>
          </w:pPr>
          <w:sdt>
            <w:sdtPr>
              <w:id w:val="2061017096"/>
              <w:tag w:val="goog_rdk_3607"/>
            </w:sdtPr>
            <w:sdtContent>
              <w:ins w:author="Rossi Rossi" w:id="69" w:date="2026-09-22T06:56:59Z">
                <w:sdt>
                  <w:sdtPr>
                    <w:id w:val="1688658550"/>
                    <w:tag w:val="goog_rdk_3608"/>
                  </w:sdtPr>
                  <w:sdtContent>
                    <w:del w:author="udhaya kumar" w:id="6" w:date="2026-09-24T06:40:29Z"/>
                  </w:sdtContent>
                </w:sdt>
              </w:ins>
              <w:sdt>
                <w:sdtPr>
                  <w:id w:val="134282873"/>
                  <w:tag w:val="goog_rdk_360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**Secret Manager** : For production, store your keys in a secure secret store such as [Google Cloud </w:delText>
                      </w:r>
                    </w:del>
                  </w:ins>
                </w:sdtContent>
              </w:sdt>
              <w:ins w:author="Rossi Rossi" w:id="69" w:date="2026-09-22T06:56:59Z">
                <w:del w:author="udhaya kumar" w:id="6" w:date="2026-09-24T06:40:29Z"/>
              </w:ins>
            </w:sdtContent>
          </w:sdt>
          <w:sdt>
            <w:sdtPr>
              <w:id w:val="1070917491"/>
              <w:tag w:val="goog_rdk_3610"/>
            </w:sdtPr>
            <w:sdtContent>
              <w:ins w:author="Santhosh" w:id="100" w:date="2026-09-24T06:45:02Z">
                <w:sdt>
                  <w:sdtPr>
                    <w:id w:val="-428056095"/>
                    <w:tag w:val="goog_rdk_3611"/>
                  </w:sdtPr>
                  <w:sdtContent>
                    <w:del w:author="udhaya kumar" w:id="6" w:date="2026-09-24T06:40:29Z"/>
                  </w:sdtContent>
                </w:sdt>
              </w:ins>
              <w:sdt>
                <w:sdtPr>
                  <w:id w:val="-1068696515"/>
                  <w:tag w:val="goog_rdk_3612"/>
                </w:sdtPr>
                <w:sdtContent>
                  <w:ins w:author="Santhosh" w:id="100" w:date="2026-09-24T06:45:02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6</w:delText>
                      </w:r>
                    </w:del>
                  </w:ins>
                </w:sdtContent>
              </w:sdt>
              <w:ins w:author="Santhosh" w:id="100" w:date="2026-09-24T06:45:02Z">
                <w:del w:author="udhaya kumar" w:id="6" w:date="2026-09-24T06:40:29Z"/>
              </w:ins>
            </w:sdtContent>
          </w:sdt>
          <w:sdt>
            <w:sdtPr>
              <w:id w:val="-1167201926"/>
              <w:tag w:val="goog_rdk_3613"/>
            </w:sdtPr>
            <w:sdtContent>
              <w:ins w:author="Rossi Rossi" w:id="69" w:date="2026-09-22T06:56:59Z">
                <w:sdt>
                  <w:sdtPr>
                    <w:id w:val="-1466116384"/>
                    <w:tag w:val="goog_rdk_3614"/>
                  </w:sdtPr>
                  <w:sdtContent>
                    <w:del w:author="udhaya kumar" w:id="6" w:date="2026-09-24T06:40:29Z"/>
                  </w:sdtContent>
                </w:sdt>
              </w:ins>
              <w:sdt>
                <w:sdtPr>
                  <w:id w:val="991860676"/>
                  <w:tag w:val="goog_rdk_36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Secret Manager](https://cloud.google.com/secret-manager).</w:delText>
                      </w:r>
                    </w:del>
                  </w:ins>
                </w:sdtContent>
              </w:sdt>
              <w:ins w:author="Rossi Rossi" w:id="69" w:date="2026-09-22T06:56:59Z">
                <w:del w:author="udhaya kumar" w:id="6" w:date="2026-09-24T06:40:29Z"/>
              </w:ins>
            </w:sdtContent>
          </w:sdt>
        </w:p>
      </w:sdtContent>
    </w:sdt>
    <w:sdt>
      <w:sdtPr>
        <w:id w:val="-923632854"/>
        <w:tag w:val="goog_rdk_3620"/>
      </w:sdtPr>
      <w:sdtContent>
        <w:p w:rsidR="00000000" w:rsidDel="00000000" w:rsidP="00000000" w:rsidRDefault="00000000" w:rsidRPr="00000000" w14:paraId="00000361">
          <w:pPr>
            <w:numPr>
              <w:ilvl w:val="1"/>
              <w:numId w:val="5"/>
            </w:numPr>
            <w:ind w:left="502" w:hanging="360"/>
            <w:rPr>
              <w:ins w:author="Rossi Rossi" w:id="69" w:date="2026-09-22T06:56:59Z"/>
              <w:del w:author="udhaya kumar" w:id="6" w:date="2026-09-24T06:40:29Z"/>
            </w:rPr>
          </w:pPr>
          <w:sdt>
            <w:sdtPr>
              <w:id w:val="281995001"/>
              <w:tag w:val="goog_rdk_3617"/>
            </w:sdtPr>
            <w:sdtContent>
              <w:ins w:author="Rossi Rossi" w:id="69" w:date="2026-09-22T06:56:59Z">
                <w:sdt>
                  <w:sdtPr>
                    <w:id w:val="626812784"/>
                    <w:tag w:val="goog_rdk_3618"/>
                  </w:sdtPr>
                  <w:sdtContent>
                    <w:del w:author="udhaya kumar" w:id="6" w:date="2026-09-24T06:40:29Z"/>
                  </w:sdtContent>
                </w:sdt>
              </w:ins>
              <w:sdt>
                <w:sdtPr>
                  <w:id w:val="-1974952455"/>
                  <w:tag w:val="goog_rdk_361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**Billing alerts**: Set up billing alerts in the Google Cloud Console to notify you if usage or costs spike.</w:delText>
                      </w:r>
                    </w:del>
                  </w:ins>
                </w:sdtContent>
              </w:sdt>
              <w:ins w:author="Rossi Rossi" w:id="69" w:date="2026-09-22T06:56:59Z">
                <w:del w:author="udhaya kumar" w:id="6" w:date="2026-09-24T06:40:29Z"/>
              </w:ins>
            </w:sdtContent>
          </w:sdt>
        </w:p>
      </w:sdtContent>
    </w:sdt>
    <w:sdt>
      <w:sdtPr>
        <w:id w:val="-109343020"/>
        <w:tag w:val="goog_rdk_3624"/>
      </w:sdtPr>
      <w:sdtContent>
        <w:p w:rsidR="00000000" w:rsidDel="00000000" w:rsidP="00000000" w:rsidRDefault="00000000" w:rsidRPr="00000000" w14:paraId="00000362">
          <w:pPr>
            <w:numPr>
              <w:ilvl w:val="1"/>
              <w:numId w:val="5"/>
            </w:numPr>
            <w:ind w:left="502" w:hanging="360"/>
            <w:rPr>
              <w:ins w:author="Rossi Rossi" w:id="69" w:date="2026-09-22T06:56:59Z"/>
              <w:del w:author="udhaya kumar" w:id="6" w:date="2026-09-24T06:40:29Z"/>
            </w:rPr>
          </w:pPr>
          <w:sdt>
            <w:sdtPr>
              <w:id w:val="1279439780"/>
              <w:tag w:val="goog_rdk_3621"/>
            </w:sdtPr>
            <w:sdtContent>
              <w:ins w:author="Rossi Rossi" w:id="69" w:date="2026-09-22T06:56:59Z">
                <w:sdt>
                  <w:sdtPr>
                    <w:id w:val="-1381069997"/>
                    <w:tag w:val="goog_rdk_3622"/>
                  </w:sdtPr>
                  <w:sdtContent>
                    <w:del w:author="udhaya kumar" w:id="6" w:date="2026-09-24T06:40:29Z"/>
                  </w:sdtContent>
                </w:sdt>
              </w:ins>
              <w:sdt>
                <w:sdtPr>
                  <w:id w:val="333316838"/>
                  <w:tag w:val="goog_rdk_362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403484166"/>
        <w:tag w:val="goog_rdk_3628"/>
      </w:sdtPr>
      <w:sdtContent>
        <w:p w:rsidR="00000000" w:rsidDel="00000000" w:rsidP="00000000" w:rsidRDefault="00000000" w:rsidRPr="00000000" w14:paraId="00000363">
          <w:pPr>
            <w:numPr>
              <w:ilvl w:val="1"/>
              <w:numId w:val="5"/>
            </w:numPr>
            <w:ind w:left="502" w:hanging="360"/>
            <w:rPr>
              <w:ins w:author="Rossi Rossi" w:id="69" w:date="2026-09-22T06:56:59Z"/>
              <w:del w:author="udhaya kumar" w:id="6" w:date="2026-09-24T06:40:29Z"/>
            </w:rPr>
          </w:pPr>
          <w:sdt>
            <w:sdtPr>
              <w:id w:val="-2045052699"/>
              <w:tag w:val="goog_rdk_3625"/>
            </w:sdtPr>
            <w:sdtContent>
              <w:ins w:author="Rossi Rossi" w:id="69" w:date="2026-09-22T06:56:59Z">
                <w:sdt>
                  <w:sdtPr>
                    <w:id w:val="-934285962"/>
                    <w:tag w:val="goog_rdk_3626"/>
                  </w:sdtPr>
                  <w:sdtContent>
                    <w:del w:author="udhaya kumar" w:id="6" w:date="2026-09-24T06:40:29Z"/>
                  </w:sdtContent>
                </w:sdt>
              </w:ins>
              <w:sdt>
                <w:sdtPr>
                  <w:id w:val="-16472255"/>
                  <w:tag w:val="goog_rdk_362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Leak response checklist</w:delText>
                      </w:r>
                    </w:del>
                  </w:ins>
                </w:sdtContent>
              </w:sdt>
              <w:ins w:author="Rossi Rossi" w:id="69" w:date="2026-09-22T06:56:59Z">
                <w:del w:author="udhaya kumar" w:id="6" w:date="2026-09-24T06:40:29Z"/>
              </w:ins>
            </w:sdtContent>
          </w:sdt>
        </w:p>
      </w:sdtContent>
    </w:sdt>
    <w:sdt>
      <w:sdtPr>
        <w:id w:val="-602842951"/>
        <w:tag w:val="goog_rdk_3632"/>
      </w:sdtPr>
      <w:sdtContent>
        <w:p w:rsidR="00000000" w:rsidDel="00000000" w:rsidP="00000000" w:rsidRDefault="00000000" w:rsidRPr="00000000" w14:paraId="00000364">
          <w:pPr>
            <w:numPr>
              <w:ilvl w:val="1"/>
              <w:numId w:val="5"/>
            </w:numPr>
            <w:ind w:left="502" w:hanging="360"/>
            <w:rPr>
              <w:ins w:author="Rossi Rossi" w:id="69" w:date="2026-09-22T06:56:59Z"/>
              <w:del w:author="udhaya kumar" w:id="6" w:date="2026-09-24T06:40:29Z"/>
            </w:rPr>
          </w:pPr>
          <w:sdt>
            <w:sdtPr>
              <w:id w:val="1296149298"/>
              <w:tag w:val="goog_rdk_3629"/>
            </w:sdtPr>
            <w:sdtContent>
              <w:ins w:author="Rossi Rossi" w:id="69" w:date="2026-09-22T06:56:59Z">
                <w:sdt>
                  <w:sdtPr>
                    <w:id w:val="-1039483310"/>
                    <w:tag w:val="goog_rdk_3630"/>
                  </w:sdtPr>
                  <w:sdtContent>
                    <w:del w:author="udhaya kumar" w:id="6" w:date="2026-09-24T06:40:29Z"/>
                  </w:sdtContent>
                </w:sdt>
              </w:ins>
              <w:sdt>
                <w:sdtPr>
                  <w:id w:val="1393065695"/>
                  <w:tag w:val="goog_rdk_363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925977992"/>
        <w:tag w:val="goog_rdk_3636"/>
      </w:sdtPr>
      <w:sdtContent>
        <w:p w:rsidR="00000000" w:rsidDel="00000000" w:rsidP="00000000" w:rsidRDefault="00000000" w:rsidRPr="00000000" w14:paraId="00000365">
          <w:pPr>
            <w:numPr>
              <w:ilvl w:val="1"/>
              <w:numId w:val="5"/>
            </w:numPr>
            <w:ind w:left="502" w:hanging="360"/>
            <w:rPr>
              <w:ins w:author="Rossi Rossi" w:id="69" w:date="2026-09-22T06:56:59Z"/>
              <w:del w:author="udhaya kumar" w:id="6" w:date="2026-09-24T06:40:29Z"/>
            </w:rPr>
          </w:pPr>
          <w:sdt>
            <w:sdtPr>
              <w:id w:val="1630821872"/>
              <w:tag w:val="goog_rdk_3633"/>
            </w:sdtPr>
            <w:sdtContent>
              <w:ins w:author="Rossi Rossi" w:id="69" w:date="2026-09-22T06:56:59Z">
                <w:sdt>
                  <w:sdtPr>
                    <w:id w:val="477627869"/>
                    <w:tag w:val="goog_rdk_3634"/>
                  </w:sdtPr>
                  <w:sdtContent>
                    <w:del w:author="udhaya kumar" w:id="6" w:date="2026-09-24T06:40:29Z"/>
                  </w:sdtContent>
                </w:sdt>
              </w:ins>
              <w:sdt>
                <w:sdtPr>
                  <w:id w:val="-230217736"/>
                  <w:tag w:val="goog_rdk_363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you suspect your API key has been leaked:</w:delText>
                      </w:r>
                    </w:del>
                  </w:ins>
                </w:sdtContent>
              </w:sdt>
              <w:ins w:author="Rossi Rossi" w:id="69" w:date="2026-09-22T06:56:59Z">
                <w:del w:author="udhaya kumar" w:id="6" w:date="2026-09-24T06:40:29Z"/>
              </w:ins>
            </w:sdtContent>
          </w:sdt>
        </w:p>
      </w:sdtContent>
    </w:sdt>
    <w:sdt>
      <w:sdtPr>
        <w:id w:val="-461919072"/>
        <w:tag w:val="goog_rdk_3640"/>
      </w:sdtPr>
      <w:sdtContent>
        <w:p w:rsidR="00000000" w:rsidDel="00000000" w:rsidP="00000000" w:rsidRDefault="00000000" w:rsidRPr="00000000" w14:paraId="00000366">
          <w:pPr>
            <w:numPr>
              <w:ilvl w:val="1"/>
              <w:numId w:val="5"/>
            </w:numPr>
            <w:ind w:left="502" w:hanging="360"/>
            <w:rPr>
              <w:ins w:author="Rossi Rossi" w:id="69" w:date="2026-09-22T06:56:59Z"/>
              <w:del w:author="udhaya kumar" w:id="6" w:date="2026-09-24T06:40:29Z"/>
            </w:rPr>
          </w:pPr>
          <w:sdt>
            <w:sdtPr>
              <w:id w:val="382505285"/>
              <w:tag w:val="goog_rdk_3637"/>
            </w:sdtPr>
            <w:sdtContent>
              <w:ins w:author="Rossi Rossi" w:id="69" w:date="2026-09-22T06:56:59Z">
                <w:sdt>
                  <w:sdtPr>
                    <w:id w:val="-71058728"/>
                    <w:tag w:val="goog_rdk_3638"/>
                  </w:sdtPr>
                  <w:sdtContent>
                    <w:del w:author="udhaya kumar" w:id="6" w:date="2026-09-24T06:40:29Z"/>
                  </w:sdtContent>
                </w:sdt>
              </w:ins>
              <w:sdt>
                <w:sdtPr>
                  <w:id w:val="1628580476"/>
                  <w:tag w:val="goog_rdk_363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30639212"/>
        <w:tag w:val="goog_rdk_3644"/>
      </w:sdtPr>
      <w:sdtContent>
        <w:p w:rsidR="00000000" w:rsidDel="00000000" w:rsidP="00000000" w:rsidRDefault="00000000" w:rsidRPr="00000000" w14:paraId="00000367">
          <w:pPr>
            <w:numPr>
              <w:ilvl w:val="1"/>
              <w:numId w:val="5"/>
            </w:numPr>
            <w:ind w:left="502" w:hanging="360"/>
            <w:rPr>
              <w:ins w:author="Rossi Rossi" w:id="69" w:date="2026-09-22T06:56:59Z"/>
              <w:del w:author="udhaya kumar" w:id="6" w:date="2026-09-24T06:40:29Z"/>
            </w:rPr>
          </w:pPr>
          <w:sdt>
            <w:sdtPr>
              <w:id w:val="1775807975"/>
              <w:tag w:val="goog_rdk_3641"/>
            </w:sdtPr>
            <w:sdtContent>
              <w:ins w:author="Rossi Rossi" w:id="69" w:date="2026-09-22T06:56:59Z">
                <w:sdt>
                  <w:sdtPr>
                    <w:id w:val="1957507131"/>
                    <w:tag w:val="goog_rdk_3642"/>
                  </w:sdtPr>
                  <w:sdtContent>
                    <w:del w:author="udhaya kumar" w:id="6" w:date="2026-09-24T06:40:29Z"/>
                  </w:sdtContent>
                </w:sdt>
              </w:ins>
              <w:sdt>
                <w:sdtPr>
                  <w:id w:val="2023374983"/>
                  <w:tag w:val="goog_rdk_364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**Generate a new key**: Create a replacement key in Google AI Studio or the Cloud Console.</w:delText>
                      </w:r>
                    </w:del>
                  </w:ins>
                </w:sdtContent>
              </w:sdt>
              <w:ins w:author="Rossi Rossi" w:id="69" w:date="2026-09-22T06:56:59Z">
                <w:del w:author="udhaya kumar" w:id="6" w:date="2026-09-24T06:40:29Z"/>
              </w:ins>
            </w:sdtContent>
          </w:sdt>
        </w:p>
      </w:sdtContent>
    </w:sdt>
    <w:sdt>
      <w:sdtPr>
        <w:id w:val="-1016405469"/>
        <w:tag w:val="goog_rdk_3648"/>
      </w:sdtPr>
      <w:sdtContent>
        <w:p w:rsidR="00000000" w:rsidDel="00000000" w:rsidP="00000000" w:rsidRDefault="00000000" w:rsidRPr="00000000" w14:paraId="00000368">
          <w:pPr>
            <w:numPr>
              <w:ilvl w:val="1"/>
              <w:numId w:val="5"/>
            </w:numPr>
            <w:ind w:left="502" w:hanging="360"/>
            <w:rPr>
              <w:ins w:author="Rossi Rossi" w:id="69" w:date="2026-09-22T06:56:59Z"/>
              <w:del w:author="udhaya kumar" w:id="6" w:date="2026-09-24T06:40:29Z"/>
            </w:rPr>
          </w:pPr>
          <w:sdt>
            <w:sdtPr>
              <w:id w:val="-352742841"/>
              <w:tag w:val="goog_rdk_3645"/>
            </w:sdtPr>
            <w:sdtContent>
              <w:ins w:author="Rossi Rossi" w:id="69" w:date="2026-09-22T06:56:59Z">
                <w:sdt>
                  <w:sdtPr>
                    <w:id w:val="948412700"/>
                    <w:tag w:val="goog_rdk_3646"/>
                  </w:sdtPr>
                  <w:sdtContent>
                    <w:del w:author="udhaya kumar" w:id="6" w:date="2026-09-24T06:40:29Z"/>
                  </w:sdtContent>
                </w:sdt>
              </w:ins>
              <w:sdt>
                <w:sdtPr>
                  <w:id w:val="-1054188208"/>
                  <w:tag w:val="goog_rdk_364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**Update your application**: Deploy your code using the new key.</w:delText>
                      </w:r>
                    </w:del>
                  </w:ins>
                </w:sdtContent>
              </w:sdt>
              <w:ins w:author="Rossi Rossi" w:id="69" w:date="2026-09-22T06:56:59Z">
                <w:del w:author="udhaya kumar" w:id="6" w:date="2026-09-24T06:40:29Z"/>
              </w:ins>
            </w:sdtContent>
          </w:sdt>
        </w:p>
      </w:sdtContent>
    </w:sdt>
    <w:sdt>
      <w:sdtPr>
        <w:id w:val="598410574"/>
        <w:tag w:val="goog_rdk_3652"/>
      </w:sdtPr>
      <w:sdtContent>
        <w:p w:rsidR="00000000" w:rsidDel="00000000" w:rsidP="00000000" w:rsidRDefault="00000000" w:rsidRPr="00000000" w14:paraId="00000369">
          <w:pPr>
            <w:numPr>
              <w:ilvl w:val="1"/>
              <w:numId w:val="5"/>
            </w:numPr>
            <w:ind w:left="502" w:hanging="360"/>
            <w:rPr>
              <w:ins w:author="Rossi Rossi" w:id="69" w:date="2026-09-22T06:56:59Z"/>
              <w:del w:author="udhaya kumar" w:id="6" w:date="2026-09-24T06:40:29Z"/>
            </w:rPr>
          </w:pPr>
          <w:sdt>
            <w:sdtPr>
              <w:id w:val="1857349489"/>
              <w:tag w:val="goog_rdk_3649"/>
            </w:sdtPr>
            <w:sdtContent>
              <w:ins w:author="Rossi Rossi" w:id="69" w:date="2026-09-22T06:56:59Z">
                <w:sdt>
                  <w:sdtPr>
                    <w:id w:val="1735715688"/>
                    <w:tag w:val="goog_rdk_3650"/>
                  </w:sdtPr>
                  <w:sdtContent>
                    <w:del w:author="udhaya kumar" w:id="6" w:date="2026-09-24T06:40:29Z"/>
                  </w:sdtContent>
                </w:sdt>
              </w:ins>
              <w:sdt>
                <w:sdtPr>
                  <w:id w:val="1475958195"/>
                  <w:tag w:val="goog_rdk_365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**Disable or delete the compromised key**: Disable the leaked key in the Cloud Console once the new key is verified. Do not delete the old key until the new key is fully active to avoid application downtime.</w:delText>
                      </w:r>
                    </w:del>
                  </w:ins>
                </w:sdtContent>
              </w:sdt>
              <w:ins w:author="Rossi Rossi" w:id="69" w:date="2026-09-22T06:56:59Z">
                <w:del w:author="udhaya kumar" w:id="6" w:date="2026-09-24T06:40:29Z"/>
              </w:ins>
            </w:sdtContent>
          </w:sdt>
        </w:p>
      </w:sdtContent>
    </w:sdt>
    <w:sdt>
      <w:sdtPr>
        <w:id w:val="-354195615"/>
        <w:tag w:val="goog_rdk_3656"/>
      </w:sdtPr>
      <w:sdtContent>
        <w:p w:rsidR="00000000" w:rsidDel="00000000" w:rsidP="00000000" w:rsidRDefault="00000000" w:rsidRPr="00000000" w14:paraId="0000036A">
          <w:pPr>
            <w:numPr>
              <w:ilvl w:val="1"/>
              <w:numId w:val="5"/>
            </w:numPr>
            <w:ind w:left="502" w:hanging="360"/>
            <w:rPr>
              <w:ins w:author="Rossi Rossi" w:id="69" w:date="2026-09-22T06:56:59Z"/>
              <w:del w:author="udhaya kumar" w:id="6" w:date="2026-09-24T06:40:29Z"/>
            </w:rPr>
          </w:pPr>
          <w:sdt>
            <w:sdtPr>
              <w:id w:val="326410210"/>
              <w:tag w:val="goog_rdk_3653"/>
            </w:sdtPr>
            <w:sdtContent>
              <w:ins w:author="Rossi Rossi" w:id="69" w:date="2026-09-22T06:56:59Z">
                <w:sdt>
                  <w:sdtPr>
                    <w:id w:val="-1514750085"/>
                    <w:tag w:val="goog_rdk_3654"/>
                  </w:sdtPr>
                  <w:sdtContent>
                    <w:del w:author="udhaya kumar" w:id="6" w:date="2026-09-24T06:40:29Z"/>
                  </w:sdtContent>
                </w:sdt>
              </w:ins>
              <w:sdt>
                <w:sdtPr>
                  <w:id w:val="1373986497"/>
                  <w:tag w:val="goog_rdk_36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**Audit usage**: Check billing logs and API usage in the Google Cloud Console to identify unauthorized activity.</w:delText>
                      </w:r>
                    </w:del>
                  </w:ins>
                </w:sdtContent>
              </w:sdt>
              <w:ins w:author="Rossi Rossi" w:id="69" w:date="2026-09-22T06:56:59Z">
                <w:del w:author="udhaya kumar" w:id="6" w:date="2026-09-24T06:40:29Z"/>
              </w:ins>
            </w:sdtContent>
          </w:sdt>
        </w:p>
      </w:sdtContent>
    </w:sdt>
    <w:sdt>
      <w:sdtPr>
        <w:id w:val="-1255736045"/>
        <w:tag w:val="goog_rdk_3660"/>
      </w:sdtPr>
      <w:sdtContent>
        <w:p w:rsidR="00000000" w:rsidDel="00000000" w:rsidP="00000000" w:rsidRDefault="00000000" w:rsidRPr="00000000" w14:paraId="0000036B">
          <w:pPr>
            <w:numPr>
              <w:ilvl w:val="1"/>
              <w:numId w:val="5"/>
            </w:numPr>
            <w:ind w:left="502" w:hanging="360"/>
            <w:rPr>
              <w:ins w:author="Rossi Rossi" w:id="69" w:date="2026-09-22T06:56:59Z"/>
              <w:del w:author="udhaya kumar" w:id="6" w:date="2026-09-24T06:40:29Z"/>
            </w:rPr>
          </w:pPr>
          <w:sdt>
            <w:sdtPr>
              <w:id w:val="-1098886226"/>
              <w:tag w:val="goog_rdk_3657"/>
            </w:sdtPr>
            <w:sdtContent>
              <w:ins w:author="Rossi Rossi" w:id="69" w:date="2026-09-22T06:56:59Z">
                <w:sdt>
                  <w:sdtPr>
                    <w:id w:val="-1744775309"/>
                    <w:tag w:val="goog_rdk_3658"/>
                  </w:sdtPr>
                  <w:sdtContent>
                    <w:del w:author="udhaya kumar" w:id="6" w:date="2026-09-24T06:40:29Z"/>
                  </w:sdtContent>
                </w:sdt>
              </w:ins>
              <w:sdt>
                <w:sdtPr>
                  <w:id w:val="-3880410"/>
                  <w:tag w:val="goog_rdk_365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43547172"/>
        <w:tag w:val="goog_rdk_3664"/>
      </w:sdtPr>
      <w:sdtContent>
        <w:p w:rsidR="00000000" w:rsidDel="00000000" w:rsidP="00000000" w:rsidRDefault="00000000" w:rsidRPr="00000000" w14:paraId="0000036C">
          <w:pPr>
            <w:numPr>
              <w:ilvl w:val="1"/>
              <w:numId w:val="5"/>
            </w:numPr>
            <w:ind w:left="502" w:hanging="360"/>
            <w:rPr>
              <w:ins w:author="Rossi Rossi" w:id="69" w:date="2026-09-22T06:56:59Z"/>
              <w:del w:author="udhaya kumar" w:id="6" w:date="2026-09-24T06:40:29Z"/>
            </w:rPr>
          </w:pPr>
          <w:sdt>
            <w:sdtPr>
              <w:id w:val="505241710"/>
              <w:tag w:val="goog_rdk_3661"/>
            </w:sdtPr>
            <w:sdtContent>
              <w:ins w:author="Rossi Rossi" w:id="69" w:date="2026-09-22T06:56:59Z">
                <w:sdt>
                  <w:sdtPr>
                    <w:id w:val="-663684084"/>
                    <w:tag w:val="goog_rdk_3662"/>
                  </w:sdtPr>
                  <w:sdtContent>
                    <w:del w:author="udhaya kumar" w:id="6" w:date="2026-09-24T06:40:29Z"/>
                  </w:sdtContent>
                </w:sdt>
              </w:ins>
              <w:sdt>
                <w:sdtPr>
                  <w:id w:val="1088137811"/>
                  <w:tag w:val="goog_rdk_36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Restricting and securing your keys</w:delText>
                      </w:r>
                    </w:del>
                  </w:ins>
                </w:sdtContent>
              </w:sdt>
              <w:ins w:author="Rossi Rossi" w:id="69" w:date="2026-09-22T06:56:59Z">
                <w:del w:author="udhaya kumar" w:id="6" w:date="2026-09-24T06:40:29Z"/>
              </w:ins>
            </w:sdtContent>
          </w:sdt>
        </w:p>
      </w:sdtContent>
    </w:sdt>
    <w:sdt>
      <w:sdtPr>
        <w:id w:val="1333571716"/>
        <w:tag w:val="goog_rdk_3668"/>
      </w:sdtPr>
      <w:sdtContent>
        <w:p w:rsidR="00000000" w:rsidDel="00000000" w:rsidP="00000000" w:rsidRDefault="00000000" w:rsidRPr="00000000" w14:paraId="0000036D">
          <w:pPr>
            <w:numPr>
              <w:ilvl w:val="1"/>
              <w:numId w:val="5"/>
            </w:numPr>
            <w:ind w:left="502" w:hanging="360"/>
            <w:rPr>
              <w:ins w:author="Rossi Rossi" w:id="69" w:date="2026-09-22T06:56:59Z"/>
              <w:del w:author="udhaya kumar" w:id="6" w:date="2026-09-24T06:40:29Z"/>
            </w:rPr>
          </w:pPr>
          <w:sdt>
            <w:sdtPr>
              <w:id w:val="120520029"/>
              <w:tag w:val="goog_rdk_3665"/>
            </w:sdtPr>
            <w:sdtContent>
              <w:ins w:author="Rossi Rossi" w:id="69" w:date="2026-09-22T06:56:59Z">
                <w:sdt>
                  <w:sdtPr>
                    <w:id w:val="1249372028"/>
                    <w:tag w:val="goog_rdk_3666"/>
                  </w:sdtPr>
                  <w:sdtContent>
                    <w:del w:author="udhaya kumar" w:id="6" w:date="2026-09-24T06:40:29Z"/>
                  </w:sdtContent>
                </w:sdt>
              </w:ins>
              <w:sdt>
                <w:sdtPr>
                  <w:id w:val="-961130684"/>
                  <w:tag w:val="goog_rdk_366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55576105"/>
        <w:tag w:val="goog_rdk_3672"/>
      </w:sdtPr>
      <w:sdtContent>
        <w:p w:rsidR="00000000" w:rsidDel="00000000" w:rsidP="00000000" w:rsidRDefault="00000000" w:rsidRPr="00000000" w14:paraId="0000036E">
          <w:pPr>
            <w:numPr>
              <w:ilvl w:val="1"/>
              <w:numId w:val="5"/>
            </w:numPr>
            <w:ind w:left="502" w:hanging="360"/>
            <w:rPr>
              <w:ins w:author="Rossi Rossi" w:id="69" w:date="2026-09-22T06:56:59Z"/>
              <w:del w:author="udhaya kumar" w:id="6" w:date="2026-09-24T06:40:29Z"/>
            </w:rPr>
          </w:pPr>
          <w:sdt>
            <w:sdtPr>
              <w:id w:val="1227336803"/>
              <w:tag w:val="goog_rdk_3669"/>
            </w:sdtPr>
            <w:sdtContent>
              <w:ins w:author="Rossi Rossi" w:id="69" w:date="2026-09-22T06:56:59Z">
                <w:sdt>
                  <w:sdtPr>
                    <w:id w:val="2077249245"/>
                    <w:tag w:val="goog_rdk_3670"/>
                  </w:sdtPr>
                  <w:sdtContent>
                    <w:del w:author="udhaya kumar" w:id="6" w:date="2026-09-24T06:40:29Z"/>
                  </w:sdtContent>
                </w:sdt>
              </w:ins>
              <w:sdt>
                <w:sdtPr>
                  <w:id w:val="1499776291"/>
                  <w:tag w:val="goog_rdk_367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Adding restrictions to your API keys minimizes the potential damage if a key is</w:delText>
                      </w:r>
                    </w:del>
                  </w:ins>
                </w:sdtContent>
              </w:sdt>
              <w:ins w:author="Rossi Rossi" w:id="69" w:date="2026-09-22T06:56:59Z">
                <w:del w:author="udhaya kumar" w:id="6" w:date="2026-09-24T06:40:29Z"/>
              </w:ins>
            </w:sdtContent>
          </w:sdt>
        </w:p>
      </w:sdtContent>
    </w:sdt>
    <w:sdt>
      <w:sdtPr>
        <w:id w:val="16813650"/>
        <w:tag w:val="goog_rdk_3676"/>
      </w:sdtPr>
      <w:sdtContent>
        <w:p w:rsidR="00000000" w:rsidDel="00000000" w:rsidP="00000000" w:rsidRDefault="00000000" w:rsidRPr="00000000" w14:paraId="0000036F">
          <w:pPr>
            <w:numPr>
              <w:ilvl w:val="1"/>
              <w:numId w:val="5"/>
            </w:numPr>
            <w:ind w:left="502" w:hanging="360"/>
            <w:rPr>
              <w:ins w:author="Rossi Rossi" w:id="69" w:date="2026-09-22T06:56:59Z"/>
              <w:del w:author="udhaya kumar" w:id="6" w:date="2026-09-24T06:40:29Z"/>
            </w:rPr>
          </w:pPr>
          <w:sdt>
            <w:sdtPr>
              <w:id w:val="-501107166"/>
              <w:tag w:val="goog_rdk_3673"/>
            </w:sdtPr>
            <w:sdtContent>
              <w:ins w:author="Rossi Rossi" w:id="69" w:date="2026-09-22T06:56:59Z">
                <w:sdt>
                  <w:sdtPr>
                    <w:id w:val="-740318680"/>
                    <w:tag w:val="goog_rdk_3674"/>
                  </w:sdtPr>
                  <w:sdtContent>
                    <w:del w:author="udhaya kumar" w:id="6" w:date="2026-09-24T06:40:29Z"/>
                  </w:sdtContent>
                </w:sdt>
              </w:ins>
              <w:sdt>
                <w:sdtPr>
                  <w:id w:val="2115747934"/>
                  <w:tag w:val="goog_rdk_367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compromised.</w:delText>
                      </w:r>
                    </w:del>
                  </w:ins>
                </w:sdtContent>
              </w:sdt>
              <w:ins w:author="Rossi Rossi" w:id="69" w:date="2026-09-22T06:56:59Z">
                <w:del w:author="udhaya kumar" w:id="6" w:date="2026-09-24T06:40:29Z"/>
              </w:ins>
            </w:sdtContent>
          </w:sdt>
        </w:p>
      </w:sdtContent>
    </w:sdt>
    <w:sdt>
      <w:sdtPr>
        <w:id w:val="-1846738410"/>
        <w:tag w:val="goog_rdk_3680"/>
      </w:sdtPr>
      <w:sdtContent>
        <w:p w:rsidR="00000000" w:rsidDel="00000000" w:rsidP="00000000" w:rsidRDefault="00000000" w:rsidRPr="00000000" w14:paraId="00000370">
          <w:pPr>
            <w:numPr>
              <w:ilvl w:val="1"/>
              <w:numId w:val="5"/>
            </w:numPr>
            <w:ind w:left="502" w:hanging="360"/>
            <w:rPr>
              <w:ins w:author="Rossi Rossi" w:id="69" w:date="2026-09-22T06:56:59Z"/>
              <w:del w:author="udhaya kumar" w:id="6" w:date="2026-09-24T06:40:29Z"/>
            </w:rPr>
          </w:pPr>
          <w:sdt>
            <w:sdtPr>
              <w:id w:val="-1866163350"/>
              <w:tag w:val="goog_rdk_3677"/>
            </w:sdtPr>
            <w:sdtContent>
              <w:ins w:author="Rossi Rossi" w:id="69" w:date="2026-09-22T06:56:59Z">
                <w:sdt>
                  <w:sdtPr>
                    <w:id w:val="-1782166981"/>
                    <w:tag w:val="goog_rdk_3678"/>
                  </w:sdtPr>
                  <w:sdtContent>
                    <w:del w:author="udhaya kumar" w:id="6" w:date="2026-09-24T06:40:29Z"/>
                  </w:sdtContent>
                </w:sdt>
              </w:ins>
              <w:sdt>
                <w:sdtPr>
                  <w:id w:val="2060690555"/>
                  <w:tag w:val="goog_rdk_367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226209905"/>
        <w:tag w:val="goog_rdk_3684"/>
      </w:sdtPr>
      <w:sdtContent>
        <w:p w:rsidR="00000000" w:rsidDel="00000000" w:rsidP="00000000" w:rsidRDefault="00000000" w:rsidRPr="00000000" w14:paraId="00000371">
          <w:pPr>
            <w:numPr>
              <w:ilvl w:val="1"/>
              <w:numId w:val="5"/>
            </w:numPr>
            <w:ind w:left="502" w:hanging="360"/>
            <w:rPr>
              <w:ins w:author="Rossi Rossi" w:id="69" w:date="2026-09-22T06:56:59Z"/>
              <w:del w:author="udhaya kumar" w:id="6" w:date="2026-09-24T06:40:29Z"/>
            </w:rPr>
          </w:pPr>
          <w:sdt>
            <w:sdtPr>
              <w:id w:val="-1065768297"/>
              <w:tag w:val="goog_rdk_3681"/>
            </w:sdtPr>
            <w:sdtContent>
              <w:ins w:author="Rossi Rossi" w:id="69" w:date="2026-09-22T06:56:59Z">
                <w:sdt>
                  <w:sdtPr>
                    <w:id w:val="-600083413"/>
                    <w:tag w:val="goog_rdk_3682"/>
                  </w:sdtPr>
                  <w:sdtContent>
                    <w:del w:author="udhaya kumar" w:id="6" w:date="2026-09-24T06:40:29Z"/>
                  </w:sdtContent>
                </w:sdt>
              </w:ins>
              <w:sdt>
                <w:sdtPr>
                  <w:id w:val="1507758419"/>
                  <w:tag w:val="goog_rdk_368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Apply request origin restrictions</w:delText>
                      </w:r>
                    </w:del>
                  </w:ins>
                </w:sdtContent>
              </w:sdt>
              <w:ins w:author="Rossi Rossi" w:id="69" w:date="2026-09-22T06:56:59Z">
                <w:del w:author="udhaya kumar" w:id="6" w:date="2026-09-24T06:40:29Z"/>
              </w:ins>
            </w:sdtContent>
          </w:sdt>
        </w:p>
      </w:sdtContent>
    </w:sdt>
    <w:sdt>
      <w:sdtPr>
        <w:id w:val="195930800"/>
        <w:tag w:val="goog_rdk_3688"/>
      </w:sdtPr>
      <w:sdtContent>
        <w:p w:rsidR="00000000" w:rsidDel="00000000" w:rsidP="00000000" w:rsidRDefault="00000000" w:rsidRPr="00000000" w14:paraId="00000372">
          <w:pPr>
            <w:numPr>
              <w:ilvl w:val="1"/>
              <w:numId w:val="5"/>
            </w:numPr>
            <w:ind w:left="502" w:hanging="360"/>
            <w:rPr>
              <w:ins w:author="Rossi Rossi" w:id="69" w:date="2026-09-22T06:56:59Z"/>
              <w:del w:author="udhaya kumar" w:id="6" w:date="2026-09-24T06:40:29Z"/>
            </w:rPr>
          </w:pPr>
          <w:sdt>
            <w:sdtPr>
              <w:id w:val="-2003164827"/>
              <w:tag w:val="goog_rdk_3685"/>
            </w:sdtPr>
            <w:sdtContent>
              <w:ins w:author="Rossi Rossi" w:id="69" w:date="2026-09-22T06:56:59Z">
                <w:sdt>
                  <w:sdtPr>
                    <w:id w:val="1968354525"/>
                    <w:tag w:val="goog_rdk_3686"/>
                  </w:sdtPr>
                  <w:sdtContent>
                    <w:del w:author="udhaya kumar" w:id="6" w:date="2026-09-24T06:40:29Z"/>
                  </w:sdtContent>
                </w:sdt>
              </w:ins>
              <w:sdt>
                <w:sdtPr>
                  <w:id w:val="-19226046"/>
                  <w:tag w:val="goog_rdk_368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39547749"/>
        <w:tag w:val="goog_rdk_3692"/>
      </w:sdtPr>
      <w:sdtContent>
        <w:p w:rsidR="00000000" w:rsidDel="00000000" w:rsidP="00000000" w:rsidRDefault="00000000" w:rsidRPr="00000000" w14:paraId="00000373">
          <w:pPr>
            <w:numPr>
              <w:ilvl w:val="1"/>
              <w:numId w:val="5"/>
            </w:numPr>
            <w:ind w:left="502" w:hanging="360"/>
            <w:rPr>
              <w:ins w:author="Rossi Rossi" w:id="69" w:date="2026-09-22T06:56:59Z"/>
              <w:del w:author="udhaya kumar" w:id="6" w:date="2026-09-24T06:40:29Z"/>
            </w:rPr>
          </w:pPr>
          <w:sdt>
            <w:sdtPr>
              <w:id w:val="787843488"/>
              <w:tag w:val="goog_rdk_3689"/>
            </w:sdtPr>
            <w:sdtContent>
              <w:ins w:author="Rossi Rossi" w:id="69" w:date="2026-09-22T06:56:59Z">
                <w:sdt>
                  <w:sdtPr>
                    <w:id w:val="-407367387"/>
                    <w:tag w:val="goog_rdk_3690"/>
                  </w:sdtPr>
                  <w:sdtContent>
                    <w:del w:author="udhaya kumar" w:id="6" w:date="2026-09-24T06:40:29Z"/>
                  </w:sdtContent>
                </w:sdt>
              </w:ins>
              <w:sdt>
                <w:sdtPr>
                  <w:id w:val="1964887011"/>
                  <w:tag w:val="goog_rdk_369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Origin restrictions limit which IP addresses, websites, or applications can use</w:delText>
                      </w:r>
                    </w:del>
                  </w:ins>
                </w:sdtContent>
              </w:sdt>
              <w:ins w:author="Rossi Rossi" w:id="69" w:date="2026-09-22T06:56:59Z">
                <w:del w:author="udhaya kumar" w:id="6" w:date="2026-09-24T06:40:29Z"/>
              </w:ins>
            </w:sdtContent>
          </w:sdt>
        </w:p>
      </w:sdtContent>
    </w:sdt>
    <w:sdt>
      <w:sdtPr>
        <w:id w:val="-821637701"/>
        <w:tag w:val="goog_rdk_3696"/>
      </w:sdtPr>
      <w:sdtContent>
        <w:p w:rsidR="00000000" w:rsidDel="00000000" w:rsidP="00000000" w:rsidRDefault="00000000" w:rsidRPr="00000000" w14:paraId="00000374">
          <w:pPr>
            <w:numPr>
              <w:ilvl w:val="1"/>
              <w:numId w:val="5"/>
            </w:numPr>
            <w:ind w:left="502" w:hanging="360"/>
            <w:rPr>
              <w:ins w:author="Rossi Rossi" w:id="69" w:date="2026-09-22T06:56:59Z"/>
              <w:del w:author="udhaya kumar" w:id="6" w:date="2026-09-24T06:40:29Z"/>
            </w:rPr>
          </w:pPr>
          <w:sdt>
            <w:sdtPr>
              <w:id w:val="999242978"/>
              <w:tag w:val="goog_rdk_3693"/>
            </w:sdtPr>
            <w:sdtContent>
              <w:ins w:author="Rossi Rossi" w:id="69" w:date="2026-09-22T06:56:59Z">
                <w:sdt>
                  <w:sdtPr>
                    <w:id w:val="-2029439878"/>
                    <w:tag w:val="goog_rdk_3694"/>
                  </w:sdtPr>
                  <w:sdtContent>
                    <w:del w:author="udhaya kumar" w:id="6" w:date="2026-09-24T06:40:29Z"/>
                  </w:sdtContent>
                </w:sdt>
              </w:ins>
              <w:sdt>
                <w:sdtPr>
                  <w:id w:val="-1392704736"/>
                  <w:tag w:val="goog_rdk_369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your key.</w:delText>
                      </w:r>
                    </w:del>
                  </w:ins>
                </w:sdtContent>
              </w:sdt>
              <w:ins w:author="Rossi Rossi" w:id="69" w:date="2026-09-22T06:56:59Z">
                <w:del w:author="udhaya kumar" w:id="6" w:date="2026-09-24T06:40:29Z"/>
              </w:ins>
            </w:sdtContent>
          </w:sdt>
        </w:p>
      </w:sdtContent>
    </w:sdt>
    <w:sdt>
      <w:sdtPr>
        <w:id w:val="-1408379529"/>
        <w:tag w:val="goog_rdk_3700"/>
      </w:sdtPr>
      <w:sdtContent>
        <w:p w:rsidR="00000000" w:rsidDel="00000000" w:rsidP="00000000" w:rsidRDefault="00000000" w:rsidRPr="00000000" w14:paraId="00000375">
          <w:pPr>
            <w:numPr>
              <w:ilvl w:val="1"/>
              <w:numId w:val="5"/>
            </w:numPr>
            <w:ind w:left="502" w:hanging="360"/>
            <w:rPr>
              <w:ins w:author="Rossi Rossi" w:id="69" w:date="2026-09-22T06:56:59Z"/>
              <w:del w:author="udhaya kumar" w:id="6" w:date="2026-09-24T06:40:29Z"/>
            </w:rPr>
          </w:pPr>
          <w:sdt>
            <w:sdtPr>
              <w:id w:val="-2063714045"/>
              <w:tag w:val="goog_rdk_3697"/>
            </w:sdtPr>
            <w:sdtContent>
              <w:ins w:author="Rossi Rossi" w:id="69" w:date="2026-09-22T06:56:59Z">
                <w:sdt>
                  <w:sdtPr>
                    <w:id w:val="-1309088347"/>
                    <w:tag w:val="goog_rdk_3698"/>
                  </w:sdtPr>
                  <w:sdtContent>
                    <w:del w:author="udhaya kumar" w:id="6" w:date="2026-09-24T06:40:29Z"/>
                  </w:sdtContent>
                </w:sdt>
              </w:ins>
              <w:sdt>
                <w:sdtPr>
                  <w:id w:val="-614425429"/>
                  <w:tag w:val="goog_rdk_369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443780028"/>
        <w:tag w:val="goog_rdk_3704"/>
      </w:sdtPr>
      <w:sdtContent>
        <w:p w:rsidR="00000000" w:rsidDel="00000000" w:rsidP="00000000" w:rsidRDefault="00000000" w:rsidRPr="00000000" w14:paraId="00000376">
          <w:pPr>
            <w:numPr>
              <w:ilvl w:val="1"/>
              <w:numId w:val="5"/>
            </w:numPr>
            <w:ind w:left="502" w:hanging="360"/>
            <w:rPr>
              <w:ins w:author="Rossi Rossi" w:id="69" w:date="2026-09-22T06:56:59Z"/>
              <w:del w:author="udhaya kumar" w:id="6" w:date="2026-09-24T06:40:29Z"/>
            </w:rPr>
          </w:pPr>
          <w:sdt>
            <w:sdtPr>
              <w:id w:val="-1263356817"/>
              <w:tag w:val="goog_rdk_3701"/>
            </w:sdtPr>
            <w:sdtContent>
              <w:ins w:author="Rossi Rossi" w:id="69" w:date="2026-09-22T06:56:59Z">
                <w:sdt>
                  <w:sdtPr>
                    <w:id w:val="-1893989251"/>
                    <w:tag w:val="goog_rdk_3702"/>
                  </w:sdtPr>
                  <w:sdtContent>
                    <w:del w:author="udhaya kumar" w:id="6" w:date="2026-09-24T06:40:29Z"/>
                  </w:sdtContent>
                </w:sdt>
              </w:ins>
              <w:sdt>
                <w:sdtPr>
                  <w:id w:val="-2076963958"/>
                  <w:tag w:val="goog_rdk_370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Go to the [Google Cloud Console Credentials page](https://console.cloud.google.com/apis/credentials).</w:delText>
                      </w:r>
                    </w:del>
                  </w:ins>
                </w:sdtContent>
              </w:sdt>
              <w:ins w:author="Rossi Rossi" w:id="69" w:date="2026-09-22T06:56:59Z">
                <w:del w:author="udhaya kumar" w:id="6" w:date="2026-09-24T06:40:29Z"/>
              </w:ins>
            </w:sdtContent>
          </w:sdt>
        </w:p>
      </w:sdtContent>
    </w:sdt>
    <w:sdt>
      <w:sdtPr>
        <w:id w:val="-2053814073"/>
        <w:tag w:val="goog_rdk_3708"/>
      </w:sdtPr>
      <w:sdtContent>
        <w:p w:rsidR="00000000" w:rsidDel="00000000" w:rsidP="00000000" w:rsidRDefault="00000000" w:rsidRPr="00000000" w14:paraId="00000377">
          <w:pPr>
            <w:numPr>
              <w:ilvl w:val="1"/>
              <w:numId w:val="5"/>
            </w:numPr>
            <w:ind w:left="502" w:hanging="360"/>
            <w:rPr>
              <w:ins w:author="Rossi Rossi" w:id="69" w:date="2026-09-22T06:56:59Z"/>
              <w:del w:author="udhaya kumar" w:id="6" w:date="2026-09-24T06:40:29Z"/>
            </w:rPr>
          </w:pPr>
          <w:sdt>
            <w:sdtPr>
              <w:id w:val="113842989"/>
              <w:tag w:val="goog_rdk_3705"/>
            </w:sdtPr>
            <w:sdtContent>
              <w:ins w:author="Rossi Rossi" w:id="69" w:date="2026-09-22T06:56:59Z">
                <w:sdt>
                  <w:sdtPr>
                    <w:id w:val="-1797416950"/>
                    <w:tag w:val="goog_rdk_3706"/>
                  </w:sdtPr>
                  <w:sdtContent>
                    <w:del w:author="udhaya kumar" w:id="6" w:date="2026-09-24T06:40:29Z"/>
                  </w:sdtContent>
                </w:sdt>
              </w:ins>
              <w:sdt>
                <w:sdtPr>
                  <w:id w:val="-156798599"/>
                  <w:tag w:val="goog_rdk_370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Select your project, and click the name of the API key you want to restrict.</w:delText>
                      </w:r>
                    </w:del>
                  </w:ins>
                </w:sdtContent>
              </w:sdt>
              <w:ins w:author="Rossi Rossi" w:id="69" w:date="2026-09-22T06:56:59Z">
                <w:del w:author="udhaya kumar" w:id="6" w:date="2026-09-24T06:40:29Z"/>
              </w:ins>
            </w:sdtContent>
          </w:sdt>
        </w:p>
      </w:sdtContent>
    </w:sdt>
    <w:sdt>
      <w:sdtPr>
        <w:id w:val="79272254"/>
        <w:tag w:val="goog_rdk_3712"/>
      </w:sdtPr>
      <w:sdtContent>
        <w:p w:rsidR="00000000" w:rsidDel="00000000" w:rsidP="00000000" w:rsidRDefault="00000000" w:rsidRPr="00000000" w14:paraId="00000378">
          <w:pPr>
            <w:numPr>
              <w:ilvl w:val="1"/>
              <w:numId w:val="5"/>
            </w:numPr>
            <w:ind w:left="502" w:hanging="360"/>
            <w:rPr>
              <w:ins w:author="Rossi Rossi" w:id="69" w:date="2026-09-22T06:56:59Z"/>
              <w:del w:author="udhaya kumar" w:id="6" w:date="2026-09-24T06:40:29Z"/>
            </w:rPr>
          </w:pPr>
          <w:sdt>
            <w:sdtPr>
              <w:id w:val="-1807588502"/>
              <w:tag w:val="goog_rdk_3709"/>
            </w:sdtPr>
            <w:sdtContent>
              <w:ins w:author="Rossi Rossi" w:id="69" w:date="2026-09-22T06:56:59Z">
                <w:sdt>
                  <w:sdtPr>
                    <w:id w:val="576832125"/>
                    <w:tag w:val="goog_rdk_3710"/>
                  </w:sdtPr>
                  <w:sdtContent>
                    <w:del w:author="udhaya kumar" w:id="6" w:date="2026-09-24T06:40:29Z"/>
                  </w:sdtContent>
                </w:sdt>
              </w:ins>
              <w:sdt>
                <w:sdtPr>
                  <w:id w:val="674080207"/>
                  <w:tag w:val="goog_rdk_371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Under **Application restrictions** , select **IP addresses** (or the appropriate restriction type for your environment).</w:delText>
                      </w:r>
                    </w:del>
                  </w:ins>
                </w:sdtContent>
              </w:sdt>
              <w:ins w:author="Rossi Rossi" w:id="69" w:date="2026-09-22T06:56:59Z">
                <w:del w:author="udhaya kumar" w:id="6" w:date="2026-09-24T06:40:29Z"/>
              </w:ins>
            </w:sdtContent>
          </w:sdt>
        </w:p>
      </w:sdtContent>
    </w:sdt>
    <w:sdt>
      <w:sdtPr>
        <w:id w:val="-1333574032"/>
        <w:tag w:val="goog_rdk_3716"/>
      </w:sdtPr>
      <w:sdtContent>
        <w:p w:rsidR="00000000" w:rsidDel="00000000" w:rsidP="00000000" w:rsidRDefault="00000000" w:rsidRPr="00000000" w14:paraId="00000379">
          <w:pPr>
            <w:numPr>
              <w:ilvl w:val="1"/>
              <w:numId w:val="5"/>
            </w:numPr>
            <w:ind w:left="502" w:hanging="360"/>
            <w:rPr>
              <w:ins w:author="Rossi Rossi" w:id="69" w:date="2026-09-22T06:56:59Z"/>
              <w:del w:author="udhaya kumar" w:id="6" w:date="2026-09-24T06:40:29Z"/>
            </w:rPr>
          </w:pPr>
          <w:sdt>
            <w:sdtPr>
              <w:id w:val="1320543174"/>
              <w:tag w:val="goog_rdk_3713"/>
            </w:sdtPr>
            <w:sdtContent>
              <w:ins w:author="Rossi Rossi" w:id="69" w:date="2026-09-22T06:56:59Z">
                <w:sdt>
                  <w:sdtPr>
                    <w:id w:val="2052430482"/>
                    <w:tag w:val="goog_rdk_3714"/>
                  </w:sdtPr>
                  <w:sdtContent>
                    <w:del w:author="udhaya kumar" w:id="6" w:date="2026-09-24T06:40:29Z"/>
                  </w:sdtContent>
                </w:sdt>
              </w:ins>
              <w:sdt>
                <w:sdtPr>
                  <w:id w:val="-1830705631"/>
                  <w:tag w:val="goog_rdk_37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Specify the allowed IP addresses or ranges, then click **Save**.</w:delText>
                      </w:r>
                    </w:del>
                  </w:ins>
                </w:sdtContent>
              </w:sdt>
              <w:ins w:author="Rossi Rossi" w:id="69" w:date="2026-09-22T06:56:59Z">
                <w:del w:author="udhaya kumar" w:id="6" w:date="2026-09-24T06:40:29Z"/>
              </w:ins>
            </w:sdtContent>
          </w:sdt>
        </w:p>
      </w:sdtContent>
    </w:sdt>
    <w:sdt>
      <w:sdtPr>
        <w:id w:val="-584805041"/>
        <w:tag w:val="goog_rdk_3720"/>
      </w:sdtPr>
      <w:sdtContent>
        <w:p w:rsidR="00000000" w:rsidDel="00000000" w:rsidP="00000000" w:rsidRDefault="00000000" w:rsidRPr="00000000" w14:paraId="0000037A">
          <w:pPr>
            <w:numPr>
              <w:ilvl w:val="1"/>
              <w:numId w:val="5"/>
            </w:numPr>
            <w:ind w:left="502" w:hanging="360"/>
            <w:rPr>
              <w:ins w:author="Rossi Rossi" w:id="69" w:date="2026-09-22T06:56:59Z"/>
              <w:del w:author="udhaya kumar" w:id="6" w:date="2026-09-24T06:40:29Z"/>
            </w:rPr>
          </w:pPr>
          <w:sdt>
            <w:sdtPr>
              <w:id w:val="739842065"/>
              <w:tag w:val="goog_rdk_3717"/>
            </w:sdtPr>
            <w:sdtContent>
              <w:ins w:author="Rossi Rossi" w:id="69" w:date="2026-09-22T06:56:59Z">
                <w:sdt>
                  <w:sdtPr>
                    <w:id w:val="-1442036336"/>
                    <w:tag w:val="goog_rdk_3718"/>
                  </w:sdtPr>
                  <w:sdtContent>
                    <w:del w:author="udhaya kumar" w:id="6" w:date="2026-09-24T06:40:29Z"/>
                  </w:sdtContent>
                </w:sdt>
              </w:ins>
              <w:sdt>
                <w:sdtPr>
                  <w:id w:val="466261643"/>
                  <w:tag w:val="goog_rdk_371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012971602"/>
        <w:tag w:val="goog_rdk_3724"/>
      </w:sdtPr>
      <w:sdtContent>
        <w:p w:rsidR="00000000" w:rsidDel="00000000" w:rsidP="00000000" w:rsidRDefault="00000000" w:rsidRPr="00000000" w14:paraId="0000037B">
          <w:pPr>
            <w:numPr>
              <w:ilvl w:val="1"/>
              <w:numId w:val="5"/>
            </w:numPr>
            <w:ind w:left="502" w:hanging="360"/>
            <w:rPr>
              <w:ins w:author="Rossi Rossi" w:id="69" w:date="2026-09-22T06:56:59Z"/>
              <w:del w:author="udhaya kumar" w:id="6" w:date="2026-09-24T06:40:29Z"/>
            </w:rPr>
          </w:pPr>
          <w:sdt>
            <w:sdtPr>
              <w:id w:val="1984823108"/>
              <w:tag w:val="goog_rdk_3721"/>
            </w:sdtPr>
            <w:sdtContent>
              <w:ins w:author="Rossi Rossi" w:id="69" w:date="2026-09-22T06:56:59Z">
                <w:sdt>
                  <w:sdtPr>
                    <w:id w:val="-1223176992"/>
                    <w:tag w:val="goog_rdk_3722"/>
                  </w:sdtPr>
                  <w:sdtContent>
                    <w:del w:author="udhaya kumar" w:id="6" w:date="2026-09-24T06:40:29Z"/>
                  </w:sdtContent>
                </w:sdt>
              </w:ins>
              <w:sdt>
                <w:sdtPr>
                  <w:id w:val="1334690417"/>
                  <w:tag w:val="goog_rdk_37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Securing unrestricted standard API keys</w:delText>
                      </w:r>
                    </w:del>
                  </w:ins>
                </w:sdtContent>
              </w:sdt>
              <w:ins w:author="Rossi Rossi" w:id="69" w:date="2026-09-22T06:56:59Z">
                <w:del w:author="udhaya kumar" w:id="6" w:date="2026-09-24T06:40:29Z"/>
              </w:ins>
            </w:sdtContent>
          </w:sdt>
        </w:p>
      </w:sdtContent>
    </w:sdt>
    <w:sdt>
      <w:sdtPr>
        <w:id w:val="1242879730"/>
        <w:tag w:val="goog_rdk_3728"/>
      </w:sdtPr>
      <w:sdtContent>
        <w:p w:rsidR="00000000" w:rsidDel="00000000" w:rsidP="00000000" w:rsidRDefault="00000000" w:rsidRPr="00000000" w14:paraId="0000037C">
          <w:pPr>
            <w:numPr>
              <w:ilvl w:val="1"/>
              <w:numId w:val="5"/>
            </w:numPr>
            <w:ind w:left="502" w:hanging="360"/>
            <w:rPr>
              <w:ins w:author="Rossi Rossi" w:id="69" w:date="2026-09-22T06:56:59Z"/>
              <w:del w:author="udhaya kumar" w:id="6" w:date="2026-09-24T06:40:29Z"/>
            </w:rPr>
          </w:pPr>
          <w:sdt>
            <w:sdtPr>
              <w:id w:val="252248395"/>
              <w:tag w:val="goog_rdk_3725"/>
            </w:sdtPr>
            <w:sdtContent>
              <w:ins w:author="Rossi Rossi" w:id="69" w:date="2026-09-22T06:56:59Z">
                <w:sdt>
                  <w:sdtPr>
                    <w:id w:val="-939095595"/>
                    <w:tag w:val="goog_rdk_3726"/>
                  </w:sdtPr>
                  <w:sdtContent>
                    <w:del w:author="udhaya kumar" w:id="6" w:date="2026-09-24T06:40:29Z"/>
                  </w:sdtContent>
                </w:sdt>
              </w:ins>
              <w:sdt>
                <w:sdtPr>
                  <w:id w:val="650265658"/>
                  <w:tag w:val="goog_rdk_372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22048238"/>
        <w:tag w:val="goog_rdk_3732"/>
      </w:sdtPr>
      <w:sdtContent>
        <w:p w:rsidR="00000000" w:rsidDel="00000000" w:rsidP="00000000" w:rsidRDefault="00000000" w:rsidRPr="00000000" w14:paraId="0000037D">
          <w:pPr>
            <w:numPr>
              <w:ilvl w:val="1"/>
              <w:numId w:val="5"/>
            </w:numPr>
            <w:ind w:left="502" w:hanging="360"/>
            <w:rPr>
              <w:ins w:author="Rossi Rossi" w:id="69" w:date="2026-09-22T06:56:59Z"/>
              <w:del w:author="udhaya kumar" w:id="6" w:date="2026-09-24T06:40:29Z"/>
            </w:rPr>
          </w:pPr>
          <w:sdt>
            <w:sdtPr>
              <w:id w:val="-208959996"/>
              <w:tag w:val="goog_rdk_3729"/>
            </w:sdtPr>
            <w:sdtContent>
              <w:ins w:author="Rossi Rossi" w:id="69" w:date="2026-09-22T06:56:59Z">
                <w:sdt>
                  <w:sdtPr>
                    <w:id w:val="-1571541983"/>
                    <w:tag w:val="goog_rdk_3730"/>
                  </w:sdtPr>
                  <w:sdtContent>
                    <w:del w:author="udhaya kumar" w:id="6" w:date="2026-09-24T06:40:29Z"/>
                  </w:sdtContent>
                </w:sdt>
              </w:ins>
              <w:sdt>
                <w:sdtPr>
                  <w:id w:val="1485457198"/>
                  <w:tag w:val="goog_rdk_37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To continue using the Gemini API, you must secure any unrestricted keys.</w:delText>
                      </w:r>
                    </w:del>
                  </w:ins>
                </w:sdtContent>
              </w:sdt>
              <w:ins w:author="Rossi Rossi" w:id="69" w:date="2026-09-22T06:56:59Z">
                <w:del w:author="udhaya kumar" w:id="6" w:date="2026-09-24T06:40:29Z"/>
              </w:ins>
            </w:sdtContent>
          </w:sdt>
        </w:p>
      </w:sdtContent>
    </w:sdt>
    <w:sdt>
      <w:sdtPr>
        <w:id w:val="-1868989675"/>
        <w:tag w:val="goog_rdk_3736"/>
      </w:sdtPr>
      <w:sdtContent>
        <w:p w:rsidR="00000000" w:rsidDel="00000000" w:rsidP="00000000" w:rsidRDefault="00000000" w:rsidRPr="00000000" w14:paraId="0000037E">
          <w:pPr>
            <w:numPr>
              <w:ilvl w:val="1"/>
              <w:numId w:val="5"/>
            </w:numPr>
            <w:ind w:left="502" w:hanging="360"/>
            <w:rPr>
              <w:ins w:author="Rossi Rossi" w:id="69" w:date="2026-09-22T06:56:59Z"/>
              <w:del w:author="udhaya kumar" w:id="6" w:date="2026-09-24T06:40:29Z"/>
            </w:rPr>
          </w:pPr>
          <w:sdt>
            <w:sdtPr>
              <w:id w:val="-957830308"/>
              <w:tag w:val="goog_rdk_3733"/>
            </w:sdtPr>
            <w:sdtContent>
              <w:ins w:author="Rossi Rossi" w:id="69" w:date="2026-09-22T06:56:59Z">
                <w:sdt>
                  <w:sdtPr>
                    <w:id w:val="-1808816246"/>
                    <w:tag w:val="goog_rdk_3734"/>
                  </w:sdtPr>
                  <w:sdtContent>
                    <w:del w:author="udhaya kumar" w:id="6" w:date="2026-09-24T06:40:29Z"/>
                  </w:sdtContent>
                </w:sdt>
              </w:ins>
              <w:sdt>
                <w:sdtPr>
                  <w:id w:val="1351747947"/>
                  <w:tag w:val="goog_rdk_373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836520164"/>
        <w:tag w:val="goog_rdk_3740"/>
      </w:sdtPr>
      <w:sdtContent>
        <w:p w:rsidR="00000000" w:rsidDel="00000000" w:rsidP="00000000" w:rsidRDefault="00000000" w:rsidRPr="00000000" w14:paraId="0000037F">
          <w:pPr>
            <w:numPr>
              <w:ilvl w:val="1"/>
              <w:numId w:val="5"/>
            </w:numPr>
            <w:ind w:left="502" w:hanging="360"/>
            <w:rPr>
              <w:ins w:author="Rossi Rossi" w:id="69" w:date="2026-09-22T06:56:59Z"/>
              <w:del w:author="udhaya kumar" w:id="6" w:date="2026-09-24T06:40:29Z"/>
            </w:rPr>
          </w:pPr>
          <w:sdt>
            <w:sdtPr>
              <w:id w:val="1934476208"/>
              <w:tag w:val="goog_rdk_3737"/>
            </w:sdtPr>
            <w:sdtContent>
              <w:ins w:author="Rossi Rossi" w:id="69" w:date="2026-09-22T06:56:59Z">
                <w:sdt>
                  <w:sdtPr>
                    <w:id w:val="-860514569"/>
                    <w:tag w:val="goog_rdk_3738"/>
                  </w:sdtPr>
                  <w:sdtContent>
                    <w:del w:author="udhaya kumar" w:id="6" w:date="2026-09-24T06:40:29Z"/>
                  </w:sdtContent>
                </w:sdt>
              </w:ins>
              <w:sdt>
                <w:sdtPr>
                  <w:id w:val="-1755509729"/>
                  <w:tag w:val="goog_rdk_373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Method A: Restrict the key to the Gemini API only (AI Studio)</w:delText>
                      </w:r>
                    </w:del>
                  </w:ins>
                </w:sdtContent>
              </w:sdt>
              <w:ins w:author="Rossi Rossi" w:id="69" w:date="2026-09-22T06:56:59Z">
                <w:del w:author="udhaya kumar" w:id="6" w:date="2026-09-24T06:40:29Z"/>
              </w:ins>
            </w:sdtContent>
          </w:sdt>
        </w:p>
      </w:sdtContent>
    </w:sdt>
    <w:sdt>
      <w:sdtPr>
        <w:id w:val="-1784398031"/>
        <w:tag w:val="goog_rdk_3744"/>
      </w:sdtPr>
      <w:sdtContent>
        <w:p w:rsidR="00000000" w:rsidDel="00000000" w:rsidP="00000000" w:rsidRDefault="00000000" w:rsidRPr="00000000" w14:paraId="00000380">
          <w:pPr>
            <w:numPr>
              <w:ilvl w:val="1"/>
              <w:numId w:val="5"/>
            </w:numPr>
            <w:ind w:left="502" w:hanging="360"/>
            <w:rPr>
              <w:ins w:author="Rossi Rossi" w:id="69" w:date="2026-09-22T06:56:59Z"/>
              <w:del w:author="udhaya kumar" w:id="6" w:date="2026-09-24T06:40:29Z"/>
            </w:rPr>
          </w:pPr>
          <w:sdt>
            <w:sdtPr>
              <w:id w:val="-2057794121"/>
              <w:tag w:val="goog_rdk_3741"/>
            </w:sdtPr>
            <w:sdtContent>
              <w:ins w:author="Rossi Rossi" w:id="69" w:date="2026-09-22T06:56:59Z">
                <w:sdt>
                  <w:sdtPr>
                    <w:id w:val="-454500719"/>
                    <w:tag w:val="goog_rdk_3742"/>
                  </w:sdtPr>
                  <w:sdtContent>
                    <w:del w:author="udhaya kumar" w:id="6" w:date="2026-09-24T06:40:29Z"/>
                  </w:sdtContent>
                </w:sdt>
              </w:ins>
              <w:sdt>
                <w:sdtPr>
                  <w:id w:val="-1088545285"/>
                  <w:tag w:val="goog_rdk_374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35993572"/>
        <w:tag w:val="goog_rdk_3748"/>
      </w:sdtPr>
      <w:sdtContent>
        <w:p w:rsidR="00000000" w:rsidDel="00000000" w:rsidP="00000000" w:rsidRDefault="00000000" w:rsidRPr="00000000" w14:paraId="00000381">
          <w:pPr>
            <w:numPr>
              <w:ilvl w:val="1"/>
              <w:numId w:val="5"/>
            </w:numPr>
            <w:ind w:left="502" w:hanging="360"/>
            <w:rPr>
              <w:ins w:author="Rossi Rossi" w:id="69" w:date="2026-09-22T06:56:59Z"/>
              <w:del w:author="udhaya kumar" w:id="6" w:date="2026-09-24T06:40:29Z"/>
            </w:rPr>
          </w:pPr>
          <w:sdt>
            <w:sdtPr>
              <w:id w:val="639716132"/>
              <w:tag w:val="goog_rdk_3745"/>
            </w:sdtPr>
            <w:sdtContent>
              <w:ins w:author="Rossi Rossi" w:id="69" w:date="2026-09-22T06:56:59Z">
                <w:sdt>
                  <w:sdtPr>
                    <w:id w:val="1598659813"/>
                    <w:tag w:val="goog_rdk_3746"/>
                  </w:sdtPr>
                  <w:sdtContent>
                    <w:del w:author="udhaya kumar" w:id="6" w:date="2026-09-24T06:40:29Z"/>
                  </w:sdtContent>
                </w:sdt>
              </w:ins>
              <w:sdt>
                <w:sdtPr>
                  <w:id w:val="1047997721"/>
                  <w:tag w:val="goog_rdk_374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you only use the key for the Gemini API, secure it directly in AI Studio:</w:delText>
                      </w:r>
                    </w:del>
                  </w:ins>
                </w:sdtContent>
              </w:sdt>
              <w:ins w:author="Rossi Rossi" w:id="69" w:date="2026-09-22T06:56:59Z">
                <w:del w:author="udhaya kumar" w:id="6" w:date="2026-09-24T06:40:29Z"/>
              </w:ins>
            </w:sdtContent>
          </w:sdt>
        </w:p>
      </w:sdtContent>
    </w:sdt>
    <w:sdt>
      <w:sdtPr>
        <w:id w:val="1373259972"/>
        <w:tag w:val="goog_rdk_3752"/>
      </w:sdtPr>
      <w:sdtContent>
        <w:p w:rsidR="00000000" w:rsidDel="00000000" w:rsidP="00000000" w:rsidRDefault="00000000" w:rsidRPr="00000000" w14:paraId="00000382">
          <w:pPr>
            <w:numPr>
              <w:ilvl w:val="1"/>
              <w:numId w:val="5"/>
            </w:numPr>
            <w:ind w:left="502" w:hanging="360"/>
            <w:rPr>
              <w:ins w:author="Rossi Rossi" w:id="69" w:date="2026-09-22T06:56:59Z"/>
              <w:del w:author="udhaya kumar" w:id="6" w:date="2026-09-24T06:40:29Z"/>
            </w:rPr>
          </w:pPr>
          <w:sdt>
            <w:sdtPr>
              <w:id w:val="461842609"/>
              <w:tag w:val="goog_rdk_3749"/>
            </w:sdtPr>
            <w:sdtContent>
              <w:ins w:author="Rossi Rossi" w:id="69" w:date="2026-09-22T06:56:59Z">
                <w:sdt>
                  <w:sdtPr>
                    <w:id w:val="-1481855116"/>
                    <w:tag w:val="goog_rdk_3750"/>
                  </w:sdtPr>
                  <w:sdtContent>
                    <w:del w:author="udhaya kumar" w:id="6" w:date="2026-09-24T06:40:29Z"/>
                  </w:sdtContent>
                </w:sdt>
              </w:ins>
              <w:sdt>
                <w:sdtPr>
                  <w:id w:val="-2086008383"/>
                  <w:tag w:val="goog_rdk_375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469776863"/>
        <w:tag w:val="goog_rdk_3756"/>
      </w:sdtPr>
      <w:sdtContent>
        <w:p w:rsidR="00000000" w:rsidDel="00000000" w:rsidP="00000000" w:rsidRDefault="00000000" w:rsidRPr="00000000" w14:paraId="00000383">
          <w:pPr>
            <w:numPr>
              <w:ilvl w:val="1"/>
              <w:numId w:val="5"/>
            </w:numPr>
            <w:ind w:left="502" w:hanging="360"/>
            <w:rPr>
              <w:ins w:author="Rossi Rossi" w:id="69" w:date="2026-09-22T06:56:59Z"/>
              <w:del w:author="udhaya kumar" w:id="6" w:date="2026-09-24T06:40:29Z"/>
            </w:rPr>
          </w:pPr>
          <w:sdt>
            <w:sdtPr>
              <w:id w:val="-121528990"/>
              <w:tag w:val="goog_rdk_3753"/>
            </w:sdtPr>
            <w:sdtContent>
              <w:ins w:author="Rossi Rossi" w:id="69" w:date="2026-09-22T06:56:59Z">
                <w:sdt>
                  <w:sdtPr>
                    <w:id w:val="1763991710"/>
                    <w:tag w:val="goog_rdk_3754"/>
                  </w:sdtPr>
                  <w:sdtContent>
                    <w:del w:author="udhaya kumar" w:id="6" w:date="2026-09-24T06:40:29Z"/>
                  </w:sdtContent>
                </w:sdt>
              </w:ins>
              <w:sdt>
                <w:sdtPr>
                  <w:id w:val="-1740928965"/>
                  <w:tag w:val="goog_rdk_37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On the **API Keys** page in [Google AI Studio](https://aistudio.google.com/api-keys), locate keys marked with the **Unrestricted** label.</w:delText>
                      </w:r>
                    </w:del>
                  </w:ins>
                </w:sdtContent>
              </w:sdt>
              <w:ins w:author="Rossi Rossi" w:id="69" w:date="2026-09-22T06:56:59Z">
                <w:del w:author="udhaya kumar" w:id="6" w:date="2026-09-24T06:40:29Z"/>
              </w:ins>
            </w:sdtContent>
          </w:sdt>
        </w:p>
      </w:sdtContent>
    </w:sdt>
    <w:sdt>
      <w:sdtPr>
        <w:id w:val="-550109058"/>
        <w:tag w:val="goog_rdk_3760"/>
      </w:sdtPr>
      <w:sdtContent>
        <w:p w:rsidR="00000000" w:rsidDel="00000000" w:rsidP="00000000" w:rsidRDefault="00000000" w:rsidRPr="00000000" w14:paraId="00000384">
          <w:pPr>
            <w:numPr>
              <w:ilvl w:val="1"/>
              <w:numId w:val="5"/>
            </w:numPr>
            <w:ind w:left="502" w:hanging="360"/>
            <w:rPr>
              <w:ins w:author="Rossi Rossi" w:id="69" w:date="2026-09-22T06:56:59Z"/>
              <w:del w:author="udhaya kumar" w:id="6" w:date="2026-09-24T06:40:29Z"/>
            </w:rPr>
          </w:pPr>
          <w:sdt>
            <w:sdtPr>
              <w:id w:val="1434039060"/>
              <w:tag w:val="goog_rdk_3757"/>
            </w:sdtPr>
            <w:sdtContent>
              <w:ins w:author="Rossi Rossi" w:id="69" w:date="2026-09-22T06:56:59Z">
                <w:sdt>
                  <w:sdtPr>
                    <w:id w:val="950338429"/>
                    <w:tag w:val="goog_rdk_3758"/>
                  </w:sdtPr>
                  <w:sdtContent>
                    <w:del w:author="udhaya kumar" w:id="6" w:date="2026-09-24T06:40:29Z"/>
                  </w:sdtContent>
                </w:sdt>
              </w:ins>
              <w:sdt>
                <w:sdtPr>
                  <w:id w:val="-183587938"/>
                  <w:tag w:val="goog_rdk_37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Hover over the label and click **Add restrictions** in the dialog.</w:delText>
                      </w:r>
                    </w:del>
                  </w:ins>
                </w:sdtContent>
              </w:sdt>
              <w:ins w:author="Rossi Rossi" w:id="69" w:date="2026-09-22T06:56:59Z">
                <w:del w:author="udhaya kumar" w:id="6" w:date="2026-09-24T06:40:29Z"/>
              </w:ins>
            </w:sdtContent>
          </w:sdt>
        </w:p>
      </w:sdtContent>
    </w:sdt>
    <w:sdt>
      <w:sdtPr>
        <w:id w:val="1742098803"/>
        <w:tag w:val="goog_rdk_3764"/>
      </w:sdtPr>
      <w:sdtContent>
        <w:p w:rsidR="00000000" w:rsidDel="00000000" w:rsidP="00000000" w:rsidRDefault="00000000" w:rsidRPr="00000000" w14:paraId="00000385">
          <w:pPr>
            <w:numPr>
              <w:ilvl w:val="1"/>
              <w:numId w:val="5"/>
            </w:numPr>
            <w:ind w:left="502" w:hanging="360"/>
            <w:rPr>
              <w:ins w:author="Rossi Rossi" w:id="69" w:date="2026-09-22T06:56:59Z"/>
              <w:del w:author="udhaya kumar" w:id="6" w:date="2026-09-24T06:40:29Z"/>
            </w:rPr>
          </w:pPr>
          <w:sdt>
            <w:sdtPr>
              <w:id w:val="234511998"/>
              <w:tag w:val="goog_rdk_3761"/>
            </w:sdtPr>
            <w:sdtContent>
              <w:ins w:author="Rossi Rossi" w:id="69" w:date="2026-09-22T06:56:59Z">
                <w:sdt>
                  <w:sdtPr>
                    <w:id w:val="-1193899508"/>
                    <w:tag w:val="goog_rdk_3762"/>
                  </w:sdtPr>
                  <w:sdtContent>
                    <w:del w:author="udhaya kumar" w:id="6" w:date="2026-09-24T06:40:29Z"/>
                  </w:sdtContent>
                </w:sdt>
              </w:ins>
              <w:sdt>
                <w:sdtPr>
                  <w:id w:val="1674430935"/>
                  <w:tag w:val="goog_rdk_37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Select **Restrict to Gemini API only**.</w:delText>
                      </w:r>
                    </w:del>
                  </w:ins>
                </w:sdtContent>
              </w:sdt>
              <w:ins w:author="Rossi Rossi" w:id="69" w:date="2026-09-22T06:56:59Z">
                <w:del w:author="udhaya kumar" w:id="6" w:date="2026-09-24T06:40:29Z"/>
              </w:ins>
            </w:sdtContent>
          </w:sdt>
        </w:p>
      </w:sdtContent>
    </w:sdt>
    <w:sdt>
      <w:sdtPr>
        <w:id w:val="-1032848793"/>
        <w:tag w:val="goog_rdk_3768"/>
      </w:sdtPr>
      <w:sdtContent>
        <w:p w:rsidR="00000000" w:rsidDel="00000000" w:rsidP="00000000" w:rsidRDefault="00000000" w:rsidRPr="00000000" w14:paraId="00000386">
          <w:pPr>
            <w:numPr>
              <w:ilvl w:val="1"/>
              <w:numId w:val="5"/>
            </w:numPr>
            <w:ind w:left="502" w:hanging="360"/>
            <w:rPr>
              <w:ins w:author="Rossi Rossi" w:id="69" w:date="2026-09-22T06:56:59Z"/>
              <w:del w:author="udhaya kumar" w:id="6" w:date="2026-09-24T06:40:29Z"/>
            </w:rPr>
          </w:pPr>
          <w:sdt>
            <w:sdtPr>
              <w:id w:val="-39889038"/>
              <w:tag w:val="goog_rdk_3765"/>
            </w:sdtPr>
            <w:sdtContent>
              <w:ins w:author="Rossi Rossi" w:id="69" w:date="2026-09-22T06:56:59Z">
                <w:sdt>
                  <w:sdtPr>
                    <w:id w:val="-1435080690"/>
                    <w:tag w:val="goog_rdk_3766"/>
                  </w:sdtPr>
                  <w:sdtContent>
                    <w:del w:author="udhaya kumar" w:id="6" w:date="2026-09-24T06:40:29Z"/>
                  </w:sdtContent>
                </w:sdt>
              </w:ins>
              <w:sdt>
                <w:sdtPr>
                  <w:id w:val="-1571566027"/>
                  <w:tag w:val="goog_rdk_376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Click **Restrict key** to confirm.</w:delText>
                      </w:r>
                    </w:del>
                  </w:ins>
                </w:sdtContent>
              </w:sdt>
              <w:ins w:author="Rossi Rossi" w:id="69" w:date="2026-09-22T06:56:59Z">
                <w:del w:author="udhaya kumar" w:id="6" w:date="2026-09-24T06:40:29Z"/>
              </w:ins>
            </w:sdtContent>
          </w:sdt>
        </w:p>
      </w:sdtContent>
    </w:sdt>
    <w:sdt>
      <w:sdtPr>
        <w:id w:val="-2096417590"/>
        <w:tag w:val="goog_rdk_3772"/>
      </w:sdtPr>
      <w:sdtContent>
        <w:p w:rsidR="00000000" w:rsidDel="00000000" w:rsidP="00000000" w:rsidRDefault="00000000" w:rsidRPr="00000000" w14:paraId="00000387">
          <w:pPr>
            <w:numPr>
              <w:ilvl w:val="1"/>
              <w:numId w:val="5"/>
            </w:numPr>
            <w:ind w:left="502" w:hanging="360"/>
            <w:rPr>
              <w:ins w:author="Rossi Rossi" w:id="69" w:date="2026-09-22T06:56:59Z"/>
              <w:del w:author="udhaya kumar" w:id="6" w:date="2026-09-24T06:40:29Z"/>
            </w:rPr>
          </w:pPr>
          <w:sdt>
            <w:sdtPr>
              <w:id w:val="-2083644841"/>
              <w:tag w:val="goog_rdk_3769"/>
            </w:sdtPr>
            <w:sdtContent>
              <w:ins w:author="Rossi Rossi" w:id="69" w:date="2026-09-22T06:56:59Z">
                <w:sdt>
                  <w:sdtPr>
                    <w:id w:val="1292584609"/>
                    <w:tag w:val="goog_rdk_3770"/>
                  </w:sdtPr>
                  <w:sdtContent>
                    <w:del w:author="udhaya kumar" w:id="6" w:date="2026-09-24T06:40:29Z"/>
                  </w:sdtContent>
                </w:sdt>
              </w:ins>
              <w:sdt>
                <w:sdtPr>
                  <w:id w:val="-1041232875"/>
                  <w:tag w:val="goog_rdk_377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879030239"/>
        <w:tag w:val="goog_rdk_3776"/>
      </w:sdtPr>
      <w:sdtContent>
        <w:p w:rsidR="00000000" w:rsidDel="00000000" w:rsidP="00000000" w:rsidRDefault="00000000" w:rsidRPr="00000000" w14:paraId="00000388">
          <w:pPr>
            <w:numPr>
              <w:ilvl w:val="1"/>
              <w:numId w:val="5"/>
            </w:numPr>
            <w:ind w:left="502" w:hanging="360"/>
            <w:rPr>
              <w:ins w:author="Rossi Rossi" w:id="69" w:date="2026-09-22T06:56:59Z"/>
              <w:del w:author="udhaya kumar" w:id="6" w:date="2026-09-24T06:40:29Z"/>
            </w:rPr>
          </w:pPr>
          <w:sdt>
            <w:sdtPr>
              <w:id w:val="1303707955"/>
              <w:tag w:val="goog_rdk_3773"/>
            </w:sdtPr>
            <w:sdtContent>
              <w:ins w:author="Rossi Rossi" w:id="69" w:date="2026-09-22T06:56:59Z">
                <w:sdt>
                  <w:sdtPr>
                    <w:id w:val="162945081"/>
                    <w:tag w:val="goog_rdk_3774"/>
                  </w:sdtPr>
                  <w:sdtContent>
                    <w:del w:author="udhaya kumar" w:id="6" w:date="2026-09-24T06:40:29Z"/>
                  </w:sdtContent>
                </w:sdt>
              </w:ins>
              <w:sdt>
                <w:sdtPr>
                  <w:id w:val="756239707"/>
                  <w:tag w:val="goog_rdk_377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&gt; [!NOTE]</w:delText>
                      </w:r>
                    </w:del>
                  </w:ins>
                </w:sdtContent>
              </w:sdt>
              <w:ins w:author="Rossi Rossi" w:id="69" w:date="2026-09-22T06:56:59Z">
                <w:del w:author="udhaya kumar" w:id="6" w:date="2026-09-24T06:40:29Z"/>
              </w:ins>
            </w:sdtContent>
          </w:sdt>
        </w:p>
      </w:sdtContent>
    </w:sdt>
    <w:sdt>
      <w:sdtPr>
        <w:id w:val="399919407"/>
        <w:tag w:val="goog_rdk_3780"/>
      </w:sdtPr>
      <w:sdtContent>
        <w:p w:rsidR="00000000" w:rsidDel="00000000" w:rsidP="00000000" w:rsidRDefault="00000000" w:rsidRPr="00000000" w14:paraId="00000389">
          <w:pPr>
            <w:numPr>
              <w:ilvl w:val="1"/>
              <w:numId w:val="5"/>
            </w:numPr>
            <w:ind w:left="502" w:hanging="360"/>
            <w:rPr>
              <w:ins w:author="Rossi Rossi" w:id="69" w:date="2026-09-22T06:56:59Z"/>
              <w:del w:author="udhaya kumar" w:id="6" w:date="2026-09-24T06:40:29Z"/>
            </w:rPr>
          </w:pPr>
          <w:sdt>
            <w:sdtPr>
              <w:id w:val="436771802"/>
              <w:tag w:val="goog_rdk_3777"/>
            </w:sdtPr>
            <w:sdtContent>
              <w:ins w:author="Rossi Rossi" w:id="69" w:date="2026-09-22T06:56:59Z">
                <w:sdt>
                  <w:sdtPr>
                    <w:id w:val="1843682190"/>
                    <w:tag w:val="goog_rdk_3778"/>
                  </w:sdtPr>
                  <w:sdtContent>
                    <w:del w:author="udhaya kumar" w:id="6" w:date="2026-09-24T06:40:29Z"/>
                  </w:sdtContent>
                </w:sdt>
              </w:ins>
              <w:sdt>
                <w:sdtPr>
                  <w:id w:val="-998964415"/>
                  <w:tag w:val="goog_rdk_37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&gt; **Note:** To restrict an API key, you must have the `apikeys.keys.update` permission on the associated Google Cloud project. This permission is included in roles like **API Keys Admin** or **Editor**.</w:delText>
                      </w:r>
                    </w:del>
                  </w:ins>
                </w:sdtContent>
              </w:sdt>
              <w:ins w:author="Rossi Rossi" w:id="69" w:date="2026-09-22T06:56:59Z">
                <w:del w:author="udhaya kumar" w:id="6" w:date="2026-09-24T06:40:29Z"/>
              </w:ins>
            </w:sdtContent>
          </w:sdt>
        </w:p>
      </w:sdtContent>
    </w:sdt>
    <w:sdt>
      <w:sdtPr>
        <w:id w:val="1777256888"/>
        <w:tag w:val="goog_rdk_3784"/>
      </w:sdtPr>
      <w:sdtContent>
        <w:p w:rsidR="00000000" w:rsidDel="00000000" w:rsidP="00000000" w:rsidRDefault="00000000" w:rsidRPr="00000000" w14:paraId="0000038A">
          <w:pPr>
            <w:numPr>
              <w:ilvl w:val="1"/>
              <w:numId w:val="5"/>
            </w:numPr>
            <w:ind w:left="502" w:hanging="360"/>
            <w:rPr>
              <w:ins w:author="Rossi Rossi" w:id="69" w:date="2026-09-22T06:56:59Z"/>
              <w:del w:author="udhaya kumar" w:id="6" w:date="2026-09-24T06:40:29Z"/>
            </w:rPr>
          </w:pPr>
          <w:sdt>
            <w:sdtPr>
              <w:id w:val="1782561420"/>
              <w:tag w:val="goog_rdk_3781"/>
            </w:sdtPr>
            <w:sdtContent>
              <w:ins w:author="Rossi Rossi" w:id="69" w:date="2026-09-22T06:56:59Z">
                <w:sdt>
                  <w:sdtPr>
                    <w:id w:val="-641559576"/>
                    <w:tag w:val="goog_rdk_3782"/>
                  </w:sdtPr>
                  <w:sdtContent>
                    <w:del w:author="udhaya kumar" w:id="6" w:date="2026-09-24T06:40:29Z"/>
                  </w:sdtContent>
                </w:sdt>
              </w:ins>
              <w:sdt>
                <w:sdtPr>
                  <w:id w:val="2001456354"/>
                  <w:tag w:val="goog_rdk_378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467574999"/>
        <w:tag w:val="goog_rdk_3788"/>
      </w:sdtPr>
      <w:sdtContent>
        <w:p w:rsidR="00000000" w:rsidDel="00000000" w:rsidP="00000000" w:rsidRDefault="00000000" w:rsidRPr="00000000" w14:paraId="0000038B">
          <w:pPr>
            <w:numPr>
              <w:ilvl w:val="1"/>
              <w:numId w:val="5"/>
            </w:numPr>
            <w:ind w:left="502" w:hanging="360"/>
            <w:rPr>
              <w:ins w:author="Rossi Rossi" w:id="69" w:date="2026-09-22T06:56:59Z"/>
              <w:del w:author="udhaya kumar" w:id="6" w:date="2026-09-24T06:40:29Z"/>
            </w:rPr>
          </w:pPr>
          <w:sdt>
            <w:sdtPr>
              <w:id w:val="-1264398263"/>
              <w:tag w:val="goog_rdk_3785"/>
            </w:sdtPr>
            <w:sdtContent>
              <w:ins w:author="Rossi Rossi" w:id="69" w:date="2026-09-22T06:56:59Z">
                <w:sdt>
                  <w:sdtPr>
                    <w:id w:val="518670204"/>
                    <w:tag w:val="goog_rdk_3786"/>
                  </w:sdtPr>
                  <w:sdtContent>
                    <w:del w:author="udhaya kumar" w:id="6" w:date="2026-09-24T06:40:29Z"/>
                  </w:sdtContent>
                </w:sdt>
              </w:ins>
              <w:sdt>
                <w:sdtPr>
                  <w:id w:val="453819112"/>
                  <w:tag w:val="goog_rdk_378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Method B: Restrict the key for other services (Google Cloud Console)</w:delText>
                      </w:r>
                    </w:del>
                  </w:ins>
                </w:sdtContent>
              </w:sdt>
              <w:ins w:author="Rossi Rossi" w:id="69" w:date="2026-09-22T06:56:59Z">
                <w:del w:author="udhaya kumar" w:id="6" w:date="2026-09-24T06:40:29Z"/>
              </w:ins>
            </w:sdtContent>
          </w:sdt>
        </w:p>
      </w:sdtContent>
    </w:sdt>
    <w:sdt>
      <w:sdtPr>
        <w:id w:val="719763547"/>
        <w:tag w:val="goog_rdk_3792"/>
      </w:sdtPr>
      <w:sdtContent>
        <w:p w:rsidR="00000000" w:rsidDel="00000000" w:rsidP="00000000" w:rsidRDefault="00000000" w:rsidRPr="00000000" w14:paraId="0000038C">
          <w:pPr>
            <w:numPr>
              <w:ilvl w:val="1"/>
              <w:numId w:val="5"/>
            </w:numPr>
            <w:ind w:left="502" w:hanging="360"/>
            <w:rPr>
              <w:ins w:author="Rossi Rossi" w:id="69" w:date="2026-09-22T06:56:59Z"/>
              <w:del w:author="udhaya kumar" w:id="6" w:date="2026-09-24T06:40:29Z"/>
            </w:rPr>
          </w:pPr>
          <w:sdt>
            <w:sdtPr>
              <w:id w:val="-1239180483"/>
              <w:tag w:val="goog_rdk_3789"/>
            </w:sdtPr>
            <w:sdtContent>
              <w:ins w:author="Rossi Rossi" w:id="69" w:date="2026-09-22T06:56:59Z">
                <w:sdt>
                  <w:sdtPr>
                    <w:id w:val="1391430617"/>
                    <w:tag w:val="goog_rdk_3790"/>
                  </w:sdtPr>
                  <w:sdtContent>
                    <w:del w:author="udhaya kumar" w:id="6" w:date="2026-09-24T06:40:29Z"/>
                  </w:sdtContent>
                </w:sdt>
              </w:ins>
              <w:sdt>
                <w:sdtPr>
                  <w:id w:val="-2071397350"/>
                  <w:tag w:val="goog_rdk_379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228631710"/>
        <w:tag w:val="goog_rdk_3796"/>
      </w:sdtPr>
      <w:sdtContent>
        <w:p w:rsidR="00000000" w:rsidDel="00000000" w:rsidP="00000000" w:rsidRDefault="00000000" w:rsidRPr="00000000" w14:paraId="0000038D">
          <w:pPr>
            <w:numPr>
              <w:ilvl w:val="1"/>
              <w:numId w:val="5"/>
            </w:numPr>
            <w:ind w:left="502" w:hanging="360"/>
            <w:rPr>
              <w:ins w:author="Rossi Rossi" w:id="69" w:date="2026-09-22T06:56:59Z"/>
              <w:del w:author="udhaya kumar" w:id="6" w:date="2026-09-24T06:40:29Z"/>
            </w:rPr>
          </w:pPr>
          <w:sdt>
            <w:sdtPr>
              <w:id w:val="-258064546"/>
              <w:tag w:val="goog_rdk_3793"/>
            </w:sdtPr>
            <w:sdtContent>
              <w:ins w:author="Rossi Rossi" w:id="69" w:date="2026-09-22T06:56:59Z">
                <w:sdt>
                  <w:sdtPr>
                    <w:id w:val="-811175187"/>
                    <w:tag w:val="goog_rdk_3794"/>
                  </w:sdtPr>
                  <w:sdtContent>
                    <w:del w:author="udhaya kumar" w:id="6" w:date="2026-09-24T06:40:29Z"/>
                  </w:sdtContent>
                </w:sdt>
              </w:ins>
              <w:sdt>
                <w:sdtPr>
                  <w:id w:val="410117102"/>
                  <w:tag w:val="goog_rdk_379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69" w:date="2026-09-22T06:56:59Z">
                <w:del w:author="udhaya kumar" w:id="6" w:date="2026-09-24T06:40:29Z"/>
              </w:ins>
            </w:sdtContent>
          </w:sdt>
        </w:p>
      </w:sdtContent>
    </w:sdt>
    <w:sdt>
      <w:sdtPr>
        <w:id w:val="1933991603"/>
        <w:tag w:val="goog_rdk_3800"/>
      </w:sdtPr>
      <w:sdtContent>
        <w:p w:rsidR="00000000" w:rsidDel="00000000" w:rsidP="00000000" w:rsidRDefault="00000000" w:rsidRPr="00000000" w14:paraId="0000038E">
          <w:pPr>
            <w:numPr>
              <w:ilvl w:val="1"/>
              <w:numId w:val="5"/>
            </w:numPr>
            <w:ind w:left="502" w:hanging="360"/>
            <w:rPr>
              <w:ins w:author="Rossi Rossi" w:id="69" w:date="2026-09-22T06:56:59Z"/>
              <w:del w:author="udhaya kumar" w:id="6" w:date="2026-09-24T06:40:29Z"/>
            </w:rPr>
          </w:pPr>
          <w:sdt>
            <w:sdtPr>
              <w:id w:val="1411203661"/>
              <w:tag w:val="goog_rdk_3797"/>
            </w:sdtPr>
            <w:sdtContent>
              <w:ins w:author="Rossi Rossi" w:id="69" w:date="2026-09-22T06:56:59Z">
                <w:sdt>
                  <w:sdtPr>
                    <w:id w:val="1279515191"/>
                    <w:tag w:val="goog_rdk_3798"/>
                  </w:sdtPr>
                  <w:sdtContent>
                    <w:del w:author="udhaya kumar" w:id="6" w:date="2026-09-24T06:40:29Z"/>
                  </w:sdtContent>
                </w:sdt>
              </w:ins>
              <w:sdt>
                <w:sdtPr>
                  <w:id w:val="981953808"/>
                  <w:tag w:val="goog_rdk_379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69" w:date="2026-09-22T06:56:59Z">
                <w:del w:author="udhaya kumar" w:id="6" w:date="2026-09-24T06:40:29Z"/>
              </w:ins>
            </w:sdtContent>
          </w:sdt>
        </w:p>
      </w:sdtContent>
    </w:sdt>
    <w:sdt>
      <w:sdtPr>
        <w:id w:val="-886652654"/>
        <w:tag w:val="goog_rdk_3804"/>
      </w:sdtPr>
      <w:sdtContent>
        <w:p w:rsidR="00000000" w:rsidDel="00000000" w:rsidP="00000000" w:rsidRDefault="00000000" w:rsidRPr="00000000" w14:paraId="0000038F">
          <w:pPr>
            <w:numPr>
              <w:ilvl w:val="1"/>
              <w:numId w:val="5"/>
            </w:numPr>
            <w:ind w:left="502" w:hanging="360"/>
            <w:rPr>
              <w:ins w:author="Rossi Rossi" w:id="69" w:date="2026-09-22T06:56:59Z"/>
              <w:del w:author="udhaya kumar" w:id="6" w:date="2026-09-24T06:40:29Z"/>
            </w:rPr>
          </w:pPr>
          <w:sdt>
            <w:sdtPr>
              <w:id w:val="373165558"/>
              <w:tag w:val="goog_rdk_3801"/>
            </w:sdtPr>
            <w:sdtContent>
              <w:ins w:author="Rossi Rossi" w:id="69" w:date="2026-09-22T06:56:59Z">
                <w:sdt>
                  <w:sdtPr>
                    <w:id w:val="-12749925"/>
                    <w:tag w:val="goog_rdk_3802"/>
                  </w:sdtPr>
                  <w:sdtContent>
                    <w:del w:author="udhaya kumar" w:id="6" w:date="2026-09-24T06:40:29Z"/>
                  </w:sdtContent>
                </w:sdt>
              </w:ins>
              <w:sdt>
                <w:sdtPr>
                  <w:id w:val="1664987708"/>
                  <w:tag w:val="goog_rdk_380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these restrictions are applied.**</w:delText>
                      </w:r>
                    </w:del>
                  </w:ins>
                </w:sdtContent>
              </w:sdt>
              <w:ins w:author="Rossi Rossi" w:id="69" w:date="2026-09-22T06:56:59Z">
                <w:del w:author="udhaya kumar" w:id="6" w:date="2026-09-24T06:40:29Z"/>
              </w:ins>
            </w:sdtContent>
          </w:sdt>
        </w:p>
      </w:sdtContent>
    </w:sdt>
    <w:sdt>
      <w:sdtPr>
        <w:id w:val="1537084221"/>
        <w:tag w:val="goog_rdk_3808"/>
      </w:sdtPr>
      <w:sdtContent>
        <w:p w:rsidR="00000000" w:rsidDel="00000000" w:rsidP="00000000" w:rsidRDefault="00000000" w:rsidRPr="00000000" w14:paraId="00000390">
          <w:pPr>
            <w:numPr>
              <w:ilvl w:val="1"/>
              <w:numId w:val="5"/>
            </w:numPr>
            <w:ind w:left="502" w:hanging="360"/>
            <w:rPr>
              <w:ins w:author="Rossi Rossi" w:id="69" w:date="2026-09-22T06:56:59Z"/>
              <w:del w:author="udhaya kumar" w:id="6" w:date="2026-09-24T06:40:29Z"/>
            </w:rPr>
          </w:pPr>
          <w:sdt>
            <w:sdtPr>
              <w:id w:val="203679977"/>
              <w:tag w:val="goog_rdk_3805"/>
            </w:sdtPr>
            <w:sdtContent>
              <w:ins w:author="Rossi Rossi" w:id="69" w:date="2026-09-22T06:56:59Z">
                <w:sdt>
                  <w:sdtPr>
                    <w:id w:val="892783513"/>
                    <w:tag w:val="goog_rdk_3806"/>
                  </w:sdtPr>
                  <w:sdtContent>
                    <w:del w:author="udhaya kumar" w:id="6" w:date="2026-09-24T06:40:29Z"/>
                  </w:sdtContent>
                </w:sdt>
              </w:ins>
              <w:sdt>
                <w:sdtPr>
                  <w:id w:val="-776341257"/>
                  <w:tag w:val="goog_rdk_380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812401340"/>
        <w:tag w:val="goog_rdk_3812"/>
      </w:sdtPr>
      <w:sdtContent>
        <w:p w:rsidR="00000000" w:rsidDel="00000000" w:rsidP="00000000" w:rsidRDefault="00000000" w:rsidRPr="00000000" w14:paraId="00000391">
          <w:pPr>
            <w:numPr>
              <w:ilvl w:val="1"/>
              <w:numId w:val="5"/>
            </w:numPr>
            <w:ind w:left="502" w:hanging="360"/>
            <w:rPr>
              <w:ins w:author="Rossi Rossi" w:id="69" w:date="2026-09-22T06:56:59Z"/>
              <w:del w:author="udhaya kumar" w:id="6" w:date="2026-09-24T06:40:29Z"/>
            </w:rPr>
          </w:pPr>
          <w:sdt>
            <w:sdtPr>
              <w:id w:val="-1614572167"/>
              <w:tag w:val="goog_rdk_3809"/>
            </w:sdtPr>
            <w:sdtContent>
              <w:ins w:author="Rossi Rossi" w:id="69" w:date="2026-09-22T06:56:59Z">
                <w:sdt>
                  <w:sdtPr>
                    <w:id w:val="-308323259"/>
                    <w:tag w:val="goog_rdk_3810"/>
                  </w:sdtPr>
                  <w:sdtContent>
                    <w:del w:author="udhaya kumar" w:id="6" w:date="2026-09-24T06:40:29Z"/>
                  </w:sdtContent>
                </w:sdt>
              </w:ins>
              <w:sdt>
                <w:sdtPr>
                  <w:id w:val="367544771"/>
                  <w:tag w:val="goog_rdk_381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69" w:date="2026-09-22T06:56:59Z">
                <w:del w:author="udhaya kumar" w:id="6" w:date="2026-09-24T06:40:29Z"/>
              </w:ins>
            </w:sdtContent>
          </w:sdt>
        </w:p>
      </w:sdtContent>
    </w:sdt>
    <w:sdt>
      <w:sdtPr>
        <w:id w:val="542507112"/>
        <w:tag w:val="goog_rdk_3816"/>
      </w:sdtPr>
      <w:sdtContent>
        <w:p w:rsidR="00000000" w:rsidDel="00000000" w:rsidP="00000000" w:rsidRDefault="00000000" w:rsidRPr="00000000" w14:paraId="00000392">
          <w:pPr>
            <w:numPr>
              <w:ilvl w:val="1"/>
              <w:numId w:val="5"/>
            </w:numPr>
            <w:ind w:left="502" w:hanging="360"/>
            <w:rPr>
              <w:ins w:author="Rossi Rossi" w:id="69" w:date="2026-09-22T06:56:59Z"/>
              <w:del w:author="udhaya kumar" w:id="6" w:date="2026-09-24T06:40:29Z"/>
            </w:rPr>
          </w:pPr>
          <w:sdt>
            <w:sdtPr>
              <w:id w:val="49937058"/>
              <w:tag w:val="goog_rdk_3813"/>
            </w:sdtPr>
            <w:sdtContent>
              <w:ins w:author="Rossi Rossi" w:id="69" w:date="2026-09-22T06:56:59Z">
                <w:sdt>
                  <w:sdtPr>
                    <w:id w:val="371718485"/>
                    <w:tag w:val="goog_rdk_3814"/>
                  </w:sdtPr>
                  <w:sdtContent>
                    <w:del w:author="udhaya kumar" w:id="6" w:date="2026-09-24T06:40:29Z"/>
                  </w:sdtContent>
                </w:sdt>
              </w:ins>
              <w:sdt>
                <w:sdtPr>
                  <w:id w:val="1112978918"/>
                  <w:tag w:val="goog_rdk_38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69" w:date="2026-09-22T06:56:59Z">
                <w:del w:author="udhaya kumar" w:id="6" w:date="2026-09-24T06:40:29Z"/>
              </w:ins>
            </w:sdtContent>
          </w:sdt>
        </w:p>
      </w:sdtContent>
    </w:sdt>
    <w:sdt>
      <w:sdtPr>
        <w:id w:val="905684389"/>
        <w:tag w:val="goog_rdk_3820"/>
      </w:sdtPr>
      <w:sdtContent>
        <w:p w:rsidR="00000000" w:rsidDel="00000000" w:rsidP="00000000" w:rsidRDefault="00000000" w:rsidRPr="00000000" w14:paraId="00000393">
          <w:pPr>
            <w:numPr>
              <w:ilvl w:val="1"/>
              <w:numId w:val="5"/>
            </w:numPr>
            <w:ind w:left="502" w:hanging="360"/>
            <w:rPr>
              <w:ins w:author="Rossi Rossi" w:id="69" w:date="2026-09-22T06:56:59Z"/>
              <w:del w:author="udhaya kumar" w:id="6" w:date="2026-09-24T06:40:29Z"/>
            </w:rPr>
          </w:pPr>
          <w:sdt>
            <w:sdtPr>
              <w:id w:val="1343523047"/>
              <w:tag w:val="goog_rdk_3817"/>
            </w:sdtPr>
            <w:sdtContent>
              <w:ins w:author="Rossi Rossi" w:id="69" w:date="2026-09-22T06:56:59Z">
                <w:sdt>
                  <w:sdtPr>
                    <w:id w:val="1931747053"/>
                    <w:tag w:val="goog_rdk_3818"/>
                  </w:sdtPr>
                  <w:sdtContent>
                    <w:del w:author="udhaya kumar" w:id="6" w:date="2026-09-24T06:40:29Z"/>
                  </w:sdtContent>
                </w:sdt>
              </w:ins>
              <w:sdt>
                <w:sdtPr>
                  <w:id w:val="-642007847"/>
                  <w:tag w:val="goog_rdk_381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69" w:date="2026-09-22T06:56:59Z">
                <w:del w:author="udhaya kumar" w:id="6" w:date="2026-09-24T06:40:29Z"/>
              </w:ins>
            </w:sdtContent>
          </w:sdt>
        </w:p>
      </w:sdtContent>
    </w:sdt>
    <w:sdt>
      <w:sdtPr>
        <w:id w:val="-781135857"/>
        <w:tag w:val="goog_rdk_3824"/>
      </w:sdtPr>
      <w:sdtContent>
        <w:p w:rsidR="00000000" w:rsidDel="00000000" w:rsidP="00000000" w:rsidRDefault="00000000" w:rsidRPr="00000000" w14:paraId="00000394">
          <w:pPr>
            <w:numPr>
              <w:ilvl w:val="1"/>
              <w:numId w:val="5"/>
            </w:numPr>
            <w:ind w:left="502" w:hanging="360"/>
            <w:rPr>
              <w:ins w:author="Rossi Rossi" w:id="69" w:date="2026-09-22T06:56:59Z"/>
              <w:del w:author="udhaya kumar" w:id="6" w:date="2026-09-24T06:40:29Z"/>
            </w:rPr>
          </w:pPr>
          <w:sdt>
            <w:sdtPr>
              <w:id w:val="1114785405"/>
              <w:tag w:val="goog_rdk_3821"/>
            </w:sdtPr>
            <w:sdtContent>
              <w:ins w:author="Rossi Rossi" w:id="69" w:date="2026-09-22T06:56:59Z">
                <w:sdt>
                  <w:sdtPr>
                    <w:id w:val="948302434"/>
                    <w:tag w:val="goog_rdk_3822"/>
                  </w:sdtPr>
                  <w:sdtContent>
                    <w:del w:author="udhaya kumar" w:id="6" w:date="2026-09-24T06:40:29Z"/>
                  </w:sdtContent>
                </w:sdt>
              </w:ins>
              <w:sdt>
                <w:sdtPr>
                  <w:id w:val="1322351768"/>
                  <w:tag w:val="goog_rdk_38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Language API**.</w:delText>
                      </w:r>
                    </w:del>
                  </w:ins>
                </w:sdtContent>
              </w:sdt>
              <w:ins w:author="Rossi Rossi" w:id="69" w:date="2026-09-22T06:56:59Z">
                <w:del w:author="udhaya kumar" w:id="6" w:date="2026-09-24T06:40:29Z"/>
              </w:ins>
            </w:sdtContent>
          </w:sdt>
        </w:p>
      </w:sdtContent>
    </w:sdt>
    <w:sdt>
      <w:sdtPr>
        <w:id w:val="-1414201599"/>
        <w:tag w:val="goog_rdk_3828"/>
      </w:sdtPr>
      <w:sdtContent>
        <w:p w:rsidR="00000000" w:rsidDel="00000000" w:rsidP="00000000" w:rsidRDefault="00000000" w:rsidRPr="00000000" w14:paraId="00000395">
          <w:pPr>
            <w:numPr>
              <w:ilvl w:val="1"/>
              <w:numId w:val="5"/>
            </w:numPr>
            <w:ind w:left="502" w:hanging="360"/>
            <w:rPr>
              <w:ins w:author="Rossi Rossi" w:id="69" w:date="2026-09-22T06:56:59Z"/>
              <w:del w:author="udhaya kumar" w:id="6" w:date="2026-09-24T06:40:29Z"/>
            </w:rPr>
          </w:pPr>
          <w:sdt>
            <w:sdtPr>
              <w:id w:val="1894820534"/>
              <w:tag w:val="goog_rdk_3825"/>
            </w:sdtPr>
            <w:sdtContent>
              <w:ins w:author="Rossi Rossi" w:id="69" w:date="2026-09-22T06:56:59Z">
                <w:sdt>
                  <w:sdtPr>
                    <w:id w:val="-1381368366"/>
                    <w:tag w:val="goog_rdk_3826"/>
                  </w:sdtPr>
                  <w:sdtContent>
                    <w:del w:author="udhaya kumar" w:id="6" w:date="2026-09-24T06:40:29Z"/>
                  </w:sdtContent>
                </w:sdt>
              </w:ins>
              <w:sdt>
                <w:sdtPr>
                  <w:id w:val="-1463838689"/>
                  <w:tag w:val="goog_rdk_382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Click **Save**. Create a separate, restricted key in AI Studio to continue using the Gemini API.</w:delText>
                      </w:r>
                    </w:del>
                  </w:ins>
                </w:sdtContent>
              </w:sdt>
              <w:ins w:author="Rossi Rossi" w:id="69" w:date="2026-09-22T06:56:59Z">
                <w:del w:author="udhaya kumar" w:id="6" w:date="2026-09-24T06:40:29Z"/>
              </w:ins>
            </w:sdtContent>
          </w:sdt>
        </w:p>
      </w:sdtContent>
    </w:sdt>
    <w:sdt>
      <w:sdtPr>
        <w:id w:val="-20659387"/>
        <w:tag w:val="goog_rdk_3832"/>
      </w:sdtPr>
      <w:sdtContent>
        <w:p w:rsidR="00000000" w:rsidDel="00000000" w:rsidP="00000000" w:rsidRDefault="00000000" w:rsidRPr="00000000" w14:paraId="00000396">
          <w:pPr>
            <w:numPr>
              <w:ilvl w:val="1"/>
              <w:numId w:val="5"/>
            </w:numPr>
            <w:ind w:left="502" w:hanging="360"/>
            <w:rPr>
              <w:ins w:author="Rossi Rossi" w:id="69" w:date="2026-09-22T06:56:59Z"/>
              <w:del w:author="udhaya kumar" w:id="6" w:date="2026-09-24T06:40:29Z"/>
            </w:rPr>
          </w:pPr>
          <w:sdt>
            <w:sdtPr>
              <w:id w:val="-114312450"/>
              <w:tag w:val="goog_rdk_3829"/>
            </w:sdtPr>
            <w:sdtContent>
              <w:ins w:author="Rossi Rossi" w:id="69" w:date="2026-09-22T06:56:59Z">
                <w:sdt>
                  <w:sdtPr>
                    <w:id w:val="-640027313"/>
                    <w:tag w:val="goog_rdk_3830"/>
                  </w:sdtPr>
                  <w:sdtContent>
                    <w:del w:author="udhaya kumar" w:id="6" w:date="2026-09-24T06:40:29Z"/>
                  </w:sdtContent>
                </w:sdt>
              </w:ins>
              <w:sdt>
                <w:sdtPr>
                  <w:id w:val="-118882705"/>
                  <w:tag w:val="goog_rdk_383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24476767"/>
        <w:tag w:val="goog_rdk_3836"/>
      </w:sdtPr>
      <w:sdtContent>
        <w:p w:rsidR="00000000" w:rsidDel="00000000" w:rsidP="00000000" w:rsidRDefault="00000000" w:rsidRPr="00000000" w14:paraId="00000397">
          <w:pPr>
            <w:numPr>
              <w:ilvl w:val="1"/>
              <w:numId w:val="5"/>
            </w:numPr>
            <w:ind w:left="502" w:hanging="360"/>
            <w:rPr>
              <w:ins w:author="Rossi Rossi" w:id="69" w:date="2026-09-22T06:56:59Z"/>
              <w:del w:author="udhaya kumar" w:id="6" w:date="2026-09-24T06:40:29Z"/>
            </w:rPr>
          </w:pPr>
          <w:sdt>
            <w:sdtPr>
              <w:id w:val="1151144085"/>
              <w:tag w:val="goog_rdk_3833"/>
            </w:sdtPr>
            <w:sdtContent>
              <w:ins w:author="Rossi Rossi" w:id="69" w:date="2026-09-22T06:56:59Z">
                <w:sdt>
                  <w:sdtPr>
                    <w:id w:val="1619791433"/>
                    <w:tag w:val="goog_rdk_3834"/>
                  </w:sdtPr>
                  <w:sdtContent>
                    <w:del w:author="udhaya kumar" w:id="6" w:date="2026-09-24T06:40:29Z"/>
                  </w:sdtContent>
                </w:sdt>
              </w:ins>
              <w:sdt>
                <w:sdtPr>
                  <w:id w:val="1524826574"/>
                  <w:tag w:val="goog_rdk_383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Blocked dormant keys</w:delText>
                      </w:r>
                    </w:del>
                  </w:ins>
                </w:sdtContent>
              </w:sdt>
              <w:ins w:author="Rossi Rossi" w:id="69" w:date="2026-09-22T06:56:59Z">
                <w:del w:author="udhaya kumar" w:id="6" w:date="2026-09-24T06:40:29Z"/>
              </w:ins>
            </w:sdtContent>
          </w:sdt>
        </w:p>
      </w:sdtContent>
    </w:sdt>
    <w:sdt>
      <w:sdtPr>
        <w:id w:val="-1763552042"/>
        <w:tag w:val="goog_rdk_3840"/>
      </w:sdtPr>
      <w:sdtContent>
        <w:p w:rsidR="00000000" w:rsidDel="00000000" w:rsidP="00000000" w:rsidRDefault="00000000" w:rsidRPr="00000000" w14:paraId="00000398">
          <w:pPr>
            <w:numPr>
              <w:ilvl w:val="1"/>
              <w:numId w:val="5"/>
            </w:numPr>
            <w:ind w:left="502" w:hanging="360"/>
            <w:rPr>
              <w:ins w:author="Rossi Rossi" w:id="69" w:date="2026-09-22T06:56:59Z"/>
              <w:del w:author="udhaya kumar" w:id="6" w:date="2026-09-24T06:40:29Z"/>
            </w:rPr>
          </w:pPr>
          <w:sdt>
            <w:sdtPr>
              <w:id w:val="-1729776667"/>
              <w:tag w:val="goog_rdk_3837"/>
            </w:sdtPr>
            <w:sdtContent>
              <w:ins w:author="Rossi Rossi" w:id="69" w:date="2026-09-22T06:56:59Z">
                <w:sdt>
                  <w:sdtPr>
                    <w:id w:val="657373570"/>
                    <w:tag w:val="goog_rdk_3838"/>
                  </w:sdtPr>
                  <w:sdtContent>
                    <w:del w:author="udhaya kumar" w:id="6" w:date="2026-09-24T06:40:29Z"/>
                  </w:sdtContent>
                </w:sdt>
              </w:ins>
              <w:sdt>
                <w:sdtPr>
                  <w:id w:val="850618667"/>
                  <w:tag w:val="goog_rdk_383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04373618"/>
        <w:tag w:val="goog_rdk_3844"/>
      </w:sdtPr>
      <w:sdtContent>
        <w:p w:rsidR="00000000" w:rsidDel="00000000" w:rsidP="00000000" w:rsidRDefault="00000000" w:rsidRPr="00000000" w14:paraId="00000399">
          <w:pPr>
            <w:numPr>
              <w:ilvl w:val="1"/>
              <w:numId w:val="5"/>
            </w:numPr>
            <w:ind w:left="502" w:hanging="360"/>
            <w:rPr>
              <w:ins w:author="Rossi Rossi" w:id="69" w:date="2026-09-22T06:56:59Z"/>
              <w:del w:author="udhaya kumar" w:id="6" w:date="2026-09-24T06:40:29Z"/>
            </w:rPr>
          </w:pPr>
          <w:sdt>
            <w:sdtPr>
              <w:id w:val="53148550"/>
              <w:tag w:val="goog_rdk_3841"/>
            </w:sdtPr>
            <w:sdtContent>
              <w:ins w:author="Rossi Rossi" w:id="69" w:date="2026-09-22T06:56:59Z">
                <w:sdt>
                  <w:sdtPr>
                    <w:id w:val="-1425618844"/>
                    <w:tag w:val="goog_rdk_3842"/>
                  </w:sdtPr>
                  <w:sdtContent>
                    <w:del w:author="udhaya kumar" w:id="6" w:date="2026-09-24T06:40:29Z"/>
                  </w:sdtContent>
                </w:sdt>
              </w:ins>
              <w:sdt>
                <w:sdtPr>
                  <w:id w:val="-219454010"/>
                  <w:tag w:val="goog_rdk_384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Starting May 7, 2026, the Gemini API blocks unrestricted API keys that have</w:delText>
                      </w:r>
                    </w:del>
                  </w:ins>
                </w:sdtContent>
              </w:sdt>
              <w:ins w:author="Rossi Rossi" w:id="69" w:date="2026-09-22T06:56:59Z">
                <w:del w:author="udhaya kumar" w:id="6" w:date="2026-09-24T06:40:29Z"/>
              </w:ins>
            </w:sdtContent>
          </w:sdt>
        </w:p>
      </w:sdtContent>
    </w:sdt>
    <w:sdt>
      <w:sdtPr>
        <w:id w:val="689814113"/>
        <w:tag w:val="goog_rdk_3848"/>
      </w:sdtPr>
      <w:sdtContent>
        <w:p w:rsidR="00000000" w:rsidDel="00000000" w:rsidP="00000000" w:rsidRDefault="00000000" w:rsidRPr="00000000" w14:paraId="0000039A">
          <w:pPr>
            <w:numPr>
              <w:ilvl w:val="1"/>
              <w:numId w:val="5"/>
            </w:numPr>
            <w:ind w:left="502" w:hanging="360"/>
            <w:rPr>
              <w:ins w:author="Rossi Rossi" w:id="69" w:date="2026-09-22T06:56:59Z"/>
              <w:del w:author="udhaya kumar" w:id="6" w:date="2026-09-24T06:40:29Z"/>
            </w:rPr>
          </w:pPr>
          <w:sdt>
            <w:sdtPr>
              <w:id w:val="-1839278066"/>
              <w:tag w:val="goog_rdk_3845"/>
            </w:sdtPr>
            <w:sdtContent>
              <w:ins w:author="Rossi Rossi" w:id="69" w:date="2026-09-22T06:56:59Z">
                <w:sdt>
                  <w:sdtPr>
                    <w:id w:val="-1333245666"/>
                    <w:tag w:val="goog_rdk_3846"/>
                  </w:sdtPr>
                  <w:sdtContent>
                    <w:del w:author="udhaya kumar" w:id="6" w:date="2026-09-24T06:40:29Z"/>
                  </w:sdtContent>
                </w:sdt>
              </w:ins>
              <w:sdt>
                <w:sdtPr>
                  <w:id w:val="2033950220"/>
                  <w:tag w:val="goog_rdk_384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been dormant for an extended period. These keys show a **Blocked** tag in AI</w:delText>
                      </w:r>
                    </w:del>
                  </w:ins>
                </w:sdtContent>
              </w:sdt>
              <w:ins w:author="Rossi Rossi" w:id="69" w:date="2026-09-22T06:56:59Z">
                <w:del w:author="udhaya kumar" w:id="6" w:date="2026-09-24T06:40:29Z"/>
              </w:ins>
            </w:sdtContent>
          </w:sdt>
        </w:p>
      </w:sdtContent>
    </w:sdt>
    <w:sdt>
      <w:sdtPr>
        <w:id w:val="4153665"/>
        <w:tag w:val="goog_rdk_3852"/>
      </w:sdtPr>
      <w:sdtContent>
        <w:p w:rsidR="00000000" w:rsidDel="00000000" w:rsidP="00000000" w:rsidRDefault="00000000" w:rsidRPr="00000000" w14:paraId="0000039B">
          <w:pPr>
            <w:numPr>
              <w:ilvl w:val="1"/>
              <w:numId w:val="5"/>
            </w:numPr>
            <w:ind w:left="502" w:hanging="360"/>
            <w:rPr>
              <w:ins w:author="Rossi Rossi" w:id="69" w:date="2026-09-22T06:56:59Z"/>
              <w:del w:author="udhaya kumar" w:id="6" w:date="2026-09-24T06:40:29Z"/>
            </w:rPr>
          </w:pPr>
          <w:sdt>
            <w:sdtPr>
              <w:id w:val="-541049962"/>
              <w:tag w:val="goog_rdk_3849"/>
            </w:sdtPr>
            <w:sdtContent>
              <w:ins w:author="Rossi Rossi" w:id="69" w:date="2026-09-22T06:56:59Z">
                <w:sdt>
                  <w:sdtPr>
                    <w:id w:val="383822330"/>
                    <w:tag w:val="goog_rdk_3850"/>
                  </w:sdtPr>
                  <w:sdtContent>
                    <w:del w:author="udhaya kumar" w:id="6" w:date="2026-09-24T06:40:29Z"/>
                  </w:sdtContent>
                </w:sdt>
              </w:ins>
              <w:sdt>
                <w:sdtPr>
                  <w:id w:val="-940723187"/>
                  <w:tag w:val="goog_rdk_385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Studio. You must generate a new key or use an existing restricted key to</w:delText>
                      </w:r>
                    </w:del>
                  </w:ins>
                </w:sdtContent>
              </w:sdt>
              <w:ins w:author="Rossi Rossi" w:id="69" w:date="2026-09-22T06:56:59Z">
                <w:del w:author="udhaya kumar" w:id="6" w:date="2026-09-24T06:40:29Z"/>
              </w:ins>
            </w:sdtContent>
          </w:sdt>
        </w:p>
      </w:sdtContent>
    </w:sdt>
    <w:sdt>
      <w:sdtPr>
        <w:id w:val="-848200303"/>
        <w:tag w:val="goog_rdk_3856"/>
      </w:sdtPr>
      <w:sdtContent>
        <w:p w:rsidR="00000000" w:rsidDel="00000000" w:rsidP="00000000" w:rsidRDefault="00000000" w:rsidRPr="00000000" w14:paraId="0000039C">
          <w:pPr>
            <w:numPr>
              <w:ilvl w:val="1"/>
              <w:numId w:val="5"/>
            </w:numPr>
            <w:ind w:left="502" w:hanging="360"/>
            <w:rPr>
              <w:ins w:author="Rossi Rossi" w:id="69" w:date="2026-09-22T06:56:59Z"/>
              <w:del w:author="udhaya kumar" w:id="6" w:date="2026-09-24T06:40:29Z"/>
            </w:rPr>
          </w:pPr>
          <w:sdt>
            <w:sdtPr>
              <w:id w:val="1590724139"/>
              <w:tag w:val="goog_rdk_3853"/>
            </w:sdtPr>
            <w:sdtContent>
              <w:ins w:author="Rossi Rossi" w:id="69" w:date="2026-09-22T06:56:59Z">
                <w:sdt>
                  <w:sdtPr>
                    <w:id w:val="-1906120381"/>
                    <w:tag w:val="goog_rdk_3854"/>
                  </w:sdtPr>
                  <w:sdtContent>
                    <w:del w:author="udhaya kumar" w:id="6" w:date="2026-09-24T06:40:29Z"/>
                  </w:sdtContent>
                </w:sdt>
              </w:ins>
              <w:sdt>
                <w:sdtPr>
                  <w:id w:val="-1162348639"/>
                  <w:tag w:val="goog_rdk_38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continue.</w:delText>
                      </w:r>
                    </w:del>
                  </w:ins>
                </w:sdtContent>
              </w:sdt>
              <w:ins w:author="Rossi Rossi" w:id="69" w:date="2026-09-22T06:56:59Z">
                <w:del w:author="udhaya kumar" w:id="6" w:date="2026-09-24T06:40:29Z"/>
              </w:ins>
            </w:sdtContent>
          </w:sdt>
        </w:p>
      </w:sdtContent>
    </w:sdt>
    <w:sdt>
      <w:sdtPr>
        <w:id w:val="29255996"/>
        <w:tag w:val="goog_rdk_3860"/>
      </w:sdtPr>
      <w:sdtContent>
        <w:p w:rsidR="00000000" w:rsidDel="00000000" w:rsidP="00000000" w:rsidRDefault="00000000" w:rsidRPr="00000000" w14:paraId="0000039D">
          <w:pPr>
            <w:numPr>
              <w:ilvl w:val="1"/>
              <w:numId w:val="5"/>
            </w:numPr>
            <w:ind w:left="502" w:hanging="360"/>
            <w:rPr>
              <w:ins w:author="Rossi Rossi" w:id="69" w:date="2026-09-22T06:56:59Z"/>
              <w:del w:author="udhaya kumar" w:id="6" w:date="2026-09-24T06:40:29Z"/>
            </w:rPr>
          </w:pPr>
          <w:sdt>
            <w:sdtPr>
              <w:id w:val="-1903745644"/>
              <w:tag w:val="goog_rdk_3857"/>
            </w:sdtPr>
            <w:sdtContent>
              <w:ins w:author="Rossi Rossi" w:id="69" w:date="2026-09-22T06:56:59Z">
                <w:sdt>
                  <w:sdtPr>
                    <w:id w:val="-143858014"/>
                    <w:tag w:val="goog_rdk_3858"/>
                  </w:sdtPr>
                  <w:sdtContent>
                    <w:del w:author="udhaya kumar" w:id="6" w:date="2026-09-24T06:40:29Z"/>
                  </w:sdtContent>
                </w:sdt>
              </w:ins>
              <w:sdt>
                <w:sdtPr>
                  <w:id w:val="676867532"/>
                  <w:tag w:val="goog_rdk_385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523249402"/>
        <w:tag w:val="goog_rdk_3864"/>
      </w:sdtPr>
      <w:sdtContent>
        <w:p w:rsidR="00000000" w:rsidDel="00000000" w:rsidP="00000000" w:rsidRDefault="00000000" w:rsidRPr="00000000" w14:paraId="0000039E">
          <w:pPr>
            <w:numPr>
              <w:ilvl w:val="1"/>
              <w:numId w:val="5"/>
            </w:numPr>
            <w:ind w:left="502" w:hanging="360"/>
            <w:rPr>
              <w:ins w:author="Rossi Rossi" w:id="69" w:date="2026-09-22T06:56:59Z"/>
              <w:del w:author="udhaya kumar" w:id="6" w:date="2026-09-24T06:40:29Z"/>
            </w:rPr>
          </w:pPr>
          <w:sdt>
            <w:sdtPr>
              <w:id w:val="-834612558"/>
              <w:tag w:val="goog_rdk_3861"/>
            </w:sdtPr>
            <w:sdtContent>
              <w:ins w:author="Rossi Rossi" w:id="69" w:date="2026-09-22T06:56:59Z">
                <w:sdt>
                  <w:sdtPr>
                    <w:id w:val="-1787882095"/>
                    <w:tag w:val="goog_rdk_3862"/>
                  </w:sdtPr>
                  <w:sdtContent>
                    <w:del w:author="udhaya kumar" w:id="6" w:date="2026-09-24T06:40:29Z"/>
                  </w:sdtContent>
                </w:sdt>
              </w:ins>
              <w:sdt>
                <w:sdtPr>
                  <w:id w:val="1985846572"/>
                  <w:tag w:val="goog_rdk_38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Migrate to an auth key</w:delText>
                      </w:r>
                    </w:del>
                  </w:ins>
                </w:sdtContent>
              </w:sdt>
              <w:ins w:author="Rossi Rossi" w:id="69" w:date="2026-09-22T06:56:59Z">
                <w:del w:author="udhaya kumar" w:id="6" w:date="2026-09-24T06:40:29Z"/>
              </w:ins>
            </w:sdtContent>
          </w:sdt>
        </w:p>
      </w:sdtContent>
    </w:sdt>
    <w:sdt>
      <w:sdtPr>
        <w:id w:val="-1959512313"/>
        <w:tag w:val="goog_rdk_3868"/>
      </w:sdtPr>
      <w:sdtContent>
        <w:p w:rsidR="00000000" w:rsidDel="00000000" w:rsidP="00000000" w:rsidRDefault="00000000" w:rsidRPr="00000000" w14:paraId="0000039F">
          <w:pPr>
            <w:numPr>
              <w:ilvl w:val="1"/>
              <w:numId w:val="5"/>
            </w:numPr>
            <w:ind w:left="502" w:hanging="360"/>
            <w:rPr>
              <w:ins w:author="Rossi Rossi" w:id="69" w:date="2026-09-22T06:56:59Z"/>
              <w:del w:author="udhaya kumar" w:id="6" w:date="2026-09-24T06:40:29Z"/>
            </w:rPr>
          </w:pPr>
          <w:sdt>
            <w:sdtPr>
              <w:id w:val="-1741940431"/>
              <w:tag w:val="goog_rdk_3865"/>
            </w:sdtPr>
            <w:sdtContent>
              <w:ins w:author="Rossi Rossi" w:id="69" w:date="2026-09-22T06:56:59Z">
                <w:sdt>
                  <w:sdtPr>
                    <w:id w:val="-1623315686"/>
                    <w:tag w:val="goog_rdk_3866"/>
                  </w:sdtPr>
                  <w:sdtContent>
                    <w:del w:author="udhaya kumar" w:id="6" w:date="2026-09-24T06:40:29Z"/>
                  </w:sdtContent>
                </w:sdt>
              </w:ins>
              <w:sdt>
                <w:sdtPr>
                  <w:id w:val="-338508987"/>
                  <w:tag w:val="goog_rdk_386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05188149"/>
        <w:tag w:val="goog_rdk_3872"/>
      </w:sdtPr>
      <w:sdtContent>
        <w:p w:rsidR="00000000" w:rsidDel="00000000" w:rsidP="00000000" w:rsidRDefault="00000000" w:rsidRPr="00000000" w14:paraId="000003A0">
          <w:pPr>
            <w:numPr>
              <w:ilvl w:val="1"/>
              <w:numId w:val="5"/>
            </w:numPr>
            <w:ind w:left="502" w:hanging="360"/>
            <w:rPr>
              <w:ins w:author="Rossi Rossi" w:id="69" w:date="2026-09-22T06:56:59Z"/>
              <w:del w:author="udhaya kumar" w:id="6" w:date="2026-09-24T06:40:29Z"/>
            </w:rPr>
          </w:pPr>
          <w:sdt>
            <w:sdtPr>
              <w:id w:val="855971256"/>
              <w:tag w:val="goog_rdk_3869"/>
            </w:sdtPr>
            <w:sdtContent>
              <w:ins w:author="Rossi Rossi" w:id="69" w:date="2026-09-22T06:56:59Z">
                <w:sdt>
                  <w:sdtPr>
                    <w:id w:val="788563793"/>
                    <w:tag w:val="goog_rdk_3870"/>
                  </w:sdtPr>
                  <w:sdtContent>
                    <w:del w:author="udhaya kumar" w:id="6" w:date="2026-09-24T06:40:29Z"/>
                  </w:sdtContent>
                </w:sdt>
              </w:ins>
              <w:sdt>
                <w:sdtPr>
                  <w:id w:val="1749772913"/>
                  <w:tag w:val="goog_rdk_387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Follow these steps to create a new auth API key and update your applications:</w:delText>
                      </w:r>
                    </w:del>
                  </w:ins>
                </w:sdtContent>
              </w:sdt>
              <w:ins w:author="Rossi Rossi" w:id="69" w:date="2026-09-22T06:56:59Z">
                <w:del w:author="udhaya kumar" w:id="6" w:date="2026-09-24T06:40:29Z"/>
              </w:ins>
            </w:sdtContent>
          </w:sdt>
        </w:p>
      </w:sdtContent>
    </w:sdt>
    <w:sdt>
      <w:sdtPr>
        <w:id w:val="1089471707"/>
        <w:tag w:val="goog_rdk_3876"/>
      </w:sdtPr>
      <w:sdtContent>
        <w:p w:rsidR="00000000" w:rsidDel="00000000" w:rsidP="00000000" w:rsidRDefault="00000000" w:rsidRPr="00000000" w14:paraId="000003A1">
          <w:pPr>
            <w:numPr>
              <w:ilvl w:val="1"/>
              <w:numId w:val="5"/>
            </w:numPr>
            <w:ind w:left="502" w:hanging="360"/>
            <w:rPr>
              <w:ins w:author="Rossi Rossi" w:id="69" w:date="2026-09-22T06:56:59Z"/>
              <w:del w:author="udhaya kumar" w:id="6" w:date="2026-09-24T06:40:29Z"/>
            </w:rPr>
          </w:pPr>
          <w:sdt>
            <w:sdtPr>
              <w:id w:val="1947112957"/>
              <w:tag w:val="goog_rdk_3873"/>
            </w:sdtPr>
            <w:sdtContent>
              <w:ins w:author="Rossi Rossi" w:id="69" w:date="2026-09-22T06:56:59Z">
                <w:sdt>
                  <w:sdtPr>
                    <w:id w:val="421490020"/>
                    <w:tag w:val="goog_rdk_3874"/>
                  </w:sdtPr>
                  <w:sdtContent>
                    <w:del w:author="udhaya kumar" w:id="6" w:date="2026-09-24T06:40:29Z"/>
                  </w:sdtContent>
                </w:sdt>
              </w:ins>
              <w:sdt>
                <w:sdtPr>
                  <w:id w:val="-1719926715"/>
                  <w:tag w:val="goog_rdk_387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1773978"/>
        <w:tag w:val="goog_rdk_3880"/>
      </w:sdtPr>
      <w:sdtContent>
        <w:p w:rsidR="00000000" w:rsidDel="00000000" w:rsidP="00000000" w:rsidRDefault="00000000" w:rsidRPr="00000000" w14:paraId="000003A2">
          <w:pPr>
            <w:numPr>
              <w:ilvl w:val="1"/>
              <w:numId w:val="5"/>
            </w:numPr>
            <w:ind w:left="502" w:hanging="360"/>
            <w:rPr>
              <w:ins w:author="Rossi Rossi" w:id="69" w:date="2026-09-22T06:56:59Z"/>
              <w:del w:author="udhaya kumar" w:id="6" w:date="2026-09-24T06:40:29Z"/>
            </w:rPr>
          </w:pPr>
          <w:sdt>
            <w:sdtPr>
              <w:id w:val="-90241143"/>
              <w:tag w:val="goog_rdk_3877"/>
            </w:sdtPr>
            <w:sdtContent>
              <w:ins w:author="Rossi Rossi" w:id="69" w:date="2026-09-22T06:56:59Z">
                <w:sdt>
                  <w:sdtPr>
                    <w:id w:val="-1092202050"/>
                    <w:tag w:val="goog_rdk_3878"/>
                  </w:sdtPr>
                  <w:sdtContent>
                    <w:del w:author="udhaya kumar" w:id="6" w:date="2026-09-24T06:40:29Z"/>
                  </w:sdtContent>
                </w:sdt>
              </w:ins>
              <w:sdt>
                <w:sdtPr>
                  <w:id w:val="1345020771"/>
                  <w:tag w:val="goog_rdk_38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Go to the [AI Studio API Keys page](https://aistudio.google.com/api-keys).</w:delText>
                      </w:r>
                    </w:del>
                  </w:ins>
                </w:sdtContent>
              </w:sdt>
              <w:ins w:author="Rossi Rossi" w:id="69" w:date="2026-09-22T06:56:59Z">
                <w:del w:author="udhaya kumar" w:id="6" w:date="2026-09-24T06:40:29Z"/>
              </w:ins>
            </w:sdtContent>
          </w:sdt>
        </w:p>
      </w:sdtContent>
    </w:sdt>
    <w:sdt>
      <w:sdtPr>
        <w:id w:val="-1775044681"/>
        <w:tag w:val="goog_rdk_3884"/>
      </w:sdtPr>
      <w:sdtContent>
        <w:p w:rsidR="00000000" w:rsidDel="00000000" w:rsidP="00000000" w:rsidRDefault="00000000" w:rsidRPr="00000000" w14:paraId="000003A3">
          <w:pPr>
            <w:numPr>
              <w:ilvl w:val="1"/>
              <w:numId w:val="5"/>
            </w:numPr>
            <w:ind w:left="502" w:hanging="360"/>
            <w:rPr>
              <w:ins w:author="Rossi Rossi" w:id="69" w:date="2026-09-22T06:56:59Z"/>
              <w:del w:author="udhaya kumar" w:id="6" w:date="2026-09-24T06:40:29Z"/>
            </w:rPr>
          </w:pPr>
          <w:sdt>
            <w:sdtPr>
              <w:id w:val="-427040536"/>
              <w:tag w:val="goog_rdk_3881"/>
            </w:sdtPr>
            <w:sdtContent>
              <w:ins w:author="Rossi Rossi" w:id="69" w:date="2026-09-22T06:56:59Z">
                <w:sdt>
                  <w:sdtPr>
                    <w:id w:val="-819409339"/>
                    <w:tag w:val="goog_rdk_3882"/>
                  </w:sdtPr>
                  <w:sdtContent>
                    <w:del w:author="udhaya kumar" w:id="6" w:date="2026-09-24T06:40:29Z"/>
                  </w:sdtContent>
                </w:sdt>
              </w:ins>
              <w:sdt>
                <w:sdtPr>
                  <w:id w:val="1346931401"/>
                  <w:tag w:val="goog_rdk_388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Check the **Key Type** column to identify any keys listed as **Standard**.</w:delText>
                      </w:r>
                    </w:del>
                  </w:ins>
                </w:sdtContent>
              </w:sdt>
              <w:ins w:author="Rossi Rossi" w:id="69" w:date="2026-09-22T06:56:59Z">
                <w:del w:author="udhaya kumar" w:id="6" w:date="2026-09-24T06:40:29Z"/>
              </w:ins>
            </w:sdtContent>
          </w:sdt>
        </w:p>
      </w:sdtContent>
    </w:sdt>
    <w:sdt>
      <w:sdtPr>
        <w:id w:val="1868520221"/>
        <w:tag w:val="goog_rdk_3888"/>
      </w:sdtPr>
      <w:sdtContent>
        <w:p w:rsidR="00000000" w:rsidDel="00000000" w:rsidP="00000000" w:rsidRDefault="00000000" w:rsidRPr="00000000" w14:paraId="000003A4">
          <w:pPr>
            <w:numPr>
              <w:ilvl w:val="1"/>
              <w:numId w:val="5"/>
            </w:numPr>
            <w:ind w:left="502" w:hanging="360"/>
            <w:rPr>
              <w:ins w:author="Rossi Rossi" w:id="69" w:date="2026-09-22T06:56:59Z"/>
              <w:del w:author="udhaya kumar" w:id="6" w:date="2026-09-24T06:40:29Z"/>
            </w:rPr>
          </w:pPr>
          <w:sdt>
            <w:sdtPr>
              <w:id w:val="-1803653222"/>
              <w:tag w:val="goog_rdk_3885"/>
            </w:sdtPr>
            <w:sdtContent>
              <w:ins w:author="Rossi Rossi" w:id="69" w:date="2026-09-22T06:56:59Z">
                <w:sdt>
                  <w:sdtPr>
                    <w:id w:val="-375257055"/>
                    <w:tag w:val="goog_rdk_3886"/>
                  </w:sdtPr>
                  <w:sdtContent>
                    <w:del w:author="udhaya kumar" w:id="6" w:date="2026-09-24T06:40:29Z"/>
                  </w:sdtContent>
                </w:sdt>
              </w:ins>
              <w:sdt>
                <w:sdtPr>
                  <w:id w:val="1970387817"/>
                  <w:tag w:val="goog_rdk_388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Click **Create API key** to generate a new key. All new keys created in AI Studio are automatically created as auth keys.</w:delText>
                      </w:r>
                    </w:del>
                  </w:ins>
                </w:sdtContent>
              </w:sdt>
              <w:ins w:author="Rossi Rossi" w:id="69" w:date="2026-09-22T06:56:59Z">
                <w:del w:author="udhaya kumar" w:id="6" w:date="2026-09-24T06:40:29Z"/>
              </w:ins>
            </w:sdtContent>
          </w:sdt>
        </w:p>
      </w:sdtContent>
    </w:sdt>
    <w:sdt>
      <w:sdtPr>
        <w:id w:val="1674821960"/>
        <w:tag w:val="goog_rdk_3892"/>
      </w:sdtPr>
      <w:sdtContent>
        <w:p w:rsidR="00000000" w:rsidDel="00000000" w:rsidP="00000000" w:rsidRDefault="00000000" w:rsidRPr="00000000" w14:paraId="000003A5">
          <w:pPr>
            <w:numPr>
              <w:ilvl w:val="1"/>
              <w:numId w:val="5"/>
            </w:numPr>
            <w:ind w:left="502" w:hanging="360"/>
            <w:rPr>
              <w:ins w:author="Rossi Rossi" w:id="69" w:date="2026-09-22T06:56:59Z"/>
              <w:del w:author="udhaya kumar" w:id="6" w:date="2026-09-24T06:40:29Z"/>
            </w:rPr>
          </w:pPr>
          <w:sdt>
            <w:sdtPr>
              <w:id w:val="2097756732"/>
              <w:tag w:val="goog_rdk_3889"/>
            </w:sdtPr>
            <w:sdtContent>
              <w:ins w:author="Rossi Rossi" w:id="69" w:date="2026-09-22T06:56:59Z">
                <w:sdt>
                  <w:sdtPr>
                    <w:id w:val="-519664584"/>
                    <w:tag w:val="goog_rdk_3890"/>
                  </w:sdtPr>
                  <w:sdtContent>
                    <w:del w:author="udhaya kumar" w:id="6" w:date="2026-09-24T06:40:29Z"/>
                  </w:sdtContent>
                </w:sdt>
              </w:ins>
              <w:sdt>
                <w:sdtPr>
                  <w:id w:val="2139828309"/>
                  <w:tag w:val="goog_rdk_389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4. Copy the new auth API key.</w:delText>
                      </w:r>
                    </w:del>
                  </w:ins>
                </w:sdtContent>
              </w:sdt>
              <w:ins w:author="Rossi Rossi" w:id="69" w:date="2026-09-22T06:56:59Z">
                <w:del w:author="udhaya kumar" w:id="6" w:date="2026-09-24T06:40:29Z"/>
              </w:ins>
            </w:sdtContent>
          </w:sdt>
        </w:p>
      </w:sdtContent>
    </w:sdt>
    <w:sdt>
      <w:sdtPr>
        <w:id w:val="892365873"/>
        <w:tag w:val="goog_rdk_3896"/>
      </w:sdtPr>
      <w:sdtContent>
        <w:p w:rsidR="00000000" w:rsidDel="00000000" w:rsidP="00000000" w:rsidRDefault="00000000" w:rsidRPr="00000000" w14:paraId="000003A6">
          <w:pPr>
            <w:numPr>
              <w:ilvl w:val="1"/>
              <w:numId w:val="5"/>
            </w:numPr>
            <w:ind w:left="502" w:hanging="360"/>
            <w:rPr>
              <w:ins w:author="Rossi Rossi" w:id="69" w:date="2026-09-22T06:56:59Z"/>
              <w:del w:author="udhaya kumar" w:id="6" w:date="2026-09-24T06:40:29Z"/>
            </w:rPr>
          </w:pPr>
          <w:sdt>
            <w:sdtPr>
              <w:id w:val="795697211"/>
              <w:tag w:val="goog_rdk_3893"/>
            </w:sdtPr>
            <w:sdtContent>
              <w:ins w:author="Rossi Rossi" w:id="69" w:date="2026-09-22T06:56:59Z">
                <w:sdt>
                  <w:sdtPr>
                    <w:id w:val="-1875641712"/>
                    <w:tag w:val="goog_rdk_3894"/>
                  </w:sdtPr>
                  <w:sdtContent>
                    <w:del w:author="udhaya kumar" w:id="6" w:date="2026-09-24T06:40:29Z"/>
                  </w:sdtContent>
                </w:sdt>
              </w:ins>
              <w:sdt>
                <w:sdtPr>
                  <w:id w:val="2019518759"/>
                  <w:tag w:val="goog_rdk_389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5. Update your application code, environment variables, and any deployment configurations to use the new auth API key.</w:delText>
                      </w:r>
                    </w:del>
                  </w:ins>
                </w:sdtContent>
              </w:sdt>
              <w:ins w:author="Rossi Rossi" w:id="69" w:date="2026-09-22T06:56:59Z">
                <w:del w:author="udhaya kumar" w:id="6" w:date="2026-09-24T06:40:29Z"/>
              </w:ins>
            </w:sdtContent>
          </w:sdt>
        </w:p>
      </w:sdtContent>
    </w:sdt>
    <w:sdt>
      <w:sdtPr>
        <w:id w:val="-2141433012"/>
        <w:tag w:val="goog_rdk_3900"/>
      </w:sdtPr>
      <w:sdtContent>
        <w:p w:rsidR="00000000" w:rsidDel="00000000" w:rsidP="00000000" w:rsidRDefault="00000000" w:rsidRPr="00000000" w14:paraId="000003A7">
          <w:pPr>
            <w:numPr>
              <w:ilvl w:val="1"/>
              <w:numId w:val="5"/>
            </w:numPr>
            <w:ind w:left="502" w:hanging="360"/>
            <w:rPr>
              <w:ins w:author="Rossi Rossi" w:id="69" w:date="2026-09-22T06:56:59Z"/>
              <w:del w:author="udhaya kumar" w:id="6" w:date="2026-09-24T06:40:29Z"/>
            </w:rPr>
          </w:pPr>
          <w:sdt>
            <w:sdtPr>
              <w:id w:val="899916368"/>
              <w:tag w:val="goog_rdk_3897"/>
            </w:sdtPr>
            <w:sdtContent>
              <w:ins w:author="Rossi Rossi" w:id="69" w:date="2026-09-22T06:56:59Z">
                <w:sdt>
                  <w:sdtPr>
                    <w:id w:val="-657980907"/>
                    <w:tag w:val="goog_rdk_3898"/>
                  </w:sdtPr>
                  <w:sdtContent>
                    <w:del w:author="udhaya kumar" w:id="6" w:date="2026-09-24T06:40:29Z"/>
                  </w:sdtContent>
                </w:sdt>
              </w:ins>
              <w:sdt>
                <w:sdtPr>
                  <w:id w:val="-1242856740"/>
                  <w:tag w:val="goog_rdk_389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6. Test your application to confirm it works correctly with the new key.</w:delText>
                      </w:r>
                    </w:del>
                  </w:ins>
                </w:sdtContent>
              </w:sdt>
              <w:ins w:author="Rossi Rossi" w:id="69" w:date="2026-09-22T06:56:59Z">
                <w:del w:author="udhaya kumar" w:id="6" w:date="2026-09-24T06:40:29Z"/>
              </w:ins>
            </w:sdtContent>
          </w:sdt>
        </w:p>
      </w:sdtContent>
    </w:sdt>
    <w:sdt>
      <w:sdtPr>
        <w:id w:val="128808683"/>
        <w:tag w:val="goog_rdk_3904"/>
      </w:sdtPr>
      <w:sdtContent>
        <w:p w:rsidR="00000000" w:rsidDel="00000000" w:rsidP="00000000" w:rsidRDefault="00000000" w:rsidRPr="00000000" w14:paraId="000003A8">
          <w:pPr>
            <w:numPr>
              <w:ilvl w:val="1"/>
              <w:numId w:val="5"/>
            </w:numPr>
            <w:ind w:left="502" w:hanging="360"/>
            <w:rPr>
              <w:ins w:author="Rossi Rossi" w:id="69" w:date="2026-09-22T06:56:59Z"/>
              <w:del w:author="udhaya kumar" w:id="6" w:date="2026-09-24T06:40:29Z"/>
            </w:rPr>
          </w:pPr>
          <w:sdt>
            <w:sdtPr>
              <w:id w:val="-693304113"/>
              <w:tag w:val="goog_rdk_3901"/>
            </w:sdtPr>
            <w:sdtContent>
              <w:ins w:author="Rossi Rossi" w:id="69" w:date="2026-09-22T06:56:59Z">
                <w:sdt>
                  <w:sdtPr>
                    <w:id w:val="-252543571"/>
                    <w:tag w:val="goog_rdk_3902"/>
                  </w:sdtPr>
                  <w:sdtContent>
                    <w:del w:author="udhaya kumar" w:id="6" w:date="2026-09-24T06:40:29Z"/>
                  </w:sdtContent>
                </w:sdt>
              </w:ins>
              <w:sdt>
                <w:sdtPr>
                  <w:id w:val="-1020375715"/>
                  <w:tag w:val="goog_rdk_390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7. Once verified, delete or revoke your old traffic key to prevent misuse.</w:delText>
                      </w:r>
                    </w:del>
                  </w:ins>
                </w:sdtContent>
              </w:sdt>
              <w:ins w:author="Rossi Rossi" w:id="69" w:date="2026-09-22T06:56:59Z">
                <w:del w:author="udhaya kumar" w:id="6" w:date="2026-09-24T06:40:29Z"/>
              </w:ins>
            </w:sdtContent>
          </w:sdt>
        </w:p>
      </w:sdtContent>
    </w:sdt>
    <w:sdt>
      <w:sdtPr>
        <w:id w:val="1811390079"/>
        <w:tag w:val="goog_rdk_3908"/>
      </w:sdtPr>
      <w:sdtContent>
        <w:p w:rsidR="00000000" w:rsidDel="00000000" w:rsidP="00000000" w:rsidRDefault="00000000" w:rsidRPr="00000000" w14:paraId="000003A9">
          <w:pPr>
            <w:numPr>
              <w:ilvl w:val="1"/>
              <w:numId w:val="5"/>
            </w:numPr>
            <w:ind w:left="502" w:hanging="360"/>
            <w:rPr>
              <w:ins w:author="Rossi Rossi" w:id="69" w:date="2026-09-22T06:56:59Z"/>
              <w:del w:author="udhaya kumar" w:id="6" w:date="2026-09-24T06:40:29Z"/>
            </w:rPr>
          </w:pPr>
          <w:sdt>
            <w:sdtPr>
              <w:id w:val="1823158311"/>
              <w:tag w:val="goog_rdk_3905"/>
            </w:sdtPr>
            <w:sdtContent>
              <w:ins w:author="Rossi Rossi" w:id="69" w:date="2026-09-22T06:56:59Z">
                <w:sdt>
                  <w:sdtPr>
                    <w:id w:val="-204686253"/>
                    <w:tag w:val="goog_rdk_3906"/>
                  </w:sdtPr>
                  <w:sdtContent>
                    <w:del w:author="udhaya kumar" w:id="6" w:date="2026-09-24T06:40:29Z"/>
                  </w:sdtContent>
                </w:sdt>
              </w:ins>
              <w:sdt>
                <w:sdtPr>
                  <w:id w:val="1565591127"/>
                  <w:tag w:val="goog_rdk_390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869572976"/>
        <w:tag w:val="goog_rdk_3912"/>
      </w:sdtPr>
      <w:sdtContent>
        <w:p w:rsidR="00000000" w:rsidDel="00000000" w:rsidP="00000000" w:rsidRDefault="00000000" w:rsidRPr="00000000" w14:paraId="000003AA">
          <w:pPr>
            <w:numPr>
              <w:ilvl w:val="1"/>
              <w:numId w:val="5"/>
            </w:numPr>
            <w:ind w:left="502" w:hanging="360"/>
            <w:rPr>
              <w:ins w:author="Rossi Rossi" w:id="69" w:date="2026-09-22T06:56:59Z"/>
              <w:del w:author="udhaya kumar" w:id="6" w:date="2026-09-24T06:40:29Z"/>
            </w:rPr>
          </w:pPr>
          <w:sdt>
            <w:sdtPr>
              <w:id w:val="-804716257"/>
              <w:tag w:val="goog_rdk_3909"/>
            </w:sdtPr>
            <w:sdtContent>
              <w:ins w:author="Rossi Rossi" w:id="69" w:date="2026-09-22T06:56:59Z">
                <w:sdt>
                  <w:sdtPr>
                    <w:id w:val="253903883"/>
                    <w:tag w:val="goog_rdk_3910"/>
                  </w:sdtPr>
                  <w:sdtContent>
                    <w:del w:author="udhaya kumar" w:id="6" w:date="2026-09-24T06:40:29Z"/>
                  </w:sdtContent>
                </w:sdt>
              </w:ins>
              <w:sdt>
                <w:sdtPr>
                  <w:id w:val="-1962088685"/>
                  <w:tag w:val="goog_rdk_391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&gt; [!NOTE]</w:delText>
                      </w:r>
                    </w:del>
                  </w:ins>
                </w:sdtContent>
              </w:sdt>
              <w:ins w:author="Rossi Rossi" w:id="69" w:date="2026-09-22T06:56:59Z">
                <w:del w:author="udhaya kumar" w:id="6" w:date="2026-09-24T06:40:29Z"/>
              </w:ins>
            </w:sdtContent>
          </w:sdt>
        </w:p>
      </w:sdtContent>
    </w:sdt>
    <w:sdt>
      <w:sdtPr>
        <w:id w:val="-926587417"/>
        <w:tag w:val="goog_rdk_3916"/>
      </w:sdtPr>
      <w:sdtContent>
        <w:p w:rsidR="00000000" w:rsidDel="00000000" w:rsidP="00000000" w:rsidRDefault="00000000" w:rsidRPr="00000000" w14:paraId="000003AB">
          <w:pPr>
            <w:numPr>
              <w:ilvl w:val="1"/>
              <w:numId w:val="5"/>
            </w:numPr>
            <w:ind w:left="502" w:hanging="360"/>
            <w:rPr>
              <w:ins w:author="Rossi Rossi" w:id="69" w:date="2026-09-22T06:56:59Z"/>
              <w:del w:author="udhaya kumar" w:id="6" w:date="2026-09-24T06:40:29Z"/>
            </w:rPr>
          </w:pPr>
          <w:sdt>
            <w:sdtPr>
              <w:id w:val="240121276"/>
              <w:tag w:val="goog_rdk_3913"/>
            </w:sdtPr>
            <w:sdtContent>
              <w:ins w:author="Rossi Rossi" w:id="69" w:date="2026-09-22T06:56:59Z">
                <w:sdt>
                  <w:sdtPr>
                    <w:id w:val="1403361031"/>
                    <w:tag w:val="goog_rdk_3914"/>
                  </w:sdtPr>
                  <w:sdtContent>
                    <w:del w:author="udhaya kumar" w:id="6" w:date="2026-09-24T06:40:29Z"/>
                  </w:sdtContent>
                </w:sdt>
              </w:ins>
              <w:sdt>
                <w:sdtPr>
                  <w:id w:val="579399483"/>
                  <w:tag w:val="goog_rdk_39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&gt; **Note:** If you don't see your keys, you may need to import your Cloud projects into AI Studio. Refer to the [import projects](https://ai.google.dev/gemini-api/docs/api-key#import-projects) section for instructions.</w:delText>
                      </w:r>
                    </w:del>
                  </w:ins>
                </w:sdtContent>
              </w:sdt>
              <w:ins w:author="Rossi Rossi" w:id="69" w:date="2026-09-22T06:56:59Z">
                <w:del w:author="udhaya kumar" w:id="6" w:date="2026-09-24T06:40:29Z"/>
              </w:ins>
            </w:sdtContent>
          </w:sdt>
        </w:p>
      </w:sdtContent>
    </w:sdt>
    <w:sdt>
      <w:sdtPr>
        <w:id w:val="-1911527941"/>
        <w:tag w:val="goog_rdk_3920"/>
      </w:sdtPr>
      <w:sdtContent>
        <w:p w:rsidR="00000000" w:rsidDel="00000000" w:rsidP="00000000" w:rsidRDefault="00000000" w:rsidRPr="00000000" w14:paraId="000003AC">
          <w:pPr>
            <w:numPr>
              <w:ilvl w:val="1"/>
              <w:numId w:val="5"/>
            </w:numPr>
            <w:ind w:left="502" w:hanging="360"/>
            <w:rPr>
              <w:ins w:author="Rossi Rossi" w:id="69" w:date="2026-09-22T06:56:59Z"/>
              <w:del w:author="udhaya kumar" w:id="6" w:date="2026-09-24T06:40:29Z"/>
            </w:rPr>
          </w:pPr>
          <w:sdt>
            <w:sdtPr>
              <w:id w:val="-865641560"/>
              <w:tag w:val="goog_rdk_3917"/>
            </w:sdtPr>
            <w:sdtContent>
              <w:ins w:author="Rossi Rossi" w:id="69" w:date="2026-09-22T06:56:59Z">
                <w:sdt>
                  <w:sdtPr>
                    <w:id w:val="1296419011"/>
                    <w:tag w:val="goog_rdk_3918"/>
                  </w:sdtPr>
                  <w:sdtContent>
                    <w:del w:author="udhaya kumar" w:id="6" w:date="2026-09-24T06:40:29Z"/>
                  </w:sdtContent>
                </w:sdt>
              </w:ins>
              <w:sdt>
                <w:sdtPr>
                  <w:id w:val="-993027449"/>
                  <w:tag w:val="goog_rdk_391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771430250"/>
        <w:tag w:val="goog_rdk_3924"/>
      </w:sdtPr>
      <w:sdtContent>
        <w:p w:rsidR="00000000" w:rsidDel="00000000" w:rsidP="00000000" w:rsidRDefault="00000000" w:rsidRPr="00000000" w14:paraId="000003AD">
          <w:pPr>
            <w:numPr>
              <w:ilvl w:val="1"/>
              <w:numId w:val="5"/>
            </w:numPr>
            <w:ind w:left="502" w:hanging="360"/>
            <w:rPr>
              <w:ins w:author="Rossi Rossi" w:id="69" w:date="2026-09-22T06:56:59Z"/>
              <w:del w:author="udhaya kumar" w:id="6" w:date="2026-09-24T06:40:29Z"/>
            </w:rPr>
          </w:pPr>
          <w:sdt>
            <w:sdtPr>
              <w:id w:val="-953780740"/>
              <w:tag w:val="goog_rdk_3921"/>
            </w:sdtPr>
            <w:sdtContent>
              <w:ins w:author="Rossi Rossi" w:id="69" w:date="2026-09-22T06:56:59Z">
                <w:sdt>
                  <w:sdtPr>
                    <w:id w:val="553644511"/>
                    <w:tag w:val="goog_rdk_3922"/>
                  </w:sdtPr>
                  <w:sdtContent>
                    <w:del w:author="udhaya kumar" w:id="6" w:date="2026-09-24T06:40:29Z"/>
                  </w:sdtContent>
                </w:sdt>
              </w:ins>
              <w:sdt>
                <w:sdtPr>
                  <w:id w:val="128741052"/>
                  <w:tag w:val="goog_rdk_39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Limitations</w:delText>
                      </w:r>
                    </w:del>
                  </w:ins>
                </w:sdtContent>
              </w:sdt>
              <w:ins w:author="Rossi Rossi" w:id="69" w:date="2026-09-22T06:56:59Z">
                <w:del w:author="udhaya kumar" w:id="6" w:date="2026-09-24T06:40:29Z"/>
              </w:ins>
            </w:sdtContent>
          </w:sdt>
        </w:p>
      </w:sdtContent>
    </w:sdt>
    <w:sdt>
      <w:sdtPr>
        <w:id w:val="546724297"/>
        <w:tag w:val="goog_rdk_3928"/>
      </w:sdtPr>
      <w:sdtContent>
        <w:p w:rsidR="00000000" w:rsidDel="00000000" w:rsidP="00000000" w:rsidRDefault="00000000" w:rsidRPr="00000000" w14:paraId="000003AE">
          <w:pPr>
            <w:numPr>
              <w:ilvl w:val="1"/>
              <w:numId w:val="5"/>
            </w:numPr>
            <w:ind w:left="502" w:hanging="360"/>
            <w:rPr>
              <w:ins w:author="Rossi Rossi" w:id="69" w:date="2026-09-22T06:56:59Z"/>
              <w:del w:author="udhaya kumar" w:id="6" w:date="2026-09-24T06:40:29Z"/>
            </w:rPr>
          </w:pPr>
          <w:sdt>
            <w:sdtPr>
              <w:id w:val="-2070217480"/>
              <w:tag w:val="goog_rdk_3925"/>
            </w:sdtPr>
            <w:sdtContent>
              <w:ins w:author="Rossi Rossi" w:id="69" w:date="2026-09-22T06:56:59Z">
                <w:sdt>
                  <w:sdtPr>
                    <w:id w:val="140101643"/>
                    <w:tag w:val="goog_rdk_3926"/>
                  </w:sdtPr>
                  <w:sdtContent>
                    <w:del w:author="udhaya kumar" w:id="6" w:date="2026-09-24T06:40:29Z"/>
                  </w:sdtContent>
                </w:sdt>
              </w:ins>
              <w:sdt>
                <w:sdtPr>
                  <w:id w:val="-1115847105"/>
                  <w:tag w:val="goog_rdk_392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34544677"/>
        <w:tag w:val="goog_rdk_3932"/>
      </w:sdtPr>
      <w:sdtContent>
        <w:p w:rsidR="00000000" w:rsidDel="00000000" w:rsidP="00000000" w:rsidRDefault="00000000" w:rsidRPr="00000000" w14:paraId="000003AF">
          <w:pPr>
            <w:numPr>
              <w:ilvl w:val="1"/>
              <w:numId w:val="5"/>
            </w:numPr>
            <w:ind w:left="502" w:hanging="360"/>
            <w:rPr>
              <w:ins w:author="Rossi Rossi" w:id="69" w:date="2026-09-22T06:56:59Z"/>
              <w:del w:author="udhaya kumar" w:id="6" w:date="2026-09-24T06:40:29Z"/>
            </w:rPr>
          </w:pPr>
          <w:sdt>
            <w:sdtPr>
              <w:id w:val="-2107004272"/>
              <w:tag w:val="goog_rdk_3929"/>
            </w:sdtPr>
            <w:sdtContent>
              <w:ins w:author="Rossi Rossi" w:id="69" w:date="2026-09-22T06:56:59Z">
                <w:sdt>
                  <w:sdtPr>
                    <w:id w:val="-118427654"/>
                    <w:tag w:val="goog_rdk_3930"/>
                  </w:sdtPr>
                  <w:sdtContent>
                    <w:del w:author="udhaya kumar" w:id="6" w:date="2026-09-24T06:40:29Z"/>
                  </w:sdtContent>
                </w:sdt>
              </w:ins>
              <w:sdt>
                <w:sdtPr>
                  <w:id w:val="-1198682032"/>
                  <w:tag w:val="goog_rdk_39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Google AI Studio imposes the following project and key management limitations:</w:delText>
                      </w:r>
                    </w:del>
                  </w:ins>
                </w:sdtContent>
              </w:sdt>
              <w:ins w:author="Rossi Rossi" w:id="69" w:date="2026-09-22T06:56:59Z">
                <w:del w:author="udhaya kumar" w:id="6" w:date="2026-09-24T06:40:29Z"/>
              </w:ins>
            </w:sdtContent>
          </w:sdt>
        </w:p>
      </w:sdtContent>
    </w:sdt>
    <w:sdt>
      <w:sdtPr>
        <w:id w:val="-1925067998"/>
        <w:tag w:val="goog_rdk_3936"/>
      </w:sdtPr>
      <w:sdtContent>
        <w:p w:rsidR="00000000" w:rsidDel="00000000" w:rsidP="00000000" w:rsidRDefault="00000000" w:rsidRPr="00000000" w14:paraId="000003B0">
          <w:pPr>
            <w:numPr>
              <w:ilvl w:val="1"/>
              <w:numId w:val="5"/>
            </w:numPr>
            <w:ind w:left="502" w:hanging="360"/>
            <w:rPr>
              <w:ins w:author="Rossi Rossi" w:id="69" w:date="2026-09-22T06:56:59Z"/>
              <w:del w:author="udhaya kumar" w:id="6" w:date="2026-09-24T06:40:29Z"/>
            </w:rPr>
          </w:pPr>
          <w:sdt>
            <w:sdtPr>
              <w:id w:val="-1132544714"/>
              <w:tag w:val="goog_rdk_3933"/>
            </w:sdtPr>
            <w:sdtContent>
              <w:ins w:author="Rossi Rossi" w:id="69" w:date="2026-09-22T06:56:59Z">
                <w:sdt>
                  <w:sdtPr>
                    <w:id w:val="-59455181"/>
                    <w:tag w:val="goog_rdk_3934"/>
                  </w:sdtPr>
                  <w:sdtContent>
                    <w:del w:author="udhaya kumar" w:id="6" w:date="2026-09-24T06:40:29Z"/>
                  </w:sdtContent>
                </w:sdt>
              </w:ins>
              <w:sdt>
                <w:sdtPr>
                  <w:id w:val="723445387"/>
                  <w:tag w:val="goog_rdk_393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380275212"/>
        <w:tag w:val="goog_rdk_3940"/>
      </w:sdtPr>
      <w:sdtContent>
        <w:p w:rsidR="00000000" w:rsidDel="00000000" w:rsidP="00000000" w:rsidRDefault="00000000" w:rsidRPr="00000000" w14:paraId="000003B1">
          <w:pPr>
            <w:numPr>
              <w:ilvl w:val="1"/>
              <w:numId w:val="5"/>
            </w:numPr>
            <w:ind w:left="502" w:hanging="360"/>
            <w:rPr>
              <w:ins w:author="Rossi Rossi" w:id="69" w:date="2026-09-22T06:56:59Z"/>
              <w:del w:author="udhaya kumar" w:id="6" w:date="2026-09-24T06:40:29Z"/>
            </w:rPr>
          </w:pPr>
          <w:sdt>
            <w:sdtPr>
              <w:id w:val="-249521752"/>
              <w:tag w:val="goog_rdk_3937"/>
            </w:sdtPr>
            <w:sdtContent>
              <w:ins w:author="Rossi Rossi" w:id="69" w:date="2026-09-22T06:56:59Z">
                <w:sdt>
                  <w:sdtPr>
                    <w:id w:val="-482948462"/>
                    <w:tag w:val="goog_rdk_3938"/>
                  </w:sdtPr>
                  <w:sdtContent>
                    <w:del w:author="udhaya kumar" w:id="6" w:date="2026-09-24T06:40:29Z"/>
                  </w:sdtContent>
                </w:sdt>
              </w:ins>
              <w:sdt>
                <w:sdtPr>
                  <w:id w:val="-1464817382"/>
                  <w:tag w:val="goog_rdk_393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You can create a maximum of 10 projects at a time from the Google AI Studio **Projects** page.</w:delText>
                      </w:r>
                    </w:del>
                  </w:ins>
                </w:sdtContent>
              </w:sdt>
              <w:ins w:author="Rossi Rossi" w:id="69" w:date="2026-09-22T06:56:59Z">
                <w:del w:author="udhaya kumar" w:id="6" w:date="2026-09-24T06:40:29Z"/>
              </w:ins>
            </w:sdtContent>
          </w:sdt>
        </w:p>
      </w:sdtContent>
    </w:sdt>
    <w:sdt>
      <w:sdtPr>
        <w:id w:val="-1971038541"/>
        <w:tag w:val="goog_rdk_3944"/>
      </w:sdtPr>
      <w:sdtContent>
        <w:p w:rsidR="00000000" w:rsidDel="00000000" w:rsidP="00000000" w:rsidRDefault="00000000" w:rsidRPr="00000000" w14:paraId="000003B2">
          <w:pPr>
            <w:numPr>
              <w:ilvl w:val="1"/>
              <w:numId w:val="5"/>
            </w:numPr>
            <w:ind w:left="502" w:hanging="360"/>
            <w:rPr>
              <w:ins w:author="Rossi Rossi" w:id="69" w:date="2026-09-22T06:56:59Z"/>
              <w:del w:author="udhaya kumar" w:id="6" w:date="2026-09-24T06:40:29Z"/>
            </w:rPr>
          </w:pPr>
          <w:sdt>
            <w:sdtPr>
              <w:id w:val="1587478772"/>
              <w:tag w:val="goog_rdk_3941"/>
            </w:sdtPr>
            <w:sdtContent>
              <w:ins w:author="Rossi Rossi" w:id="69" w:date="2026-09-22T06:56:59Z">
                <w:sdt>
                  <w:sdtPr>
                    <w:id w:val="1300215529"/>
                    <w:tag w:val="goog_rdk_3942"/>
                  </w:sdtPr>
                  <w:sdtContent>
                    <w:del w:author="udhaya kumar" w:id="6" w:date="2026-09-24T06:40:29Z"/>
                  </w:sdtContent>
                </w:sdt>
              </w:ins>
              <w:sdt>
                <w:sdtPr>
                  <w:id w:val="-2039279856"/>
                  <w:tag w:val="goog_rdk_394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The **API keys** and **Projects** pages display a maximum of 100 keys and 50 projects.</w:delText>
                      </w:r>
                    </w:del>
                  </w:ins>
                </w:sdtContent>
              </w:sdt>
              <w:ins w:author="Rossi Rossi" w:id="69" w:date="2026-09-22T06:56:59Z">
                <w:del w:author="udhaya kumar" w:id="6" w:date="2026-09-24T06:40:29Z"/>
              </w:ins>
            </w:sdtContent>
          </w:sdt>
        </w:p>
      </w:sdtContent>
    </w:sdt>
    <w:sdt>
      <w:sdtPr>
        <w:id w:val="-1471394545"/>
        <w:tag w:val="goog_rdk_3948"/>
      </w:sdtPr>
      <w:sdtContent>
        <w:p w:rsidR="00000000" w:rsidDel="00000000" w:rsidP="00000000" w:rsidRDefault="00000000" w:rsidRPr="00000000" w14:paraId="000003B3">
          <w:pPr>
            <w:numPr>
              <w:ilvl w:val="1"/>
              <w:numId w:val="5"/>
            </w:numPr>
            <w:ind w:left="502" w:hanging="360"/>
            <w:rPr>
              <w:ins w:author="Rossi Rossi" w:id="69" w:date="2026-09-22T06:56:59Z"/>
              <w:del w:author="udhaya kumar" w:id="6" w:date="2026-09-24T06:40:29Z"/>
            </w:rPr>
          </w:pPr>
          <w:sdt>
            <w:sdtPr>
              <w:id w:val="428702234"/>
              <w:tag w:val="goog_rdk_3945"/>
            </w:sdtPr>
            <w:sdtContent>
              <w:ins w:author="Rossi Rossi" w:id="69" w:date="2026-09-22T06:56:59Z">
                <w:sdt>
                  <w:sdtPr>
                    <w:id w:val="-1908002265"/>
                    <w:tag w:val="goog_rdk_3946"/>
                  </w:sdtPr>
                  <w:sdtContent>
                    <w:del w:author="udhaya kumar" w:id="6" w:date="2026-09-24T06:40:29Z"/>
                  </w:sdtContent>
                </w:sdt>
              </w:ins>
              <w:sdt>
                <w:sdtPr>
                  <w:id w:val="-895986891"/>
                  <w:tag w:val="goog_rdk_394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Only API keys that are unrestricted or restricted specifically to the Generative Language API (Gemini API) are displayed.</w:delText>
                      </w:r>
                    </w:del>
                  </w:ins>
                </w:sdtContent>
              </w:sdt>
              <w:ins w:author="Rossi Rossi" w:id="69" w:date="2026-09-22T06:56:59Z">
                <w:del w:author="udhaya kumar" w:id="6" w:date="2026-09-24T06:40:29Z"/>
              </w:ins>
            </w:sdtContent>
          </w:sdt>
        </w:p>
      </w:sdtContent>
    </w:sdt>
    <w:sdt>
      <w:sdtPr>
        <w:id w:val="1749024778"/>
        <w:tag w:val="goog_rdk_3952"/>
      </w:sdtPr>
      <w:sdtContent>
        <w:p w:rsidR="00000000" w:rsidDel="00000000" w:rsidP="00000000" w:rsidRDefault="00000000" w:rsidRPr="00000000" w14:paraId="000003B4">
          <w:pPr>
            <w:numPr>
              <w:ilvl w:val="1"/>
              <w:numId w:val="5"/>
            </w:numPr>
            <w:ind w:left="502" w:hanging="360"/>
            <w:rPr>
              <w:ins w:author="Rossi Rossi" w:id="69" w:date="2026-09-22T06:56:59Z"/>
              <w:del w:author="udhaya kumar" w:id="6" w:date="2026-09-24T06:40:29Z"/>
            </w:rPr>
          </w:pPr>
          <w:sdt>
            <w:sdtPr>
              <w:id w:val="1928849264"/>
              <w:tag w:val="goog_rdk_3949"/>
            </w:sdtPr>
            <w:sdtContent>
              <w:ins w:author="Rossi Rossi" w:id="69" w:date="2026-09-22T06:56:59Z">
                <w:sdt>
                  <w:sdtPr>
                    <w:id w:val="956140310"/>
                    <w:tag w:val="goog_rdk_3950"/>
                  </w:sdtPr>
                  <w:sdtContent>
                    <w:del w:author="udhaya kumar" w:id="6" w:date="2026-09-24T06:40:29Z"/>
                  </w:sdtContent>
                </w:sdt>
              </w:ins>
              <w:sdt>
                <w:sdtPr>
                  <w:id w:val="1383328869"/>
                  <w:tag w:val="goog_rdk_395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111915204"/>
        <w:tag w:val="goog_rdk_3956"/>
      </w:sdtPr>
      <w:sdtContent>
        <w:p w:rsidR="00000000" w:rsidDel="00000000" w:rsidP="00000000" w:rsidRDefault="00000000" w:rsidRPr="00000000" w14:paraId="000003B5">
          <w:pPr>
            <w:numPr>
              <w:ilvl w:val="1"/>
              <w:numId w:val="5"/>
            </w:numPr>
            <w:ind w:left="502" w:hanging="360"/>
            <w:rPr>
              <w:ins w:author="Rossi Rossi" w:id="69" w:date="2026-09-22T06:56:59Z"/>
              <w:del w:author="udhaya kumar" w:id="6" w:date="2026-09-24T06:40:29Z"/>
            </w:rPr>
          </w:pPr>
          <w:sdt>
            <w:sdtPr>
              <w:id w:val="176974357"/>
              <w:tag w:val="goog_rdk_3953"/>
            </w:sdtPr>
            <w:sdtContent>
              <w:ins w:author="Rossi Rossi" w:id="69" w:date="2026-09-22T06:56:59Z">
                <w:sdt>
                  <w:sdtPr>
                    <w:id w:val="-1539719379"/>
                    <w:tag w:val="goog_rdk_3954"/>
                  </w:sdtPr>
                  <w:sdtContent>
                    <w:del w:author="udhaya kumar" w:id="6" w:date="2026-09-24T06:40:29Z"/>
                  </w:sdtContent>
                </w:sdt>
              </w:ins>
              <w:sdt>
                <w:sdtPr>
                  <w:id w:val="1349122880"/>
                  <w:tag w:val="goog_rdk_395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For advanced project management or to modify keys with other restrictions, use</w:delText>
                      </w:r>
                    </w:del>
                  </w:ins>
                </w:sdtContent>
              </w:sdt>
              <w:ins w:author="Rossi Rossi" w:id="69" w:date="2026-09-22T06:56:59Z">
                <w:del w:author="udhaya kumar" w:id="6" w:date="2026-09-24T06:40:29Z"/>
              </w:ins>
            </w:sdtContent>
          </w:sdt>
        </w:p>
      </w:sdtContent>
    </w:sdt>
    <w:sdt>
      <w:sdtPr>
        <w:id w:val="706845504"/>
        <w:tag w:val="goog_rdk_3960"/>
      </w:sdtPr>
      <w:sdtContent>
        <w:p w:rsidR="00000000" w:rsidDel="00000000" w:rsidP="00000000" w:rsidRDefault="00000000" w:rsidRPr="00000000" w14:paraId="000003B6">
          <w:pPr>
            <w:numPr>
              <w:ilvl w:val="1"/>
              <w:numId w:val="5"/>
            </w:numPr>
            <w:ind w:left="502" w:hanging="360"/>
            <w:rPr>
              <w:ins w:author="Rossi Rossi" w:id="69" w:date="2026-09-22T06:56:59Z"/>
              <w:del w:author="udhaya kumar" w:id="6" w:date="2026-09-24T06:40:29Z"/>
            </w:rPr>
          </w:pPr>
          <w:sdt>
            <w:sdtPr>
              <w:id w:val="462292841"/>
              <w:tag w:val="goog_rdk_3957"/>
            </w:sdtPr>
            <w:sdtContent>
              <w:ins w:author="Rossi Rossi" w:id="69" w:date="2026-09-22T06:56:59Z">
                <w:sdt>
                  <w:sdtPr>
                    <w:id w:val="-1206385037"/>
                    <w:tag w:val="goog_rdk_3958"/>
                  </w:sdtPr>
                  <w:sdtContent>
                    <w:del w:author="udhaya kumar" w:id="6" w:date="2026-09-24T06:40:29Z"/>
                  </w:sdtContent>
                </w:sdt>
              </w:ins>
              <w:sdt>
                <w:sdtPr>
                  <w:id w:val="-1563616403"/>
                  <w:tag w:val="goog_rdk_39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the [Google Cloud Console credentials page](https://console.cloud.google.com/apis/credentials).</w:delText>
                      </w:r>
                    </w:del>
                  </w:ins>
                </w:sdtContent>
              </w:sdt>
              <w:ins w:author="Rossi Rossi" w:id="69" w:date="2026-09-22T06:56:59Z">
                <w:del w:author="udhaya kumar" w:id="6" w:date="2026-09-24T06:40:29Z"/>
              </w:ins>
            </w:sdtContent>
          </w:sdt>
        </w:p>
      </w:sdtContent>
    </w:sdt>
    <w:sdt>
      <w:sdtPr>
        <w:id w:val="1253120921"/>
        <w:tag w:val="goog_rdk_3964"/>
      </w:sdtPr>
      <w:sdtContent>
        <w:p w:rsidR="00000000" w:rsidDel="00000000" w:rsidP="00000000" w:rsidRDefault="00000000" w:rsidRPr="00000000" w14:paraId="000003B7">
          <w:pPr>
            <w:numPr>
              <w:ilvl w:val="1"/>
              <w:numId w:val="5"/>
            </w:numPr>
            <w:ind w:left="502" w:hanging="360"/>
            <w:rPr>
              <w:ins w:author="Rossi Rossi" w:id="69" w:date="2026-09-22T06:56:59Z"/>
              <w:del w:author="udhaya kumar" w:id="6" w:date="2026-09-24T06:40:29Z"/>
              <w:u w:val="none"/>
            </w:rPr>
          </w:pPr>
          <w:sdt>
            <w:sdtPr>
              <w:id w:val="-1027099458"/>
              <w:tag w:val="goog_rdk_3961"/>
            </w:sdtPr>
            <w:sdtContent>
              <w:ins w:author="Rossi Rossi" w:id="69" w:date="2026-09-22T06:56:59Z">
                <w:sdt>
                  <w:sdtPr>
                    <w:id w:val="-1174833920"/>
                    <w:tag w:val="goog_rdk_3962"/>
                  </w:sdtPr>
                  <w:sdtContent>
                    <w:del w:author="udhaya kumar" w:id="6" w:date="2026-09-24T06:40:29Z"/>
                  </w:sdtContent>
                </w:sdt>
              </w:ins>
              <w:sdt>
                <w:sdtPr>
                  <w:id w:val="-567214045"/>
                  <w:tag w:val="goog_rdk_396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368556759"/>
        <w:tag w:val="goog_rdk_3968"/>
      </w:sdtPr>
      <w:sdtContent>
        <w:p w:rsidR="00000000" w:rsidDel="00000000" w:rsidP="00000000" w:rsidRDefault="00000000" w:rsidRPr="00000000" w14:paraId="000003B8">
          <w:pPr>
            <w:numPr>
              <w:ilvl w:val="1"/>
              <w:numId w:val="5"/>
            </w:numPr>
            <w:ind w:left="502" w:hanging="360"/>
            <w:rPr>
              <w:ins w:author="Rossi Rossi" w:id="69" w:date="2026-09-22T06:56:59Z"/>
              <w:del w:author="udhaya kumar" w:id="6" w:date="2026-09-24T06:40:29Z"/>
            </w:rPr>
          </w:pPr>
          <w:sdt>
            <w:sdtPr>
              <w:id w:val="-2115519291"/>
              <w:tag w:val="goog_rdk_3965"/>
            </w:sdtPr>
            <w:sdtContent>
              <w:ins w:author="Rossi Rossi" w:id="69" w:date="2026-09-22T06:56:59Z">
                <w:sdt>
                  <w:sdtPr>
                    <w:id w:val="-1285064039"/>
                    <w:tag w:val="goog_rdk_3966"/>
                  </w:sdtPr>
                  <w:sdtContent>
                    <w:del w:author="udhaya kumar" w:id="6" w:date="2026-09-24T06:40:29Z"/>
                  </w:sdtContent>
                </w:sdt>
              </w:ins>
              <w:sdt>
                <w:sdtPr>
                  <w:id w:val="-1230205128"/>
                  <w:tag w:val="goog_rdk_396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553052459"/>
        <w:tag w:val="goog_rdk_3972"/>
      </w:sdtPr>
      <w:sdtContent>
        <w:p w:rsidR="00000000" w:rsidDel="00000000" w:rsidP="00000000" w:rsidRDefault="00000000" w:rsidRPr="00000000" w14:paraId="000003B9">
          <w:pPr>
            <w:numPr>
              <w:ilvl w:val="1"/>
              <w:numId w:val="5"/>
            </w:numPr>
            <w:ind w:left="502" w:hanging="360"/>
            <w:rPr>
              <w:ins w:author="Rossi Rossi" w:id="69" w:date="2026-09-22T06:56:59Z"/>
              <w:del w:author="udhaya kumar" w:id="6" w:date="2026-09-24T06:40:29Z"/>
            </w:rPr>
          </w:pPr>
          <w:sdt>
            <w:sdtPr>
              <w:id w:val="669492781"/>
              <w:tag w:val="goog_rdk_3969"/>
            </w:sdtPr>
            <w:sdtContent>
              <w:ins w:author="Rossi Rossi" w:id="69" w:date="2026-09-22T06:56:59Z">
                <w:sdt>
                  <w:sdtPr>
                    <w:id w:val="-1607446031"/>
                    <w:tag w:val="goog_rdk_3970"/>
                  </w:sdtPr>
                  <w:sdtContent>
                    <w:del w:author="udhaya kumar" w:id="6" w:date="2026-09-24T06:40:29Z"/>
                  </w:sdtContent>
                </w:sdt>
              </w:ins>
              <w:sdt>
                <w:sdtPr>
                  <w:id w:val="-431596073"/>
                  <w:tag w:val="goog_rdk_397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69" w:date="2026-09-22T06:56:59Z">
                <w:del w:author="udhaya kumar" w:id="6" w:date="2026-09-24T06:40:29Z"/>
              </w:ins>
            </w:sdtContent>
          </w:sdt>
        </w:p>
      </w:sdtContent>
    </w:sdt>
    <w:sdt>
      <w:sdtPr>
        <w:id w:val="384822569"/>
        <w:tag w:val="goog_rdk_3976"/>
      </w:sdtPr>
      <w:sdtContent>
        <w:p w:rsidR="00000000" w:rsidDel="00000000" w:rsidP="00000000" w:rsidRDefault="00000000" w:rsidRPr="00000000" w14:paraId="000003BA">
          <w:pPr>
            <w:numPr>
              <w:ilvl w:val="1"/>
              <w:numId w:val="5"/>
            </w:numPr>
            <w:ind w:left="502" w:hanging="360"/>
            <w:rPr>
              <w:ins w:author="Rossi Rossi" w:id="69" w:date="2026-09-22T06:56:59Z"/>
              <w:del w:author="udhaya kumar" w:id="6" w:date="2026-09-24T06:40:29Z"/>
            </w:rPr>
          </w:pPr>
          <w:sdt>
            <w:sdtPr>
              <w:id w:val="-1196620151"/>
              <w:tag w:val="goog_rdk_3973"/>
            </w:sdtPr>
            <w:sdtContent>
              <w:ins w:author="Rossi Rossi" w:id="69" w:date="2026-09-22T06:56:59Z">
                <w:sdt>
                  <w:sdtPr>
                    <w:id w:val="-601119859"/>
                    <w:tag w:val="goog_rdk_3974"/>
                  </w:sdtPr>
                  <w:sdtContent>
                    <w:del w:author="udhaya kumar" w:id="6" w:date="2026-09-24T06:40:29Z"/>
                  </w:sdtContent>
                </w:sdt>
              </w:ins>
              <w:sdt>
                <w:sdtPr>
                  <w:id w:val="-644692831"/>
                  <w:tag w:val="goog_rdk_397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-H 'Content-Type: application/json' \</w:delText>
                      </w:r>
                    </w:del>
                  </w:ins>
                </w:sdtContent>
              </w:sdt>
              <w:ins w:author="Rossi Rossi" w:id="69" w:date="2026-09-22T06:56:59Z">
                <w:del w:author="udhaya kumar" w:id="6" w:date="2026-09-24T06:40:29Z"/>
              </w:ins>
            </w:sdtContent>
          </w:sdt>
        </w:p>
      </w:sdtContent>
    </w:sdt>
    <w:sdt>
      <w:sdtPr>
        <w:id w:val="-739642592"/>
        <w:tag w:val="goog_rdk_3980"/>
      </w:sdtPr>
      <w:sdtContent>
        <w:p w:rsidR="00000000" w:rsidDel="00000000" w:rsidP="00000000" w:rsidRDefault="00000000" w:rsidRPr="00000000" w14:paraId="000003BB">
          <w:pPr>
            <w:numPr>
              <w:ilvl w:val="1"/>
              <w:numId w:val="5"/>
            </w:numPr>
            <w:ind w:left="502" w:hanging="360"/>
            <w:rPr>
              <w:ins w:author="Rossi Rossi" w:id="69" w:date="2026-09-22T06:56:59Z"/>
              <w:del w:author="udhaya kumar" w:id="6" w:date="2026-09-24T06:40:29Z"/>
            </w:rPr>
          </w:pPr>
          <w:sdt>
            <w:sdtPr>
              <w:id w:val="-1910246600"/>
              <w:tag w:val="goog_rdk_3977"/>
            </w:sdtPr>
            <w:sdtContent>
              <w:ins w:author="Rossi Rossi" w:id="69" w:date="2026-09-22T06:56:59Z">
                <w:sdt>
                  <w:sdtPr>
                    <w:id w:val="-1142558228"/>
                    <w:tag w:val="goog_rdk_3978"/>
                  </w:sdtPr>
                  <w:sdtContent>
                    <w:del w:author="udhaya kumar" w:id="6" w:date="2026-09-24T06:40:29Z"/>
                  </w:sdtContent>
                </w:sdt>
              </w:ins>
              <w:sdt>
                <w:sdtPr>
                  <w:id w:val="-1868370756"/>
                  <w:tag w:val="goog_rdk_397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-H "x-goog-api-key: YOUR_API_KEY" \</w:delText>
                      </w:r>
                    </w:del>
                  </w:ins>
                </w:sdtContent>
              </w:sdt>
              <w:ins w:author="Rossi Rossi" w:id="69" w:date="2026-09-22T06:56:59Z">
                <w:del w:author="udhaya kumar" w:id="6" w:date="2026-09-24T06:40:29Z"/>
              </w:ins>
            </w:sdtContent>
          </w:sdt>
        </w:p>
      </w:sdtContent>
    </w:sdt>
    <w:sdt>
      <w:sdtPr>
        <w:id w:val="-1223364696"/>
        <w:tag w:val="goog_rdk_3984"/>
      </w:sdtPr>
      <w:sdtContent>
        <w:p w:rsidR="00000000" w:rsidDel="00000000" w:rsidP="00000000" w:rsidRDefault="00000000" w:rsidRPr="00000000" w14:paraId="000003BC">
          <w:pPr>
            <w:numPr>
              <w:ilvl w:val="1"/>
              <w:numId w:val="5"/>
            </w:numPr>
            <w:ind w:left="502" w:hanging="360"/>
            <w:rPr>
              <w:ins w:author="Rossi Rossi" w:id="69" w:date="2026-09-22T06:56:59Z"/>
              <w:del w:author="udhaya kumar" w:id="6" w:date="2026-09-24T06:40:29Z"/>
            </w:rPr>
          </w:pPr>
          <w:sdt>
            <w:sdtPr>
              <w:id w:val="83096528"/>
              <w:tag w:val="goog_rdk_3981"/>
            </w:sdtPr>
            <w:sdtContent>
              <w:ins w:author="Rossi Rossi" w:id="69" w:date="2026-09-22T06:56:59Z">
                <w:sdt>
                  <w:sdtPr>
                    <w:id w:val="-924085945"/>
                    <w:tag w:val="goog_rdk_3982"/>
                  </w:sdtPr>
                  <w:sdtContent>
                    <w:del w:author="udhaya kumar" w:id="6" w:date="2026-09-24T06:40:29Z"/>
                  </w:sdtContent>
                </w:sdt>
              </w:ins>
              <w:sdt>
                <w:sdtPr>
                  <w:id w:val="-267875691"/>
                  <w:tag w:val="goog_rdk_398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-X POST \</w:delText>
                      </w:r>
                    </w:del>
                  </w:ins>
                </w:sdtContent>
              </w:sdt>
              <w:ins w:author="Rossi Rossi" w:id="69" w:date="2026-09-22T06:56:59Z">
                <w:del w:author="udhaya kumar" w:id="6" w:date="2026-09-24T06:40:29Z"/>
              </w:ins>
            </w:sdtContent>
          </w:sdt>
        </w:p>
      </w:sdtContent>
    </w:sdt>
    <w:sdt>
      <w:sdtPr>
        <w:id w:val="-1621297923"/>
        <w:tag w:val="goog_rdk_3988"/>
      </w:sdtPr>
      <w:sdtContent>
        <w:p w:rsidR="00000000" w:rsidDel="00000000" w:rsidP="00000000" w:rsidRDefault="00000000" w:rsidRPr="00000000" w14:paraId="000003BD">
          <w:pPr>
            <w:numPr>
              <w:ilvl w:val="1"/>
              <w:numId w:val="5"/>
            </w:numPr>
            <w:ind w:left="502" w:hanging="360"/>
            <w:rPr>
              <w:ins w:author="Rossi Rossi" w:id="69" w:date="2026-09-22T06:56:59Z"/>
              <w:del w:author="udhaya kumar" w:id="6" w:date="2026-09-24T06:40:29Z"/>
            </w:rPr>
          </w:pPr>
          <w:sdt>
            <w:sdtPr>
              <w:id w:val="-857953088"/>
              <w:tag w:val="goog_rdk_3985"/>
            </w:sdtPr>
            <w:sdtContent>
              <w:ins w:author="Rossi Rossi" w:id="69" w:date="2026-09-22T06:56:59Z">
                <w:sdt>
                  <w:sdtPr>
                    <w:id w:val="-2100150418"/>
                    <w:tag w:val="goog_rdk_3986"/>
                  </w:sdtPr>
                  <w:sdtContent>
                    <w:del w:author="udhaya kumar" w:id="6" w:date="2026-09-24T06:40:29Z"/>
                  </w:sdtContent>
                </w:sdt>
              </w:ins>
              <w:sdt>
                <w:sdtPr>
                  <w:id w:val="-1910362578"/>
                  <w:tag w:val="goog_rdk_398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-d '{</w:delText>
                      </w:r>
                    </w:del>
                  </w:ins>
                </w:sdtContent>
              </w:sdt>
              <w:ins w:author="Rossi Rossi" w:id="69" w:date="2026-09-22T06:56:59Z">
                <w:del w:author="udhaya kumar" w:id="6" w:date="2026-09-24T06:40:29Z"/>
              </w:ins>
            </w:sdtContent>
          </w:sdt>
        </w:p>
      </w:sdtContent>
    </w:sdt>
    <w:sdt>
      <w:sdtPr>
        <w:id w:val="2118565631"/>
        <w:tag w:val="goog_rdk_3992"/>
      </w:sdtPr>
      <w:sdtContent>
        <w:p w:rsidR="00000000" w:rsidDel="00000000" w:rsidP="00000000" w:rsidRDefault="00000000" w:rsidRPr="00000000" w14:paraId="000003BE">
          <w:pPr>
            <w:numPr>
              <w:ilvl w:val="1"/>
              <w:numId w:val="5"/>
            </w:numPr>
            <w:ind w:left="502" w:hanging="360"/>
            <w:rPr>
              <w:ins w:author="Rossi Rossi" w:id="69" w:date="2026-09-22T06:56:59Z"/>
              <w:del w:author="udhaya kumar" w:id="6" w:date="2026-09-24T06:40:29Z"/>
            </w:rPr>
          </w:pPr>
          <w:sdt>
            <w:sdtPr>
              <w:id w:val="-889216622"/>
              <w:tag w:val="goog_rdk_3989"/>
            </w:sdtPr>
            <w:sdtContent>
              <w:ins w:author="Rossi Rossi" w:id="69" w:date="2026-09-22T06:56:59Z">
                <w:sdt>
                  <w:sdtPr>
                    <w:id w:val="-1783455443"/>
                    <w:tag w:val="goog_rdk_3990"/>
                  </w:sdtPr>
                  <w:sdtContent>
                    <w:del w:author="udhaya kumar" w:id="6" w:date="2026-09-24T06:40:29Z"/>
                  </w:sdtContent>
                </w:sdt>
              </w:ins>
              <w:sdt>
                <w:sdtPr>
                  <w:id w:val="576738532"/>
                  <w:tag w:val="goog_rdk_399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"model": "gemini-3.8-flash",</w:delText>
                      </w:r>
                    </w:del>
                  </w:ins>
                </w:sdtContent>
              </w:sdt>
              <w:ins w:author="Rossi Rossi" w:id="69" w:date="2026-09-22T06:56:59Z">
                <w:del w:author="udhaya kumar" w:id="6" w:date="2026-09-24T06:40:29Z"/>
              </w:ins>
            </w:sdtContent>
          </w:sdt>
        </w:p>
      </w:sdtContent>
    </w:sdt>
    <w:sdt>
      <w:sdtPr>
        <w:id w:val="473682431"/>
        <w:tag w:val="goog_rdk_3996"/>
      </w:sdtPr>
      <w:sdtContent>
        <w:p w:rsidR="00000000" w:rsidDel="00000000" w:rsidP="00000000" w:rsidRDefault="00000000" w:rsidRPr="00000000" w14:paraId="000003BF">
          <w:pPr>
            <w:numPr>
              <w:ilvl w:val="1"/>
              <w:numId w:val="5"/>
            </w:numPr>
            <w:ind w:left="502" w:hanging="360"/>
            <w:rPr>
              <w:ins w:author="Rossi Rossi" w:id="69" w:date="2026-09-22T06:56:59Z"/>
              <w:del w:author="udhaya kumar" w:id="6" w:date="2026-09-24T06:40:29Z"/>
            </w:rPr>
          </w:pPr>
          <w:sdt>
            <w:sdtPr>
              <w:id w:val="824231627"/>
              <w:tag w:val="goog_rdk_3993"/>
            </w:sdtPr>
            <w:sdtContent>
              <w:ins w:author="Rossi Rossi" w:id="69" w:date="2026-09-22T06:56:59Z">
                <w:sdt>
                  <w:sdtPr>
                    <w:id w:val="1170289932"/>
                    <w:tag w:val="goog_rdk_3994"/>
                  </w:sdtPr>
                  <w:sdtContent>
                    <w:del w:author="udhaya kumar" w:id="6" w:date="2026-09-24T06:40:29Z"/>
                  </w:sdtContent>
                </w:sdt>
              </w:ins>
              <w:sdt>
                <w:sdtPr>
                  <w:id w:val="-1862555099"/>
                  <w:tag w:val="goog_rdk_399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69" w:date="2026-09-22T06:56:59Z">
                <w:del w:author="udhaya kumar" w:id="6" w:date="2026-09-24T06:40:29Z"/>
              </w:ins>
            </w:sdtContent>
          </w:sdt>
        </w:p>
      </w:sdtContent>
    </w:sdt>
    <w:sdt>
      <w:sdtPr>
        <w:id w:val="1268751541"/>
        <w:tag w:val="goog_rdk_4000"/>
      </w:sdtPr>
      <w:sdtContent>
        <w:p w:rsidR="00000000" w:rsidDel="00000000" w:rsidP="00000000" w:rsidRDefault="00000000" w:rsidRPr="00000000" w14:paraId="000003C0">
          <w:pPr>
            <w:numPr>
              <w:ilvl w:val="1"/>
              <w:numId w:val="5"/>
            </w:numPr>
            <w:ind w:left="502" w:hanging="360"/>
            <w:rPr>
              <w:ins w:author="Rossi Rossi" w:id="69" w:date="2026-09-22T06:56:59Z"/>
              <w:del w:author="udhaya kumar" w:id="6" w:date="2026-09-24T06:40:29Z"/>
            </w:rPr>
          </w:pPr>
          <w:sdt>
            <w:sdtPr>
              <w:id w:val="2054670166"/>
              <w:tag w:val="goog_rdk_3997"/>
            </w:sdtPr>
            <w:sdtContent>
              <w:ins w:author="Rossi Rossi" w:id="69" w:date="2026-09-22T06:56:59Z">
                <w:sdt>
                  <w:sdtPr>
                    <w:id w:val="39880509"/>
                    <w:tag w:val="goog_rdk_3998"/>
                  </w:sdtPr>
                  <w:sdtContent>
                    <w:del w:author="udhaya kumar" w:id="6" w:date="2026-09-24T06:40:29Z"/>
                  </w:sdtContent>
                </w:sdt>
              </w:ins>
              <w:sdt>
                <w:sdtPr>
                  <w:id w:val="-68607256"/>
                  <w:tag w:val="goog_rdk_399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w:delText>
                      </w:r>
                    </w:del>
                  </w:ins>
                </w:sdtContent>
              </w:sdt>
              <w:ins w:author="Rossi Rossi" w:id="69" w:date="2026-09-22T06:56:59Z">
                <w:del w:author="udhaya kumar" w:id="6" w:date="2026-09-24T06:40:29Z"/>
              </w:ins>
            </w:sdtContent>
          </w:sdt>
        </w:p>
      </w:sdtContent>
    </w:sdt>
    <w:sdt>
      <w:sdtPr>
        <w:id w:val="1964192260"/>
        <w:tag w:val="goog_rdk_4004"/>
      </w:sdtPr>
      <w:sdtContent>
        <w:p w:rsidR="00000000" w:rsidDel="00000000" w:rsidP="00000000" w:rsidRDefault="00000000" w:rsidRPr="00000000" w14:paraId="000003C1">
          <w:pPr>
            <w:numPr>
              <w:ilvl w:val="1"/>
              <w:numId w:val="5"/>
            </w:numPr>
            <w:ind w:left="502" w:hanging="360"/>
            <w:rPr>
              <w:ins w:author="Rossi Rossi" w:id="69" w:date="2026-09-22T06:56:59Z"/>
              <w:del w:author="udhaya kumar" w:id="6" w:date="2026-09-24T06:40:29Z"/>
            </w:rPr>
          </w:pPr>
          <w:sdt>
            <w:sdtPr>
              <w:id w:val="-884462311"/>
              <w:tag w:val="goog_rdk_4001"/>
            </w:sdtPr>
            <w:sdtContent>
              <w:ins w:author="Rossi Rossi" w:id="69" w:date="2026-09-22T06:56:59Z">
                <w:sdt>
                  <w:sdtPr>
                    <w:id w:val="429698818"/>
                    <w:tag w:val="goog_rdk_4002"/>
                  </w:sdtPr>
                  <w:sdtContent>
                    <w:del w:author="udhaya kumar" w:id="6" w:date="2026-09-24T06:40:29Z"/>
                  </w:sdtContent>
                </w:sdt>
              </w:ins>
              <w:sdt>
                <w:sdtPr>
                  <w:id w:val="-738665098"/>
                  <w:tag w:val="goog_rdk_400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2081907360"/>
        <w:tag w:val="goog_rdk_4008"/>
      </w:sdtPr>
      <w:sdtContent>
        <w:p w:rsidR="00000000" w:rsidDel="00000000" w:rsidP="00000000" w:rsidRDefault="00000000" w:rsidRPr="00000000" w14:paraId="000003C2">
          <w:pPr>
            <w:numPr>
              <w:ilvl w:val="1"/>
              <w:numId w:val="5"/>
            </w:numPr>
            <w:ind w:left="502" w:hanging="360"/>
            <w:rPr>
              <w:ins w:author="Rossi Rossi" w:id="69" w:date="2026-09-22T06:56:59Z"/>
              <w:del w:author="udhaya kumar" w:id="6" w:date="2026-09-24T06:40:29Z"/>
            </w:rPr>
          </w:pPr>
          <w:sdt>
            <w:sdtPr>
              <w:id w:val="1314838212"/>
              <w:tag w:val="goog_rdk_4005"/>
            </w:sdtPr>
            <w:sdtContent>
              <w:ins w:author="Rossi Rossi" w:id="69" w:date="2026-09-22T06:56:59Z">
                <w:sdt>
                  <w:sdtPr>
                    <w:id w:val="-608016382"/>
                    <w:tag w:val="goog_rdk_4006"/>
                  </w:sdtPr>
                  <w:sdtContent>
                    <w:del w:author="udhaya kumar" w:id="6" w:date="2026-09-24T06:40:29Z"/>
                  </w:sdtContent>
                </w:sdt>
              </w:ins>
              <w:sdt>
                <w:sdtPr>
                  <w:id w:val="288945535"/>
                  <w:tag w:val="goog_rdk_400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Security and secret management</w:delText>
                      </w:r>
                    </w:del>
                  </w:ins>
                </w:sdtContent>
              </w:sdt>
              <w:ins w:author="Rossi Rossi" w:id="69" w:date="2026-09-22T06:56:59Z">
                <w:del w:author="udhaya kumar" w:id="6" w:date="2026-09-24T06:40:29Z"/>
              </w:ins>
            </w:sdtContent>
          </w:sdt>
        </w:p>
      </w:sdtContent>
    </w:sdt>
    <w:sdt>
      <w:sdtPr>
        <w:id w:val="1240678617"/>
        <w:tag w:val="goog_rdk_4012"/>
      </w:sdtPr>
      <w:sdtContent>
        <w:p w:rsidR="00000000" w:rsidDel="00000000" w:rsidP="00000000" w:rsidRDefault="00000000" w:rsidRPr="00000000" w14:paraId="000003C3">
          <w:pPr>
            <w:numPr>
              <w:ilvl w:val="1"/>
              <w:numId w:val="5"/>
            </w:numPr>
            <w:ind w:left="502" w:hanging="360"/>
            <w:rPr>
              <w:ins w:author="Rossi Rossi" w:id="69" w:date="2026-09-22T06:56:59Z"/>
              <w:del w:author="udhaya kumar" w:id="6" w:date="2026-09-24T06:40:29Z"/>
            </w:rPr>
          </w:pPr>
          <w:sdt>
            <w:sdtPr>
              <w:id w:val="-1727567587"/>
              <w:tag w:val="goog_rdk_4009"/>
            </w:sdtPr>
            <w:sdtContent>
              <w:ins w:author="Rossi Rossi" w:id="69" w:date="2026-09-22T06:56:59Z">
                <w:sdt>
                  <w:sdtPr>
                    <w:id w:val="-302887774"/>
                    <w:tag w:val="goog_rdk_4010"/>
                  </w:sdtPr>
                  <w:sdtContent>
                    <w:del w:author="udhaya kumar" w:id="6" w:date="2026-09-24T06:40:29Z"/>
                  </w:sdtContent>
                </w:sdt>
              </w:ins>
              <w:sdt>
                <w:sdtPr>
                  <w:id w:val="573421055"/>
                  <w:tag w:val="goog_rdk_401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906794049"/>
        <w:tag w:val="goog_rdk_4016"/>
      </w:sdtPr>
      <w:sdtContent>
        <w:p w:rsidR="00000000" w:rsidDel="00000000" w:rsidP="00000000" w:rsidRDefault="00000000" w:rsidRPr="00000000" w14:paraId="000003C4">
          <w:pPr>
            <w:numPr>
              <w:ilvl w:val="1"/>
              <w:numId w:val="5"/>
            </w:numPr>
            <w:ind w:left="502" w:hanging="360"/>
            <w:rPr>
              <w:ins w:author="Rossi Rossi" w:id="69" w:date="2026-09-22T06:56:59Z"/>
              <w:del w:author="udhaya kumar" w:id="6" w:date="2026-09-24T06:40:29Z"/>
            </w:rPr>
          </w:pPr>
          <w:sdt>
            <w:sdtPr>
              <w:id w:val="-2058574271"/>
              <w:tag w:val="goog_rdk_4013"/>
            </w:sdtPr>
            <w:sdtContent>
              <w:ins w:author="Rossi Rossi" w:id="69" w:date="2026-09-22T06:56:59Z">
                <w:sdt>
                  <w:sdtPr>
                    <w:id w:val="1718288967"/>
                    <w:tag w:val="goog_rdk_4014"/>
                  </w:sdtPr>
                  <w:sdtContent>
                    <w:del w:author="udhaya kumar" w:id="6" w:date="2026-09-24T06:40:29Z"/>
                  </w:sdtContent>
                </w:sdt>
              </w:ins>
              <w:sdt>
                <w:sdtPr>
                  <w:id w:val="-730541020"/>
                  <w:tag w:val="goog_rdk_40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69" w:date="2026-09-22T06:56:59Z">
                <w:del w:author="udhaya kumar" w:id="6" w:date="2026-09-24T06:40:29Z"/>
              </w:ins>
            </w:sdtContent>
          </w:sdt>
        </w:p>
      </w:sdtContent>
    </w:sdt>
    <w:sdt>
      <w:sdtPr>
        <w:id w:val="1124355698"/>
        <w:tag w:val="goog_rdk_4020"/>
      </w:sdtPr>
      <w:sdtContent>
        <w:p w:rsidR="00000000" w:rsidDel="00000000" w:rsidP="00000000" w:rsidRDefault="00000000" w:rsidRPr="00000000" w14:paraId="000003C5">
          <w:pPr>
            <w:numPr>
              <w:ilvl w:val="1"/>
              <w:numId w:val="5"/>
            </w:numPr>
            <w:ind w:left="502" w:hanging="360"/>
            <w:rPr>
              <w:ins w:author="Rossi Rossi" w:id="69" w:date="2026-09-22T06:56:59Z"/>
              <w:del w:author="udhaya kumar" w:id="6" w:date="2026-09-24T06:40:29Z"/>
            </w:rPr>
          </w:pPr>
          <w:sdt>
            <w:sdtPr>
              <w:id w:val="-375204085"/>
              <w:tag w:val="goog_rdk_4017"/>
            </w:sdtPr>
            <w:sdtContent>
              <w:ins w:author="Rossi Rossi" w:id="69" w:date="2026-09-22T06:56:59Z">
                <w:sdt>
                  <w:sdtPr>
                    <w:id w:val="-1240768007"/>
                    <w:tag w:val="goog_rdk_4018"/>
                  </w:sdtPr>
                  <w:sdtContent>
                    <w:del w:author="udhaya kumar" w:id="6" w:date="2026-09-24T06:40:29Z"/>
                  </w:sdtContent>
                </w:sdt>
              </w:ins>
              <w:sdt>
                <w:sdtPr>
                  <w:id w:val="825860545"/>
                  <w:tag w:val="goog_rdk_401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69" w:date="2026-09-22T06:56:59Z">
                <w:del w:author="udhaya kumar" w:id="6" w:date="2026-09-24T06:40:29Z"/>
              </w:ins>
            </w:sdtContent>
          </w:sdt>
        </w:p>
      </w:sdtContent>
    </w:sdt>
    <w:sdt>
      <w:sdtPr>
        <w:id w:val="-1191888906"/>
        <w:tag w:val="goog_rdk_4024"/>
      </w:sdtPr>
      <w:sdtContent>
        <w:p w:rsidR="00000000" w:rsidDel="00000000" w:rsidP="00000000" w:rsidRDefault="00000000" w:rsidRPr="00000000" w14:paraId="000003C6">
          <w:pPr>
            <w:numPr>
              <w:ilvl w:val="1"/>
              <w:numId w:val="5"/>
            </w:numPr>
            <w:ind w:left="502" w:hanging="360"/>
            <w:rPr>
              <w:ins w:author="Rossi Rossi" w:id="69" w:date="2026-09-22T06:56:59Z"/>
              <w:del w:author="udhaya kumar" w:id="6" w:date="2026-09-24T06:40:29Z"/>
            </w:rPr>
          </w:pPr>
          <w:sdt>
            <w:sdtPr>
              <w:id w:val="-558648900"/>
              <w:tag w:val="goog_rdk_4021"/>
            </w:sdtPr>
            <w:sdtContent>
              <w:ins w:author="Rossi Rossi" w:id="69" w:date="2026-09-22T06:56:59Z">
                <w:sdt>
                  <w:sdtPr>
                    <w:id w:val="-2071992375"/>
                    <w:tag w:val="goog_rdk_4022"/>
                  </w:sdtPr>
                  <w:sdtContent>
                    <w:del w:author="udhaya kumar" w:id="6" w:date="2026-09-24T06:40:29Z"/>
                  </w:sdtContent>
                </w:sdt>
              </w:ins>
              <w:sdt>
                <w:sdtPr>
                  <w:id w:val="-1430494846"/>
                  <w:tag w:val="goog_rdk_402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resources.</w:delText>
                      </w:r>
                    </w:del>
                  </w:ins>
                </w:sdtContent>
              </w:sdt>
              <w:ins w:author="Rossi Rossi" w:id="69" w:date="2026-09-22T06:56:59Z">
                <w:del w:author="udhaya kumar" w:id="6" w:date="2026-09-24T06:40:29Z"/>
              </w:ins>
            </w:sdtContent>
          </w:sdt>
        </w:p>
      </w:sdtContent>
    </w:sdt>
    <w:sdt>
      <w:sdtPr>
        <w:id w:val="938836577"/>
        <w:tag w:val="goog_rdk_4028"/>
      </w:sdtPr>
      <w:sdtContent>
        <w:p w:rsidR="00000000" w:rsidDel="00000000" w:rsidP="00000000" w:rsidRDefault="00000000" w:rsidRPr="00000000" w14:paraId="000003C7">
          <w:pPr>
            <w:numPr>
              <w:ilvl w:val="1"/>
              <w:numId w:val="5"/>
            </w:numPr>
            <w:ind w:left="502" w:hanging="360"/>
            <w:rPr>
              <w:ins w:author="Rossi Rossi" w:id="69" w:date="2026-09-22T06:56:59Z"/>
              <w:del w:author="udhaya kumar" w:id="6" w:date="2026-09-24T06:40:29Z"/>
            </w:rPr>
          </w:pPr>
          <w:sdt>
            <w:sdtPr>
              <w:id w:val="237464539"/>
              <w:tag w:val="goog_rdk_4025"/>
            </w:sdtPr>
            <w:sdtContent>
              <w:ins w:author="Rossi Rossi" w:id="69" w:date="2026-09-22T06:56:59Z">
                <w:sdt>
                  <w:sdtPr>
                    <w:id w:val="-135464731"/>
                    <w:tag w:val="goog_rdk_4026"/>
                  </w:sdtPr>
                  <w:sdtContent>
                    <w:del w:author="udhaya kumar" w:id="6" w:date="2026-09-24T06:40:29Z"/>
                  </w:sdtContent>
                </w:sdt>
              </w:ins>
              <w:sdt>
                <w:sdtPr>
                  <w:id w:val="-665376124"/>
                  <w:tag w:val="goog_rdk_402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05422748"/>
        <w:tag w:val="goog_rdk_4032"/>
      </w:sdtPr>
      <w:sdtContent>
        <w:p w:rsidR="00000000" w:rsidDel="00000000" w:rsidP="00000000" w:rsidRDefault="00000000" w:rsidRPr="00000000" w14:paraId="000003C8">
          <w:pPr>
            <w:numPr>
              <w:ilvl w:val="1"/>
              <w:numId w:val="5"/>
            </w:numPr>
            <w:ind w:left="502" w:hanging="360"/>
            <w:rPr>
              <w:ins w:author="Rossi Rossi" w:id="69" w:date="2026-09-22T06:56:59Z"/>
              <w:del w:author="udhaya kumar" w:id="6" w:date="2026-09-24T06:40:29Z"/>
            </w:rPr>
          </w:pPr>
          <w:sdt>
            <w:sdtPr>
              <w:id w:val="-1439243201"/>
              <w:tag w:val="goog_rdk_4029"/>
            </w:sdtPr>
            <w:sdtContent>
              <w:ins w:author="Rossi Rossi" w:id="69" w:date="2026-09-22T06:56:59Z">
                <w:sdt>
                  <w:sdtPr>
                    <w:id w:val="1777452896"/>
                    <w:tag w:val="goog_rdk_4030"/>
                  </w:sdtPr>
                  <w:sdtContent>
                    <w:del w:author="udhaya kumar" w:id="6" w:date="2026-09-24T06:40:29Z"/>
                  </w:sdtContent>
                </w:sdt>
              </w:ins>
              <w:sdt>
                <w:sdtPr>
                  <w:id w:val="-1709243651"/>
                  <w:tag w:val="goog_rdk_403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Critical security rules</w:delText>
                      </w:r>
                    </w:del>
                  </w:ins>
                </w:sdtContent>
              </w:sdt>
              <w:ins w:author="Rossi Rossi" w:id="69" w:date="2026-09-22T06:56:59Z">
                <w:del w:author="udhaya kumar" w:id="6" w:date="2026-09-24T06:40:29Z"/>
              </w:ins>
            </w:sdtContent>
          </w:sdt>
        </w:p>
      </w:sdtContent>
    </w:sdt>
    <w:sdt>
      <w:sdtPr>
        <w:id w:val="-1566860341"/>
        <w:tag w:val="goog_rdk_4036"/>
      </w:sdtPr>
      <w:sdtContent>
        <w:p w:rsidR="00000000" w:rsidDel="00000000" w:rsidP="00000000" w:rsidRDefault="00000000" w:rsidRPr="00000000" w14:paraId="000003C9">
          <w:pPr>
            <w:numPr>
              <w:ilvl w:val="1"/>
              <w:numId w:val="5"/>
            </w:numPr>
            <w:ind w:left="502" w:hanging="360"/>
            <w:rPr>
              <w:ins w:author="Rossi Rossi" w:id="69" w:date="2026-09-22T06:56:59Z"/>
              <w:del w:author="udhaya kumar" w:id="6" w:date="2026-09-24T06:40:29Z"/>
            </w:rPr>
          </w:pPr>
          <w:sdt>
            <w:sdtPr>
              <w:id w:val="-204535177"/>
              <w:tag w:val="goog_rdk_4033"/>
            </w:sdtPr>
            <w:sdtContent>
              <w:ins w:author="Rossi Rossi" w:id="69" w:date="2026-09-22T06:56:59Z">
                <w:sdt>
                  <w:sdtPr>
                    <w:id w:val="450225035"/>
                    <w:tag w:val="goog_rdk_4034"/>
                  </w:sdtPr>
                  <w:sdtContent>
                    <w:del w:author="udhaya kumar" w:id="6" w:date="2026-09-24T06:40:29Z"/>
                  </w:sdtContent>
                </w:sdt>
              </w:ins>
              <w:sdt>
                <w:sdtPr>
                  <w:id w:val="-1094703836"/>
                  <w:tag w:val="goog_rdk_403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409066658"/>
        <w:tag w:val="goog_rdk_4040"/>
      </w:sdtPr>
      <w:sdtContent>
        <w:p w:rsidR="00000000" w:rsidDel="00000000" w:rsidP="00000000" w:rsidRDefault="00000000" w:rsidRPr="00000000" w14:paraId="000003CA">
          <w:pPr>
            <w:numPr>
              <w:ilvl w:val="1"/>
              <w:numId w:val="5"/>
            </w:numPr>
            <w:ind w:left="502" w:hanging="360"/>
            <w:rPr>
              <w:ins w:author="Rossi Rossi" w:id="69" w:date="2026-09-22T06:56:59Z"/>
              <w:del w:author="udhaya kumar" w:id="6" w:date="2026-09-24T06:40:29Z"/>
            </w:rPr>
          </w:pPr>
          <w:sdt>
            <w:sdtPr>
              <w:id w:val="-1906968245"/>
              <w:tag w:val="goog_rdk_4037"/>
            </w:sdtPr>
            <w:sdtContent>
              <w:ins w:author="Rossi Rossi" w:id="69" w:date="2026-09-22T06:56:59Z">
                <w:sdt>
                  <w:sdtPr>
                    <w:id w:val="-455752188"/>
                    <w:tag w:val="goog_rdk_4038"/>
                  </w:sdtPr>
                  <w:sdtContent>
                    <w:del w:author="udhaya kumar" w:id="6" w:date="2026-09-24T06:40:29Z"/>
                  </w:sdtContent>
                </w:sdt>
              </w:ins>
              <w:sdt>
                <w:sdtPr>
                  <w:id w:val="62952334"/>
                  <w:tag w:val="goog_rdk_403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69" w:date="2026-09-22T06:56:59Z">
                <w:del w:author="udhaya kumar" w:id="6" w:date="2026-09-24T06:40:29Z"/>
              </w:ins>
            </w:sdtContent>
          </w:sdt>
        </w:p>
      </w:sdtContent>
    </w:sdt>
    <w:sdt>
      <w:sdtPr>
        <w:id w:val="961921984"/>
        <w:tag w:val="goog_rdk_4044"/>
      </w:sdtPr>
      <w:sdtContent>
        <w:p w:rsidR="00000000" w:rsidDel="00000000" w:rsidP="00000000" w:rsidRDefault="00000000" w:rsidRPr="00000000" w14:paraId="000003CB">
          <w:pPr>
            <w:numPr>
              <w:ilvl w:val="1"/>
              <w:numId w:val="5"/>
            </w:numPr>
            <w:ind w:left="502" w:hanging="360"/>
            <w:rPr>
              <w:ins w:author="Rossi Rossi" w:id="69" w:date="2026-09-22T06:56:59Z"/>
              <w:del w:author="udhaya kumar" w:id="6" w:date="2026-09-24T06:40:29Z"/>
            </w:rPr>
          </w:pPr>
          <w:sdt>
            <w:sdtPr>
              <w:id w:val="-1426691855"/>
              <w:tag w:val="goog_rdk_4041"/>
            </w:sdtPr>
            <w:sdtContent>
              <w:ins w:author="Rossi Rossi" w:id="69" w:date="2026-09-22T06:56:59Z">
                <w:sdt>
                  <w:sdtPr>
                    <w:id w:val="1829821661"/>
                    <w:tag w:val="goog_rdk_4042"/>
                  </w:sdtPr>
                  <w:sdtContent>
                    <w:del w:author="udhaya kumar" w:id="6" w:date="2026-09-24T06:40:29Z"/>
                  </w:sdtContent>
                </w:sdt>
              </w:ins>
              <w:sdt>
                <w:sdtPr>
                  <w:id w:val="-2077463220"/>
                  <w:tag w:val="goog_rdk_404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69" w:date="2026-09-22T06:56:59Z">
                <w:del w:author="udhaya kumar" w:id="6" w:date="2026-09-24T06:40:29Z"/>
              </w:ins>
            </w:sdtContent>
          </w:sdt>
        </w:p>
      </w:sdtContent>
    </w:sdt>
    <w:sdt>
      <w:sdtPr>
        <w:id w:val="-1048127027"/>
        <w:tag w:val="goog_rdk_4048"/>
      </w:sdtPr>
      <w:sdtContent>
        <w:p w:rsidR="00000000" w:rsidDel="00000000" w:rsidP="00000000" w:rsidRDefault="00000000" w:rsidRPr="00000000" w14:paraId="000003CC">
          <w:pPr>
            <w:numPr>
              <w:ilvl w:val="1"/>
              <w:numId w:val="5"/>
            </w:numPr>
            <w:ind w:left="502" w:hanging="360"/>
            <w:rPr>
              <w:ins w:author="Rossi Rossi" w:id="69" w:date="2026-09-22T06:56:59Z"/>
              <w:del w:author="udhaya kumar" w:id="6" w:date="2026-09-24T06:40:29Z"/>
            </w:rPr>
          </w:pPr>
          <w:sdt>
            <w:sdtPr>
              <w:id w:val="1542875171"/>
              <w:tag w:val="goog_rdk_4045"/>
            </w:sdtPr>
            <w:sdtContent>
              <w:ins w:author="Rossi Rossi" w:id="69" w:date="2026-09-22T06:56:59Z">
                <w:sdt>
                  <w:sdtPr>
                    <w:id w:val="-1982469827"/>
                    <w:tag w:val="goog_rdk_4046"/>
                  </w:sdtPr>
                  <w:sdtContent>
                    <w:del w:author="udhaya kumar" w:id="6" w:date="2026-09-24T06:40:29Z"/>
                  </w:sdtContent>
                </w:sdt>
              </w:ins>
              <w:sdt>
                <w:sdtPr>
                  <w:id w:val="-770462770"/>
                  <w:tag w:val="goog_rdk_4047"/>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276014168"/>
        <w:tag w:val="goog_rdk_4052"/>
      </w:sdtPr>
      <w:sdtContent>
        <w:p w:rsidR="00000000" w:rsidDel="00000000" w:rsidP="00000000" w:rsidRDefault="00000000" w:rsidRPr="00000000" w14:paraId="000003CD">
          <w:pPr>
            <w:numPr>
              <w:ilvl w:val="1"/>
              <w:numId w:val="5"/>
            </w:numPr>
            <w:ind w:left="502" w:hanging="360"/>
            <w:rPr>
              <w:ins w:author="Rossi Rossi" w:id="69" w:date="2026-09-22T06:56:59Z"/>
              <w:del w:author="udhaya kumar" w:id="6" w:date="2026-09-24T06:40:29Z"/>
            </w:rPr>
          </w:pPr>
          <w:sdt>
            <w:sdtPr>
              <w:id w:val="424314635"/>
              <w:tag w:val="goog_rdk_4049"/>
            </w:sdtPr>
            <w:sdtContent>
              <w:ins w:author="Rossi Rossi" w:id="69" w:date="2026-09-22T06:56:59Z">
                <w:sdt>
                  <w:sdtPr>
                    <w:id w:val="254851605"/>
                    <w:tag w:val="goog_rdk_4050"/>
                  </w:sdtPr>
                  <w:sdtContent>
                    <w:del w:author="udhaya kumar" w:id="6" w:date="2026-09-24T06:40:29Z"/>
                  </w:sdtContent>
                </w:sdt>
              </w:ins>
              <w:sdt>
                <w:sdtPr>
                  <w:id w:val="644953443"/>
                  <w:tag w:val="goog_rdk_405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Secret management best practices</w:delText>
                      </w:r>
                    </w:del>
                  </w:ins>
                </w:sdtContent>
              </w:sdt>
              <w:ins w:author="Rossi Rossi" w:id="69" w:date="2026-09-22T06:56:59Z">
                <w:del w:author="udhaya kumar" w:id="6" w:date="2026-09-24T06:40:29Z"/>
              </w:ins>
            </w:sdtContent>
          </w:sdt>
        </w:p>
      </w:sdtContent>
    </w:sdt>
    <w:sdt>
      <w:sdtPr>
        <w:id w:val="39673050"/>
        <w:tag w:val="goog_rdk_4056"/>
      </w:sdtPr>
      <w:sdtContent>
        <w:p w:rsidR="00000000" w:rsidDel="00000000" w:rsidP="00000000" w:rsidRDefault="00000000" w:rsidRPr="00000000" w14:paraId="000003CE">
          <w:pPr>
            <w:numPr>
              <w:ilvl w:val="1"/>
              <w:numId w:val="5"/>
            </w:numPr>
            <w:ind w:left="502" w:hanging="360"/>
            <w:rPr>
              <w:ins w:author="Rossi Rossi" w:id="69" w:date="2026-09-22T06:56:59Z"/>
              <w:del w:author="udhaya kumar" w:id="6" w:date="2026-09-24T06:40:29Z"/>
            </w:rPr>
          </w:pPr>
          <w:sdt>
            <w:sdtPr>
              <w:id w:val="-863051335"/>
              <w:tag w:val="goog_rdk_4053"/>
            </w:sdtPr>
            <w:sdtContent>
              <w:ins w:author="Rossi Rossi" w:id="69" w:date="2026-09-22T06:56:59Z">
                <w:sdt>
                  <w:sdtPr>
                    <w:id w:val="1995345592"/>
                    <w:tag w:val="goog_rdk_4054"/>
                  </w:sdtPr>
                  <w:sdtContent>
                    <w:del w:author="udhaya kumar" w:id="6" w:date="2026-09-24T06:40:29Z"/>
                  </w:sdtContent>
                </w:sdt>
              </w:ins>
              <w:sdt>
                <w:sdtPr>
                  <w:id w:val="1330607596"/>
                  <w:tag w:val="goog_rdk_4055"/>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722580406"/>
        <w:tag w:val="goog_rdk_4060"/>
      </w:sdtPr>
      <w:sdtContent>
        <w:p w:rsidR="00000000" w:rsidDel="00000000" w:rsidP="00000000" w:rsidRDefault="00000000" w:rsidRPr="00000000" w14:paraId="000003CF">
          <w:pPr>
            <w:numPr>
              <w:ilvl w:val="1"/>
              <w:numId w:val="5"/>
            </w:numPr>
            <w:ind w:left="502" w:hanging="360"/>
            <w:rPr>
              <w:ins w:author="Rossi Rossi" w:id="69" w:date="2026-09-22T06:56:59Z"/>
              <w:del w:author="udhaya kumar" w:id="6" w:date="2026-09-24T06:40:29Z"/>
            </w:rPr>
          </w:pPr>
          <w:sdt>
            <w:sdtPr>
              <w:id w:val="705933950"/>
              <w:tag w:val="goog_rdk_4057"/>
            </w:sdtPr>
            <w:sdtContent>
              <w:ins w:author="Rossi Rossi" w:id="69" w:date="2026-09-22T06:56:59Z">
                <w:sdt>
                  <w:sdtPr>
                    <w:id w:val="-1056133885"/>
                    <w:tag w:val="goog_rdk_4058"/>
                  </w:sdtPr>
                  <w:sdtContent>
                    <w:del w:author="udhaya kumar" w:id="6" w:date="2026-09-24T06:40:29Z"/>
                  </w:sdtContent>
                </w:sdt>
              </w:ins>
              <w:sdt>
                <w:sdtPr>
                  <w:id w:val="2139545950"/>
                  <w:tag w:val="goog_rdk_405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69" w:date="2026-09-22T06:56:59Z">
                <w:del w:author="udhaya kumar" w:id="6" w:date="2026-09-24T06:40:29Z"/>
              </w:ins>
            </w:sdtContent>
          </w:sdt>
        </w:p>
      </w:sdtContent>
    </w:sdt>
    <w:sdt>
      <w:sdtPr>
        <w:id w:val="-752371680"/>
        <w:tag w:val="goog_rdk_4064"/>
      </w:sdtPr>
      <w:sdtContent>
        <w:p w:rsidR="00000000" w:rsidDel="00000000" w:rsidP="00000000" w:rsidRDefault="00000000" w:rsidRPr="00000000" w14:paraId="000003D0">
          <w:pPr>
            <w:numPr>
              <w:ilvl w:val="1"/>
              <w:numId w:val="5"/>
            </w:numPr>
            <w:ind w:left="502" w:hanging="360"/>
            <w:rPr>
              <w:ins w:author="Rossi Rossi" w:id="69" w:date="2026-09-22T06:56:59Z"/>
              <w:del w:author="udhaya kumar" w:id="6" w:date="2026-09-24T06:40:29Z"/>
            </w:rPr>
          </w:pPr>
          <w:sdt>
            <w:sdtPr>
              <w:id w:val="-386179623"/>
              <w:tag w:val="goog_rdk_4061"/>
            </w:sdtPr>
            <w:sdtContent>
              <w:ins w:author="Rossi Rossi" w:id="69" w:date="2026-09-22T06:56:59Z">
                <w:sdt>
                  <w:sdtPr>
                    <w:id w:val="-655427495"/>
                    <w:tag w:val="goog_rdk_4062"/>
                  </w:sdtPr>
                  <w:sdtContent>
                    <w:del w:author="udhaya kumar" w:id="6" w:date="2026-09-24T06:40:29Z"/>
                  </w:sdtContent>
                </w:sdt>
              </w:ins>
              <w:sdt>
                <w:sdtPr>
                  <w:id w:val="2089227177"/>
                  <w:tag w:val="goog_rdk_406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**Secret Manager** : For production, store your keys in a secure secret store such as [Google Cloud Secret Manager](https://cloud.google.com/secret-manager).</w:delText>
                      </w:r>
                    </w:del>
                  </w:ins>
                </w:sdtContent>
              </w:sdt>
              <w:ins w:author="Rossi Rossi" w:id="69" w:date="2026-09-22T06:56:59Z">
                <w:del w:author="udhaya kumar" w:id="6" w:date="2026-09-24T06:40:29Z"/>
              </w:ins>
            </w:sdtContent>
          </w:sdt>
        </w:p>
      </w:sdtContent>
    </w:sdt>
    <w:sdt>
      <w:sdtPr>
        <w:id w:val="471288944"/>
        <w:tag w:val="goog_rdk_4068"/>
      </w:sdtPr>
      <w:sdtContent>
        <w:p w:rsidR="00000000" w:rsidDel="00000000" w:rsidP="00000000" w:rsidRDefault="00000000" w:rsidRPr="00000000" w14:paraId="000003D1">
          <w:pPr>
            <w:numPr>
              <w:ilvl w:val="1"/>
              <w:numId w:val="5"/>
            </w:numPr>
            <w:ind w:left="502" w:hanging="360"/>
            <w:rPr>
              <w:ins w:author="Rossi Rossi" w:id="69" w:date="2026-09-22T06:56:59Z"/>
              <w:del w:author="udhaya kumar" w:id="6" w:date="2026-09-24T06:40:29Z"/>
            </w:rPr>
          </w:pPr>
          <w:sdt>
            <w:sdtPr>
              <w:id w:val="-1144775306"/>
              <w:tag w:val="goog_rdk_4065"/>
            </w:sdtPr>
            <w:sdtContent>
              <w:ins w:author="Rossi Rossi" w:id="69" w:date="2026-09-22T06:56:59Z">
                <w:sdt>
                  <w:sdtPr>
                    <w:id w:val="-216885971"/>
                    <w:tag w:val="goog_rdk_4066"/>
                  </w:sdtPr>
                  <w:sdtContent>
                    <w:del w:author="udhaya kumar" w:id="6" w:date="2026-09-24T06:40:29Z"/>
                  </w:sdtContent>
                </w:sdt>
              </w:ins>
              <w:sdt>
                <w:sdtPr>
                  <w:id w:val="662402481"/>
                  <w:tag w:val="goog_rdk_406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**Billing alerts**: Set up billing alerts in the Google Cloud Console to notify you if usage or costs spike.</w:delText>
                      </w:r>
                    </w:del>
                  </w:ins>
                </w:sdtContent>
              </w:sdt>
              <w:ins w:author="Rossi Rossi" w:id="69" w:date="2026-09-22T06:56:59Z">
                <w:del w:author="udhaya kumar" w:id="6" w:date="2026-09-24T06:40:29Z"/>
              </w:ins>
            </w:sdtContent>
          </w:sdt>
        </w:p>
      </w:sdtContent>
    </w:sdt>
    <w:sdt>
      <w:sdtPr>
        <w:id w:val="322593543"/>
        <w:tag w:val="goog_rdk_4072"/>
      </w:sdtPr>
      <w:sdtContent>
        <w:p w:rsidR="00000000" w:rsidDel="00000000" w:rsidP="00000000" w:rsidRDefault="00000000" w:rsidRPr="00000000" w14:paraId="000003D2">
          <w:pPr>
            <w:numPr>
              <w:ilvl w:val="1"/>
              <w:numId w:val="5"/>
            </w:numPr>
            <w:ind w:left="502" w:hanging="360"/>
            <w:rPr>
              <w:ins w:author="Rossi Rossi" w:id="69" w:date="2026-09-22T06:56:59Z"/>
              <w:del w:author="udhaya kumar" w:id="6" w:date="2026-09-24T06:40:29Z"/>
            </w:rPr>
          </w:pPr>
          <w:sdt>
            <w:sdtPr>
              <w:id w:val="255834637"/>
              <w:tag w:val="goog_rdk_4069"/>
            </w:sdtPr>
            <w:sdtContent>
              <w:ins w:author="Rossi Rossi" w:id="69" w:date="2026-09-22T06:56:59Z">
                <w:sdt>
                  <w:sdtPr>
                    <w:id w:val="-227351666"/>
                    <w:tag w:val="goog_rdk_4070"/>
                  </w:sdtPr>
                  <w:sdtContent>
                    <w:del w:author="udhaya kumar" w:id="6" w:date="2026-09-24T06:40:29Z"/>
                  </w:sdtContent>
                </w:sdt>
              </w:ins>
              <w:sdt>
                <w:sdtPr>
                  <w:id w:val="1040749547"/>
                  <w:tag w:val="goog_rdk_4071"/>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409133891"/>
        <w:tag w:val="goog_rdk_4076"/>
      </w:sdtPr>
      <w:sdtContent>
        <w:p w:rsidR="00000000" w:rsidDel="00000000" w:rsidP="00000000" w:rsidRDefault="00000000" w:rsidRPr="00000000" w14:paraId="000003D3">
          <w:pPr>
            <w:numPr>
              <w:ilvl w:val="1"/>
              <w:numId w:val="5"/>
            </w:numPr>
            <w:ind w:left="502" w:hanging="360"/>
            <w:rPr>
              <w:ins w:author="Rossi Rossi" w:id="69" w:date="2026-09-22T06:56:59Z"/>
              <w:del w:author="udhaya kumar" w:id="6" w:date="2026-09-24T06:40:29Z"/>
            </w:rPr>
          </w:pPr>
          <w:sdt>
            <w:sdtPr>
              <w:id w:val="1311769307"/>
              <w:tag w:val="goog_rdk_4073"/>
            </w:sdtPr>
            <w:sdtContent>
              <w:ins w:author="Rossi Rossi" w:id="69" w:date="2026-09-22T06:56:59Z">
                <w:sdt>
                  <w:sdtPr>
                    <w:id w:val="2093310169"/>
                    <w:tag w:val="goog_rdk_4074"/>
                  </w:sdtPr>
                  <w:sdtContent>
                    <w:del w:author="udhaya kumar" w:id="6" w:date="2026-09-24T06:40:29Z"/>
                  </w:sdtContent>
                </w:sdt>
              </w:ins>
              <w:sdt>
                <w:sdtPr>
                  <w:id w:val="-837315361"/>
                  <w:tag w:val="goog_rdk_407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Leak response checklist</w:delText>
                      </w:r>
                    </w:del>
                  </w:ins>
                </w:sdtContent>
              </w:sdt>
              <w:ins w:author="Rossi Rossi" w:id="69" w:date="2026-09-22T06:56:59Z">
                <w:del w:author="udhaya kumar" w:id="6" w:date="2026-09-24T06:40:29Z"/>
              </w:ins>
            </w:sdtContent>
          </w:sdt>
        </w:p>
      </w:sdtContent>
    </w:sdt>
    <w:sdt>
      <w:sdtPr>
        <w:id w:val="-1472179159"/>
        <w:tag w:val="goog_rdk_4080"/>
      </w:sdtPr>
      <w:sdtContent>
        <w:p w:rsidR="00000000" w:rsidDel="00000000" w:rsidP="00000000" w:rsidRDefault="00000000" w:rsidRPr="00000000" w14:paraId="000003D4">
          <w:pPr>
            <w:numPr>
              <w:ilvl w:val="1"/>
              <w:numId w:val="5"/>
            </w:numPr>
            <w:ind w:left="502" w:hanging="360"/>
            <w:rPr>
              <w:ins w:author="Rossi Rossi" w:id="69" w:date="2026-09-22T06:56:59Z"/>
              <w:del w:author="udhaya kumar" w:id="6" w:date="2026-09-24T06:40:29Z"/>
            </w:rPr>
          </w:pPr>
          <w:sdt>
            <w:sdtPr>
              <w:id w:val="499049947"/>
              <w:tag w:val="goog_rdk_4077"/>
            </w:sdtPr>
            <w:sdtContent>
              <w:ins w:author="Rossi Rossi" w:id="69" w:date="2026-09-22T06:56:59Z">
                <w:sdt>
                  <w:sdtPr>
                    <w:id w:val="223032425"/>
                    <w:tag w:val="goog_rdk_4078"/>
                  </w:sdtPr>
                  <w:sdtContent>
                    <w:del w:author="udhaya kumar" w:id="6" w:date="2026-09-24T06:40:29Z"/>
                  </w:sdtContent>
                </w:sdt>
              </w:ins>
              <w:sdt>
                <w:sdtPr>
                  <w:id w:val="99186686"/>
                  <w:tag w:val="goog_rdk_407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305141569"/>
        <w:tag w:val="goog_rdk_4084"/>
      </w:sdtPr>
      <w:sdtContent>
        <w:p w:rsidR="00000000" w:rsidDel="00000000" w:rsidP="00000000" w:rsidRDefault="00000000" w:rsidRPr="00000000" w14:paraId="000003D5">
          <w:pPr>
            <w:numPr>
              <w:ilvl w:val="1"/>
              <w:numId w:val="5"/>
            </w:numPr>
            <w:ind w:left="502" w:hanging="360"/>
            <w:rPr>
              <w:ins w:author="Rossi Rossi" w:id="69" w:date="2026-09-22T06:56:59Z"/>
              <w:del w:author="udhaya kumar" w:id="6" w:date="2026-09-24T06:40:29Z"/>
            </w:rPr>
          </w:pPr>
          <w:sdt>
            <w:sdtPr>
              <w:id w:val="286612989"/>
              <w:tag w:val="goog_rdk_4081"/>
            </w:sdtPr>
            <w:sdtContent>
              <w:ins w:author="Rossi Rossi" w:id="69" w:date="2026-09-22T06:56:59Z">
                <w:sdt>
                  <w:sdtPr>
                    <w:id w:val="-276988156"/>
                    <w:tag w:val="goog_rdk_4082"/>
                  </w:sdtPr>
                  <w:sdtContent>
                    <w:del w:author="udhaya kumar" w:id="6" w:date="2026-09-24T06:40:29Z"/>
                  </w:sdtContent>
                </w:sdt>
              </w:ins>
              <w:sdt>
                <w:sdtPr>
                  <w:id w:val="1077677153"/>
                  <w:tag w:val="goog_rdk_4083"/>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018587280"/>
        <w:tag w:val="goog_rdk_4088"/>
      </w:sdtPr>
      <w:sdtContent>
        <w:p w:rsidR="00000000" w:rsidDel="00000000" w:rsidP="00000000" w:rsidRDefault="00000000" w:rsidRPr="00000000" w14:paraId="000003D6">
          <w:pPr>
            <w:numPr>
              <w:ilvl w:val="1"/>
              <w:numId w:val="5"/>
            </w:numPr>
            <w:ind w:left="502" w:hanging="360"/>
            <w:rPr>
              <w:ins w:author="Rossi Rossi" w:id="69" w:date="2026-09-22T06:56:59Z"/>
              <w:del w:author="udhaya kumar" w:id="6" w:date="2026-09-24T06:40:29Z"/>
            </w:rPr>
          </w:pPr>
          <w:sdt>
            <w:sdtPr>
              <w:id w:val="850173849"/>
              <w:tag w:val="goog_rdk_4085"/>
            </w:sdtPr>
            <w:sdtContent>
              <w:ins w:author="Rossi Rossi" w:id="69" w:date="2026-09-22T06:56:59Z">
                <w:sdt>
                  <w:sdtPr>
                    <w:id w:val="-2121552459"/>
                    <w:tag w:val="goog_rdk_4086"/>
                  </w:sdtPr>
                  <w:sdtContent>
                    <w:del w:author="udhaya kumar" w:id="6" w:date="2026-09-24T06:40:29Z"/>
                  </w:sdtContent>
                </w:sdt>
              </w:ins>
              <w:sdt>
                <w:sdtPr>
                  <w:id w:val="-773404443"/>
                  <w:tag w:val="goog_rdk_408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69" w:date="2026-09-22T06:56:59Z">
                <w:del w:author="udhaya kumar" w:id="6" w:date="2026-09-24T06:40:29Z"/>
              </w:ins>
            </w:sdtContent>
          </w:sdt>
        </w:p>
      </w:sdtContent>
    </w:sdt>
    <w:sdt>
      <w:sdtPr>
        <w:id w:val="1053291250"/>
        <w:tag w:val="goog_rdk_4092"/>
      </w:sdtPr>
      <w:sdtContent>
        <w:p w:rsidR="00000000" w:rsidDel="00000000" w:rsidP="00000000" w:rsidRDefault="00000000" w:rsidRPr="00000000" w14:paraId="000003D7">
          <w:pPr>
            <w:numPr>
              <w:ilvl w:val="1"/>
              <w:numId w:val="5"/>
            </w:numPr>
            <w:ind w:left="502" w:hanging="360"/>
            <w:rPr>
              <w:ins w:author="Rossi Rossi" w:id="69" w:date="2026-09-22T06:56:59Z"/>
              <w:del w:author="udhaya kumar" w:id="6" w:date="2026-09-24T06:40:29Z"/>
            </w:rPr>
          </w:pPr>
          <w:sdt>
            <w:sdtPr>
              <w:id w:val="1725508917"/>
              <w:tag w:val="goog_rdk_4089"/>
            </w:sdtPr>
            <w:sdtContent>
              <w:ins w:author="Rossi Rossi" w:id="69" w:date="2026-09-22T06:56:59Z">
                <w:sdt>
                  <w:sdtPr>
                    <w:id w:val="-1430167180"/>
                    <w:tag w:val="goog_rdk_4090"/>
                  </w:sdtPr>
                  <w:sdtContent>
                    <w:del w:author="udhaya kumar" w:id="6" w:date="2026-09-24T06:40:29Z"/>
                  </w:sdtContent>
                </w:sdt>
              </w:ins>
              <w:sdt>
                <w:sdtPr>
                  <w:id w:val="-985795930"/>
                  <w:tag w:val="goog_rdk_409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69" w:date="2026-09-22T06:56:59Z">
                <w:del w:author="udhaya kumar" w:id="6" w:date="2026-09-24T06:40:29Z"/>
              </w:ins>
            </w:sdtContent>
          </w:sdt>
        </w:p>
      </w:sdtContent>
    </w:sdt>
    <w:sdt>
      <w:sdtPr>
        <w:id w:val="-1680613496"/>
        <w:tag w:val="goog_rdk_4096"/>
      </w:sdtPr>
      <w:sdtContent>
        <w:p w:rsidR="00000000" w:rsidDel="00000000" w:rsidP="00000000" w:rsidRDefault="00000000" w:rsidRPr="00000000" w14:paraId="000003D8">
          <w:pPr>
            <w:numPr>
              <w:ilvl w:val="1"/>
              <w:numId w:val="5"/>
            </w:numPr>
            <w:ind w:left="502" w:hanging="360"/>
            <w:rPr>
              <w:ins w:author="Rossi Rossi" w:id="69" w:date="2026-09-22T06:56:59Z"/>
              <w:del w:author="udhaya kumar" w:id="6" w:date="2026-09-24T06:40:29Z"/>
            </w:rPr>
          </w:pPr>
          <w:sdt>
            <w:sdtPr>
              <w:id w:val="-1363164191"/>
              <w:tag w:val="goog_rdk_4093"/>
            </w:sdtPr>
            <w:sdtContent>
              <w:ins w:author="Rossi Rossi" w:id="69" w:date="2026-09-22T06:56:59Z">
                <w:sdt>
                  <w:sdtPr>
                    <w:id w:val="-676087070"/>
                    <w:tag w:val="goog_rdk_4094"/>
                  </w:sdtPr>
                  <w:sdtContent>
                    <w:del w:author="udhaya kumar" w:id="6" w:date="2026-09-24T06:40:29Z"/>
                  </w:sdtContent>
                </w:sdt>
              </w:ins>
              <w:sdt>
                <w:sdtPr>
                  <w:id w:val="1442758085"/>
                  <w:tag w:val="goog_rdk_409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these restrictions are applied.**</w:delText>
                      </w:r>
                    </w:del>
                  </w:ins>
                </w:sdtContent>
              </w:sdt>
              <w:ins w:author="Rossi Rossi" w:id="69" w:date="2026-09-22T06:56:59Z">
                <w:del w:author="udhaya kumar" w:id="6" w:date="2026-09-24T06:40:29Z"/>
              </w:ins>
            </w:sdtContent>
          </w:sdt>
        </w:p>
      </w:sdtContent>
    </w:sdt>
    <w:sdt>
      <w:sdtPr>
        <w:id w:val="-496082929"/>
        <w:tag w:val="goog_rdk_4100"/>
      </w:sdtPr>
      <w:sdtContent>
        <w:p w:rsidR="00000000" w:rsidDel="00000000" w:rsidP="00000000" w:rsidRDefault="00000000" w:rsidRPr="00000000" w14:paraId="000003D9">
          <w:pPr>
            <w:numPr>
              <w:ilvl w:val="1"/>
              <w:numId w:val="5"/>
            </w:numPr>
            <w:ind w:left="502" w:hanging="360"/>
            <w:rPr>
              <w:ins w:author="Rossi Rossi" w:id="69" w:date="2026-09-22T06:56:59Z"/>
              <w:del w:author="udhaya kumar" w:id="6" w:date="2026-09-24T06:40:29Z"/>
            </w:rPr>
          </w:pPr>
          <w:sdt>
            <w:sdtPr>
              <w:id w:val="1000360382"/>
              <w:tag w:val="goog_rdk_4097"/>
            </w:sdtPr>
            <w:sdtContent>
              <w:ins w:author="Rossi Rossi" w:id="69" w:date="2026-09-22T06:56:59Z">
                <w:sdt>
                  <w:sdtPr>
                    <w:id w:val="-1647571803"/>
                    <w:tag w:val="goog_rdk_4098"/>
                  </w:sdtPr>
                  <w:sdtContent>
                    <w:del w:author="udhaya kumar" w:id="6" w:date="2026-09-24T06:40:29Z"/>
                  </w:sdtContent>
                </w:sdt>
              </w:ins>
              <w:sdt>
                <w:sdtPr>
                  <w:id w:val="1355240511"/>
                  <w:tag w:val="goog_rdk_4099"/>
                </w:sdtPr>
                <w:sdtContent>
                  <w:ins w:author="Rossi Rossi" w:id="69" w:date="2026-09-22T06:56:59Z">
                    <w:del w:author="udhaya kumar" w:id="6" w:date="2026-09-24T06:40:29Z">
                      <w:r w:rsidDel="00000000" w:rsidR="00000000" w:rsidRPr="00000000">
                        <w:rPr>
                          <w:rtl w:val="0"/>
                        </w:rPr>
                      </w:r>
                    </w:del>
                  </w:ins>
                </w:sdtContent>
              </w:sdt>
              <w:ins w:author="Rossi Rossi" w:id="69" w:date="2026-09-22T06:56:59Z">
                <w:del w:author="udhaya kumar" w:id="6" w:date="2026-09-24T06:40:29Z"/>
              </w:ins>
            </w:sdtContent>
          </w:sdt>
        </w:p>
      </w:sdtContent>
    </w:sdt>
    <w:sdt>
      <w:sdtPr>
        <w:id w:val="-1554652239"/>
        <w:tag w:val="goog_rdk_4104"/>
      </w:sdtPr>
      <w:sdtContent>
        <w:p w:rsidR="00000000" w:rsidDel="00000000" w:rsidP="00000000" w:rsidRDefault="00000000" w:rsidRPr="00000000" w14:paraId="000003DA">
          <w:pPr>
            <w:numPr>
              <w:ilvl w:val="1"/>
              <w:numId w:val="5"/>
            </w:numPr>
            <w:ind w:left="502" w:hanging="360"/>
            <w:rPr>
              <w:ins w:author="Rossi Rossi" w:id="69" w:date="2026-09-22T06:56:59Z"/>
              <w:del w:author="udhaya kumar" w:id="6" w:date="2026-09-24T06:40:29Z"/>
            </w:rPr>
          </w:pPr>
          <w:sdt>
            <w:sdtPr>
              <w:id w:val="-1033164311"/>
              <w:tag w:val="goog_rdk_4101"/>
            </w:sdtPr>
            <w:sdtContent>
              <w:ins w:author="Rossi Rossi" w:id="69" w:date="2026-09-22T06:56:59Z">
                <w:sdt>
                  <w:sdtPr>
                    <w:id w:val="-39302466"/>
                    <w:tag w:val="goog_rdk_4102"/>
                  </w:sdtPr>
                  <w:sdtContent>
                    <w:del w:author="udhaya kumar" w:id="6" w:date="2026-09-24T06:40:29Z"/>
                  </w:sdtContent>
                </w:sdt>
              </w:ins>
              <w:sdt>
                <w:sdtPr>
                  <w:id w:val="157937758"/>
                  <w:tag w:val="goog_rdk_4103"/>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69" w:date="2026-09-22T06:56:59Z">
                <w:del w:author="udhaya kumar" w:id="6" w:date="2026-09-24T06:40:29Z"/>
              </w:ins>
            </w:sdtContent>
          </w:sdt>
        </w:p>
      </w:sdtContent>
    </w:sdt>
    <w:sdt>
      <w:sdtPr>
        <w:id w:val="574345931"/>
        <w:tag w:val="goog_rdk_4108"/>
      </w:sdtPr>
      <w:sdtContent>
        <w:p w:rsidR="00000000" w:rsidDel="00000000" w:rsidP="00000000" w:rsidRDefault="00000000" w:rsidRPr="00000000" w14:paraId="000003DB">
          <w:pPr>
            <w:numPr>
              <w:ilvl w:val="1"/>
              <w:numId w:val="5"/>
            </w:numPr>
            <w:ind w:left="502" w:hanging="360"/>
            <w:rPr>
              <w:ins w:author="Rossi Rossi" w:id="69" w:date="2026-09-22T06:56:59Z"/>
              <w:del w:author="udhaya kumar" w:id="6" w:date="2026-09-24T06:40:29Z"/>
            </w:rPr>
          </w:pPr>
          <w:sdt>
            <w:sdtPr>
              <w:id w:val="-1255552037"/>
              <w:tag w:val="goog_rdk_4105"/>
            </w:sdtPr>
            <w:sdtContent>
              <w:ins w:author="Rossi Rossi" w:id="69" w:date="2026-09-22T06:56:59Z">
                <w:sdt>
                  <w:sdtPr>
                    <w:id w:val="1555139"/>
                    <w:tag w:val="goog_rdk_4106"/>
                  </w:sdtPr>
                  <w:sdtContent>
                    <w:del w:author="udhaya kumar" w:id="6" w:date="2026-09-24T06:40:29Z"/>
                  </w:sdtContent>
                </w:sdt>
              </w:ins>
              <w:sdt>
                <w:sdtPr>
                  <w:id w:val="771912206"/>
                  <w:tag w:val="goog_rdk_4107"/>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69" w:date="2026-09-22T06:56:59Z">
                <w:del w:author="udhaya kumar" w:id="6" w:date="2026-09-24T06:40:29Z"/>
              </w:ins>
            </w:sdtContent>
          </w:sdt>
        </w:p>
      </w:sdtContent>
    </w:sdt>
    <w:sdt>
      <w:sdtPr>
        <w:id w:val="-706469155"/>
        <w:tag w:val="goog_rdk_4112"/>
      </w:sdtPr>
      <w:sdtContent>
        <w:p w:rsidR="00000000" w:rsidDel="00000000" w:rsidP="00000000" w:rsidRDefault="00000000" w:rsidRPr="00000000" w14:paraId="000003DC">
          <w:pPr>
            <w:numPr>
              <w:ilvl w:val="1"/>
              <w:numId w:val="5"/>
            </w:numPr>
            <w:ind w:left="502" w:hanging="360"/>
            <w:rPr>
              <w:ins w:author="Rossi Rossi" w:id="69" w:date="2026-09-22T06:56:59Z"/>
              <w:del w:author="udhaya kumar" w:id="6" w:date="2026-09-24T06:40:29Z"/>
            </w:rPr>
          </w:pPr>
          <w:sdt>
            <w:sdtPr>
              <w:id w:val="-1121775473"/>
              <w:tag w:val="goog_rdk_4109"/>
            </w:sdtPr>
            <w:sdtContent>
              <w:ins w:author="Rossi Rossi" w:id="69" w:date="2026-09-22T06:56:59Z">
                <w:sdt>
                  <w:sdtPr>
                    <w:id w:val="-1871399133"/>
                    <w:tag w:val="goog_rdk_4110"/>
                  </w:sdtPr>
                  <w:sdtContent>
                    <w:del w:author="udhaya kumar" w:id="6" w:date="2026-09-24T06:40:29Z"/>
                  </w:sdtContent>
                </w:sdt>
              </w:ins>
              <w:sdt>
                <w:sdtPr>
                  <w:id w:val="2145002271"/>
                  <w:tag w:val="goog_rdk_4111"/>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69" w:date="2026-09-22T06:56:59Z">
                <w:del w:author="udhaya kumar" w:id="6" w:date="2026-09-24T06:40:29Z"/>
              </w:ins>
            </w:sdtContent>
          </w:sdt>
        </w:p>
      </w:sdtContent>
    </w:sdt>
    <w:sdt>
      <w:sdtPr>
        <w:id w:val="1972915667"/>
        <w:tag w:val="goog_rdk_4116"/>
      </w:sdtPr>
      <w:sdtContent>
        <w:p w:rsidR="00000000" w:rsidDel="00000000" w:rsidP="00000000" w:rsidRDefault="00000000" w:rsidRPr="00000000" w14:paraId="000003DD">
          <w:pPr>
            <w:numPr>
              <w:ilvl w:val="1"/>
              <w:numId w:val="5"/>
            </w:numPr>
            <w:ind w:left="502" w:hanging="360"/>
            <w:rPr>
              <w:ins w:author="Rossi Rossi" w:id="69" w:date="2026-09-22T06:56:59Z"/>
              <w:del w:author="udhaya kumar" w:id="6" w:date="2026-09-24T06:40:29Z"/>
            </w:rPr>
          </w:pPr>
          <w:sdt>
            <w:sdtPr>
              <w:id w:val="-1139736236"/>
              <w:tag w:val="goog_rdk_4113"/>
            </w:sdtPr>
            <w:sdtContent>
              <w:ins w:author="Rossi Rossi" w:id="69" w:date="2026-09-22T06:56:59Z">
                <w:sdt>
                  <w:sdtPr>
                    <w:id w:val="1090686100"/>
                    <w:tag w:val="goog_rdk_4114"/>
                  </w:sdtPr>
                  <w:sdtContent>
                    <w:del w:author="udhaya kumar" w:id="6" w:date="2026-09-24T06:40:29Z"/>
                  </w:sdtContent>
                </w:sdt>
              </w:ins>
              <w:sdt>
                <w:sdtPr>
                  <w:id w:val="1226149237"/>
                  <w:tag w:val="goog_rdk_4115"/>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   Language API**.</w:delText>
                      </w:r>
                    </w:del>
                  </w:ins>
                </w:sdtContent>
              </w:sdt>
              <w:ins w:author="Rossi Rossi" w:id="69" w:date="2026-09-22T06:56:59Z">
                <w:del w:author="udhaya kumar" w:id="6" w:date="2026-09-24T06:40:29Z"/>
              </w:ins>
            </w:sdtContent>
          </w:sdt>
        </w:p>
      </w:sdtContent>
    </w:sdt>
    <w:sdt>
      <w:sdtPr>
        <w:id w:val="-1285754292"/>
        <w:tag w:val="goog_rdk_4122"/>
      </w:sdtPr>
      <w:sdtContent>
        <w:p w:rsidR="00000000" w:rsidDel="00000000" w:rsidP="00000000" w:rsidRDefault="00000000" w:rsidRPr="00000000" w14:paraId="000003DE">
          <w:pPr>
            <w:numPr>
              <w:ilvl w:val="1"/>
              <w:numId w:val="5"/>
            </w:numPr>
            <w:ind w:left="502" w:hanging="360"/>
            <w:rPr>
              <w:del w:author="udhaya kumar" w:id="6" w:date="2026-09-24T06:40:29Z"/>
              <w:rFonts w:ascii="Arial" w:cs="Arial" w:eastAsia="Arial" w:hAnsi="Arial"/>
              <w:b w:val="0"/>
              <w:bCs w:val="0"/>
              <w:i w:val="0"/>
              <w:iCs w:val="0"/>
              <w:smallCaps w:val="0"/>
              <w:strike w:val="0"/>
              <w:color w:val="000000"/>
              <w:sz w:val="22"/>
              <w:szCs w:val="22"/>
              <w:u w:val="none"/>
              <w:shd w:fill="auto" w:val="clear"/>
              <w:vertAlign w:val="baseline"/>
              <w:rPrChange w:author="Rossi Rossi" w:id="64" w:date="2026-09-22T06:56:59Z">
                <w:rPr>
                  <w:rFonts w:ascii="Cambria" w:cs="Cambria" w:eastAsia="Cambria" w:hAnsi="Cambria"/>
                  <w:color w:val="000000"/>
                  <w:sz w:val="22"/>
                  <w:szCs w:val="22"/>
                </w:rPr>
              </w:rPrChange>
            </w:rPr>
            <w:pPrChange w:author="Rossi Rossi" w:id="0" w:date="2026-09-22T06:56:59Z">
              <w:pPr>
                <w:pStyle w:val="Heading3"/>
                <w:numPr>
                  <w:ilvl w:val="1"/>
                  <w:numId w:val="5"/>
                </w:numPr>
                <w:ind w:left="502" w:hanging="360"/>
              </w:pPr>
            </w:pPrChange>
          </w:pPr>
          <w:sdt>
            <w:sdtPr>
              <w:id w:val="-1636491884"/>
              <w:tag w:val="goog_rdk_4117"/>
            </w:sdtPr>
            <w:sdtContent>
              <w:ins w:author="Rossi Rossi" w:id="69" w:date="2026-09-22T06:56:59Z">
                <w:sdt>
                  <w:sdtPr>
                    <w:id w:val="1594408977"/>
                    <w:tag w:val="goog_rdk_4118"/>
                  </w:sdtPr>
                  <w:sdtContent>
                    <w:del w:author="udhaya kumar" w:id="6" w:date="2026-09-24T06:40:29Z"/>
                  </w:sdtContent>
                </w:sdt>
              </w:ins>
              <w:sdt>
                <w:sdtPr>
                  <w:id w:val="86283892"/>
                  <w:tag w:val="goog_rdk_4119"/>
                </w:sdtPr>
                <w:sdtContent>
                  <w:ins w:author="Rossi Rossi" w:id="69" w:date="2026-09-22T06:56:59Z">
                    <w:del w:author="udhaya kumar" w:id="6" w:date="2026-09-24T06:40:29Z">
                      <w:r w:rsidDel="00000000" w:rsidR="00000000" w:rsidRPr="00000000">
                        <w:rPr>
                          <w:rtl w:val="0"/>
                          <w:rPrChange w:author="Rossi Rossi" w:id="64" w:date="2026-09-22T06:56:59Z">
                            <w:rPr>
                              <w:rFonts w:ascii="Cambria" w:cs="Cambria" w:eastAsia="Cambria" w:hAnsi="Cambria"/>
                              <w:b w:val="0"/>
                              <w:bCs w:val="0"/>
                              <w:color w:val="000000"/>
                              <w:sz w:val="22"/>
                              <w:szCs w:val="22"/>
                            </w:rPr>
                          </w:rPrChange>
                        </w:rPr>
                        <w:delText xml:space="preserve">your application code, environme</w:delText>
                      </w:r>
                    </w:del>
                  </w:ins>
                </w:sdtContent>
              </w:sdt>
              <w:ins w:author="Rossi Rossi" w:id="69" w:date="2026-09-22T06:56:59Z">
                <w:del w:author="udhaya kumar" w:id="6" w:date="2026-09-24T06:40:29Z"/>
              </w:ins>
            </w:sdtContent>
          </w:sdt>
          <w:sdt>
            <w:sdtPr>
              <w:id w:val="80520013"/>
              <w:tag w:val="goog_rdk_4120"/>
            </w:sdtPr>
            <w:sdtContent>
              <w:del w:author="udhaya kumar" w:id="6" w:date="2026-09-24T06:40:29Z"/>
              <w:sdt>
                <w:sdtPr>
                  <w:id w:val="124365410"/>
                  <w:tag w:val="goog_rdk_4121"/>
                </w:sdtPr>
                <w:sdtContent>
                  <w:del w:author="udhaya kumar" w:id="6" w:date="2026-09-24T06:40:29Z">
                    <w:r w:rsidDel="00000000" w:rsidR="00000000" w:rsidRPr="00000000">
                      <w:rPr>
                        <w:rtl w:val="0"/>
                      </w:rPr>
                    </w:r>
                  </w:del>
                </w:sdtContent>
              </w:sdt>
              <w:del w:author="udhaya kumar" w:id="6" w:date="2026-09-24T06:40:29Z"/>
            </w:sdtContent>
          </w:sdt>
        </w:p>
      </w:sdtContent>
    </w:sdt>
    <w:sdt>
      <w:sdtPr>
        <w:id w:val="21150032"/>
        <w:tag w:val="goog_rdk_4125"/>
      </w:sdtPr>
      <w:sdtContent>
        <w:p w:rsidR="00000000" w:rsidDel="00000000" w:rsidP="00000000" w:rsidRDefault="00000000" w:rsidRPr="00000000" w14:paraId="000003DF">
          <w:pPr>
            <w:numPr>
              <w:ilvl w:val="1"/>
              <w:numId w:val="5"/>
            </w:numPr>
            <w:ind w:left="502" w:hanging="360"/>
            <w:rPr>
              <w:del w:author="udhaya kumar" w:id="6" w:date="2026-09-24T06:40:29Z"/>
              <w:rFonts w:ascii="Arial" w:cs="Arial" w:eastAsia="Arial" w:hAnsi="Arial"/>
              <w:b w:val="0"/>
              <w:bCs w:val="0"/>
              <w:i w:val="0"/>
              <w:iCs w:val="0"/>
              <w:smallCaps w:val="0"/>
              <w:strike w:val="0"/>
              <w:color w:val="000000"/>
              <w:sz w:val="22"/>
              <w:szCs w:val="22"/>
              <w:u w:val="none"/>
              <w:shd w:fill="auto" w:val="clear"/>
              <w:vertAlign w:val="baseline"/>
              <w:rPrChange w:author="Rossi Rossi" w:id="101" w:date="2026-09-22T06:59:30Z">
                <w:rPr>
                  <w:rFonts w:ascii="Cambria" w:cs="Cambria" w:eastAsia="Cambria" w:hAnsi="Cambria"/>
                  <w:b w:val="1"/>
                  <w:bCs w:val="1"/>
                  <w:color w:val="000000"/>
                  <w:sz w:val="22"/>
                  <w:szCs w:val="22"/>
                </w:rPr>
              </w:rPrChange>
            </w:rPr>
            <w:pPrChange w:author="Rossi Rossi" w:id="0" w:date="2026-09-22T06:59:30Z">
              <w:pPr>
                <w:numPr>
                  <w:ilvl w:val="0"/>
                  <w:numId w:val="5"/>
                </w:numPr>
                <w:spacing w:after="0" w:before="0" w:line="240" w:lineRule="auto"/>
                <w:ind w:left="720" w:hanging="360"/>
              </w:pPr>
            </w:pPrChange>
          </w:pPr>
          <w:sdt>
            <w:sdtPr>
              <w:id w:val="-52213104"/>
              <w:tag w:val="goog_rdk_4123"/>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Official Documentation</w:delText>
                </w:r>
                <w:r w:rsidDel="00000000" w:rsidR="00000000" w:rsidRPr="00000000">
                  <w:rPr>
                    <w:rFonts w:ascii="Cambria" w:cs="Cambria" w:eastAsia="Cambria" w:hAnsi="Cambria"/>
                    <w:b w:val="1"/>
                    <w:bCs w:val="1"/>
                    <w:color w:val="000000"/>
                    <w:sz w:val="22"/>
                    <w:szCs w:val="22"/>
                    <w:rtl w:val="0"/>
                  </w:rPr>
                  <w:delText xml:space="preserve">: </w:delText>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r w:rsidDel="00000000" w:rsidR="00000000" w:rsidRPr="00000000">
                  <w:rPr>
                    <w:rFonts w:ascii="Cambria" w:cs="Cambria" w:eastAsia="Cambria" w:hAnsi="Cambria"/>
                    <w:b w:val="1"/>
                    <w:bCs w:val="1"/>
                    <w:color w:val="0000ff"/>
                    <w:sz w:val="22"/>
                    <w:szCs w:val="22"/>
                    <w:u w:val="single"/>
                    <w:rtl w:val="0"/>
                  </w:rPr>
                  <w:delText xml:space="preserve">Google AI for Devel</w:delText>
                </w:r>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r w:rsidDel="00000000" w:rsidR="00000000" w:rsidRPr="00000000">
                  <w:rPr>
                    <w:rFonts w:ascii="Cambria" w:cs="Cambria" w:eastAsia="Cambria" w:hAnsi="Cambria"/>
                    <w:b w:val="1"/>
                    <w:bCs w:val="1"/>
                    <w:color w:val="0000ff"/>
                    <w:sz w:val="22"/>
                    <w:szCs w:val="22"/>
                    <w:u w:val="single"/>
                    <w:rtl w:val="0"/>
                  </w:rPr>
                  <w:delText xml:space="preserve">o</w:delText>
                </w:r>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r w:rsidDel="00000000" w:rsidR="00000000" w:rsidRPr="00000000">
                  <w:rPr>
                    <w:rFonts w:ascii="Cambria" w:cs="Cambria" w:eastAsia="Cambria" w:hAnsi="Cambria"/>
                    <w:b w:val="1"/>
                    <w:bCs w:val="1"/>
                    <w:color w:val="0000ff"/>
                    <w:sz w:val="22"/>
                    <w:szCs w:val="22"/>
                    <w:u w:val="single"/>
                    <w:rtl w:val="0"/>
                  </w:rPr>
                  <w:delText xml:space="preserve">pers</w:delText>
                </w:r>
                <w:r w:rsidDel="00000000" w:rsidR="00000000" w:rsidRPr="00000000">
                  <w:fldChar w:fldCharType="end"/>
                </w:r>
              </w:del>
              <w:sdt>
                <w:sdtPr>
                  <w:id w:val="339035821"/>
                  <w:tag w:val="goog_rdk_4124"/>
                </w:sdtPr>
                <w:sdtContent>
                  <w:del w:author="udhaya kumar" w:id="6" w:date="2026-09-24T06:40:29Z">
                    <w:r w:rsidDel="00000000" w:rsidR="00000000" w:rsidRPr="00000000">
                      <w:rPr>
                        <w:rtl w:val="0"/>
                      </w:rPr>
                    </w:r>
                  </w:del>
                </w:sdtContent>
              </w:sdt>
              <w:del w:author="udhaya kumar" w:id="6" w:date="2026-09-24T06:40:29Z"/>
            </w:sdtContent>
          </w:sdt>
        </w:p>
      </w:sdtContent>
    </w:sdt>
    <w:sdt>
      <w:sdtPr>
        <w:id w:val="969107672"/>
        <w:tag w:val="goog_rdk_4129"/>
      </w:sdtPr>
      <w:sdtContent>
        <w:p w:rsidR="00000000" w:rsidDel="00000000" w:rsidP="00000000" w:rsidRDefault="00000000" w:rsidRPr="00000000" w14:paraId="000003E0">
          <w:pPr>
            <w:numPr>
              <w:ilvl w:val="1"/>
              <w:numId w:val="5"/>
            </w:numPr>
            <w:ind w:left="502" w:hanging="360"/>
            <w:rPr>
              <w:ins w:author="Rossi Rossi" w:id="102" w:date="2026-09-22T07:06:18Z"/>
              <w:del w:author="udhaya kumar" w:id="6" w:date="2026-09-24T06:40:29Z"/>
            </w:rPr>
          </w:pPr>
          <w:sdt>
            <w:sdtPr>
              <w:id w:val="966516117"/>
              <w:tag w:val="goog_rdk_4126"/>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Installation Guide</w:delText>
                </w:r>
                <w:r w:rsidDel="00000000" w:rsidR="00000000" w:rsidRPr="00000000">
                  <w:rPr>
                    <w:rFonts w:ascii="Cambria" w:cs="Cambria" w:eastAsia="Cambria" w:hAnsi="Cambria"/>
                    <w:b w:val="1"/>
                    <w:bCs w:val="1"/>
                    <w:color w:val="000000"/>
                    <w:sz w:val="22"/>
                    <w:szCs w:val="22"/>
                    <w:rtl w:val="0"/>
                  </w:rPr>
                  <w:delText xml:space="preserve">: </w:delText>
                </w:r>
                <w:r w:rsidDel="00000000" w:rsidR="00000000" w:rsidRPr="00000000">
                  <w:fldChar w:fldCharType="begin"/>
                </w:r>
                <w:r w:rsidDel="00000000" w:rsidR="00000000" w:rsidRPr="00000000">
                  <w:delInstrText xml:space="preserve">HYPERLINK "https://www.tomshardware.com/how-to/install-python-on-windows-10-and-11?utm_source=chatgpt.com"</w:delInstrText>
                </w:r>
                <w:r w:rsidDel="00000000" w:rsidR="00000000" w:rsidRPr="00000000">
                  <w:fldChar w:fldCharType="separate"/>
                </w:r>
                <w:r w:rsidDel="00000000" w:rsidR="00000000" w:rsidRPr="00000000">
                  <w:rPr>
                    <w:rFonts w:ascii="Cambria" w:cs="Cambria" w:eastAsia="Cambria" w:hAnsi="Cambria"/>
                    <w:b w:val="1"/>
                    <w:bCs w:val="1"/>
                    <w:color w:val="0000ff"/>
                    <w:sz w:val="22"/>
                    <w:szCs w:val="22"/>
                    <w:u w:val="single"/>
                    <w:rtl w:val="0"/>
                  </w:rPr>
                  <w:delText xml:space="preserve">Tom's Hardware</w:delText>
                </w:r>
                <w:r w:rsidDel="00000000" w:rsidR="00000000" w:rsidRPr="00000000">
                  <w:fldChar w:fldCharType="end"/>
                </w:r>
              </w:del>
            </w:sdtContent>
          </w:sdt>
          <w:sdt>
            <w:sdtPr>
              <w:id w:val="150530333"/>
              <w:tag w:val="goog_rdk_4127"/>
            </w:sdtPr>
            <w:sdtContent>
              <w:ins w:author="Rossi Rossi" w:id="102" w:date="2026-09-22T07:06:18Z">
                <w:sdt>
                  <w:sdtPr>
                    <w:id w:val="-2073455687"/>
                    <w:tag w:val="goog_rdk_4128"/>
                  </w:sdtPr>
                  <w:sdtContent>
                    <w:del w:author="udhaya kumar" w:id="6" w:date="2026-09-24T06:40:29Z">
                      <w:r w:rsidDel="00000000" w:rsidR="00000000" w:rsidRPr="00000000">
                        <w:rPr>
                          <w:rtl w:val="0"/>
                        </w:rPr>
                      </w:r>
                    </w:del>
                  </w:sdtContent>
                </w:sdt>
              </w:ins>
            </w:sdtContent>
          </w:sdt>
        </w:p>
      </w:sdtContent>
    </w:sdt>
    <w:sdt>
      <w:sdtPr>
        <w:id w:val="598855764"/>
        <w:tag w:val="goog_rdk_4132"/>
      </w:sdtPr>
      <w:sdtContent>
        <w:p w:rsidR="00000000" w:rsidDel="00000000" w:rsidP="00000000" w:rsidRDefault="00000000" w:rsidRPr="00000000" w14:paraId="000003E1">
          <w:pPr>
            <w:numPr>
              <w:ilvl w:val="0"/>
              <w:numId w:val="5"/>
            </w:numPr>
            <w:spacing w:after="0" w:before="0" w:line="240" w:lineRule="auto"/>
            <w:ind w:left="720" w:hanging="360"/>
            <w:rPr>
              <w:ins w:author="Rossi Rossi" w:id="102" w:date="2026-09-22T07:06:18Z"/>
              <w:del w:author="udhaya kumar" w:id="6" w:date="2026-09-24T06:40:29Z"/>
              <w:rFonts w:ascii="Cambria" w:cs="Cambria" w:eastAsia="Cambria" w:hAnsi="Cambria"/>
              <w:b w:val="1"/>
              <w:bCs w:val="1"/>
              <w:sz w:val="22"/>
              <w:szCs w:val="22"/>
              <w:u w:val="none"/>
            </w:rPr>
          </w:pPr>
          <w:sdt>
            <w:sdtPr>
              <w:id w:val="-1143755679"/>
              <w:tag w:val="goog_rdk_4130"/>
            </w:sdtPr>
            <w:sdtContent>
              <w:ins w:author="Rossi Rossi" w:id="102" w:date="2026-09-22T07:06:18Z">
                <w:sdt>
                  <w:sdtPr>
                    <w:id w:val="1602451187"/>
                    <w:tag w:val="goog_rdk_4131"/>
                  </w:sdtPr>
                  <w:sdtContent>
                    <w:del w:author="udhaya kumar" w:id="6" w:date="2026-09-24T06:40:29Z">
                      <w:r w:rsidDel="00000000" w:rsidR="00000000" w:rsidRPr="00000000">
                        <w:rPr>
                          <w:rFonts w:ascii="Cambria" w:cs="Cambria" w:eastAsia="Cambria" w:hAnsi="Cambria"/>
                          <w:b w:val="1"/>
                          <w:bCs w:val="1"/>
                          <w:sz w:val="22"/>
                          <w:szCs w:val="22"/>
                          <w:rtl w:val="0"/>
                        </w:rPr>
                        <w:delText xml:space="preserve">sooo good</w:delText>
                      </w:r>
                    </w:del>
                  </w:sdtContent>
                </w:sdt>
              </w:ins>
            </w:sdtContent>
          </w:sdt>
        </w:p>
      </w:sdtContent>
    </w:sdt>
    <w:sdt>
      <w:sdtPr>
        <w:id w:val="-1968331108"/>
        <w:tag w:val="goog_rdk_4136"/>
      </w:sdtPr>
      <w:sdtContent>
        <w:p w:rsidR="00000000" w:rsidDel="00000000" w:rsidP="00000000" w:rsidRDefault="00000000" w:rsidRPr="00000000" w14:paraId="000003E2">
          <w:pPr>
            <w:numPr>
              <w:ilvl w:val="0"/>
              <w:numId w:val="5"/>
            </w:numPr>
            <w:spacing w:after="0" w:before="0" w:line="240" w:lineRule="auto"/>
            <w:ind w:left="720" w:hanging="360"/>
            <w:rPr>
              <w:del w:author="udhaya kumar" w:id="6" w:date="2026-09-24T06:40:29Z"/>
              <w:rFonts w:ascii="Cambria" w:cs="Cambria" w:eastAsia="Cambria" w:hAnsi="Cambria"/>
              <w:b w:val="1"/>
              <w:bCs w:val="1"/>
              <w:sz w:val="22"/>
              <w:szCs w:val="22"/>
              <w:u w:val="none"/>
              <w:rPrChange w:author="Rossi Rossi" w:id="103" w:date="2026-09-22T07:06:18Z">
                <w:rPr>
                  <w:rFonts w:ascii="Cambria" w:cs="Cambria" w:eastAsia="Cambria" w:hAnsi="Cambria"/>
                  <w:b w:val="1"/>
                  <w:bCs w:val="1"/>
                  <w:color w:val="000000"/>
                  <w:sz w:val="22"/>
                  <w:szCs w:val="22"/>
                </w:rPr>
              </w:rPrChange>
            </w:rPr>
            <w:pPrChange w:author="Rossi Rossi" w:id="0" w:date="2026-09-22T07:06:18Z">
              <w:pPr>
                <w:numPr>
                  <w:ilvl w:val="0"/>
                  <w:numId w:val="5"/>
                </w:numPr>
                <w:spacing w:after="0" w:before="0" w:line="240" w:lineRule="auto"/>
                <w:ind w:left="720" w:hanging="360"/>
              </w:pPr>
            </w:pPrChange>
          </w:pPr>
          <w:sdt>
            <w:sdtPr>
              <w:id w:val="-215869615"/>
              <w:tag w:val="goog_rdk_4134"/>
            </w:sdtPr>
            <w:sdtContent>
              <w:del w:author="udhaya kumar" w:id="6" w:date="2026-09-24T06:40:29Z"/>
              <w:sdt>
                <w:sdtPr>
                  <w:id w:val="-1352721463"/>
                  <w:tag w:val="goog_rdk_4135"/>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510396203"/>
        <w:tag w:val="goog_rdk_4138"/>
      </w:sdtPr>
      <w:sdtContent>
        <w:p w:rsidR="00000000" w:rsidDel="00000000" w:rsidP="00000000" w:rsidRDefault="00000000" w:rsidRPr="00000000" w14:paraId="000003E3">
          <w:pPr>
            <w:numPr>
              <w:ilvl w:val="0"/>
              <w:numId w:val="5"/>
            </w:numPr>
            <w:spacing w:after="0" w:before="0" w:line="240" w:lineRule="auto"/>
            <w:ind w:left="720" w:hanging="360"/>
            <w:rPr>
              <w:del w:author="udhaya kumar" w:id="6" w:date="2026-09-24T06:40:29Z"/>
              <w:rFonts w:ascii="Cambria" w:cs="Cambria" w:eastAsia="Cambria" w:hAnsi="Cambria"/>
              <w:b w:val="1"/>
              <w:bCs w:val="1"/>
              <w:color w:val="000000"/>
              <w:sz w:val="22"/>
              <w:szCs w:val="22"/>
            </w:rPr>
          </w:pPr>
          <w:sdt>
            <w:sdtPr>
              <w:id w:val="-1882852163"/>
              <w:tag w:val="goog_rdk_4137"/>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Popular Tutorial</w:delText>
                </w:r>
                <w:r w:rsidDel="00000000" w:rsidR="00000000" w:rsidRPr="00000000">
                  <w:rPr>
                    <w:rFonts w:ascii="Cambria" w:cs="Cambria" w:eastAsia="Cambria" w:hAnsi="Cambria"/>
                    <w:b w:val="1"/>
                    <w:bCs w:val="1"/>
                    <w:color w:val="000000"/>
                    <w:sz w:val="22"/>
                    <w:szCs w:val="22"/>
                    <w:rtl w:val="0"/>
                  </w:rPr>
                  <w:delText xml:space="preserve">: </w:delText>
                </w:r>
                <w:r w:rsidDel="00000000" w:rsidR="00000000" w:rsidRPr="00000000">
                  <w:rPr>
                    <w:rFonts w:ascii="Cambria" w:cs="Cambria" w:eastAsia="Cambria" w:hAnsi="Cambria"/>
                    <w:b w:val="1"/>
                    <w:bCs w:val="1"/>
                    <w:sz w:val="22"/>
                    <w:szCs w:val="22"/>
                    <w:rtl w:val="0"/>
                  </w:rPr>
                  <w:delText xml:space="preserve">Python Programming Tutorial - Full Course for Beginners</w:delText>
                </w:r>
                <w:r w:rsidDel="00000000" w:rsidR="00000000" w:rsidRPr="00000000">
                  <w:rPr>
                    <w:rtl w:val="0"/>
                  </w:rPr>
                </w:r>
              </w:del>
            </w:sdtContent>
          </w:sdt>
        </w:p>
      </w:sdtContent>
    </w:sdt>
    <w:sdt>
      <w:sdtPr>
        <w:id w:val="-1246687341"/>
        <w:tag w:val="goog_rdk_4140"/>
      </w:sdtPr>
      <w:sdtContent>
        <w:p w:rsidR="00000000" w:rsidDel="00000000" w:rsidP="00000000" w:rsidRDefault="00000000" w:rsidRPr="00000000" w14:paraId="000003E4">
          <w:pPr>
            <w:numPr>
              <w:ilvl w:val="0"/>
              <w:numId w:val="5"/>
            </w:numPr>
            <w:spacing w:after="280" w:before="0" w:line="240" w:lineRule="auto"/>
            <w:ind w:left="720" w:hanging="360"/>
            <w:rPr>
              <w:del w:author="udhaya kumar" w:id="6" w:date="2026-09-24T06:40:29Z"/>
              <w:rFonts w:ascii="Cambria" w:cs="Cambria" w:eastAsia="Cambria" w:hAnsi="Cambria"/>
              <w:b w:val="1"/>
              <w:bCs w:val="1"/>
              <w:color w:val="000000"/>
              <w:sz w:val="22"/>
              <w:szCs w:val="22"/>
            </w:rPr>
          </w:pPr>
          <w:sdt>
            <w:sdtPr>
              <w:id w:val="-2109350883"/>
              <w:tag w:val="goog_rdk_4139"/>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Installation Steps</w:delText>
                </w:r>
                <w:r w:rsidDel="00000000" w:rsidR="00000000" w:rsidRPr="00000000">
                  <w:rPr>
                    <w:rFonts w:ascii="Cambria" w:cs="Cambria" w:eastAsia="Cambria" w:hAnsi="Cambria"/>
                    <w:b w:val="1"/>
                    <w:bCs w:val="1"/>
                    <w:color w:val="000000"/>
                    <w:sz w:val="22"/>
                    <w:szCs w:val="22"/>
                    <w:rtl w:val="0"/>
                  </w:rPr>
                  <w:delText xml:space="preserve">:</w:delText>
                </w:r>
              </w:del>
            </w:sdtContent>
          </w:sdt>
        </w:p>
      </w:sdtContent>
    </w:sdt>
    <w:sdt>
      <w:sdtPr>
        <w:id w:val="-685003389"/>
        <w:tag w:val="goog_rdk_4142"/>
      </w:sdtPr>
      <w:sdtContent>
        <w:p w:rsidR="00000000" w:rsidDel="00000000" w:rsidP="00000000" w:rsidRDefault="00000000" w:rsidRPr="00000000" w14:paraId="000003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1699415189"/>
              <w:tag w:val="goog_rdk_4141"/>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Download the latest Python 3.10+ installer for your operating system from the official website.</w:delText>
                </w:r>
              </w:del>
            </w:sdtContent>
          </w:sdt>
        </w:p>
      </w:sdtContent>
    </w:sdt>
    <w:sdt>
      <w:sdtPr>
        <w:id w:val="1675566139"/>
        <w:tag w:val="goog_rdk_4144"/>
      </w:sdtPr>
      <w:sdtContent>
        <w:p w:rsidR="00000000" w:rsidDel="00000000" w:rsidP="00000000" w:rsidRDefault="00000000" w:rsidRPr="00000000" w14:paraId="000003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1541071372"/>
              <w:tag w:val="goog_rdk_4143"/>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Run the installer and ensure you check the box that says "Add Python to PATH".</w:delText>
                </w:r>
              </w:del>
            </w:sdtContent>
          </w:sdt>
        </w:p>
      </w:sdtContent>
    </w:sdt>
    <w:sdt>
      <w:sdtPr>
        <w:id w:val="814481494"/>
        <w:tag w:val="goog_rdk_4146"/>
      </w:sdtPr>
      <w:sdtContent>
        <w:p w:rsidR="00000000" w:rsidDel="00000000" w:rsidP="00000000" w:rsidRDefault="00000000" w:rsidRPr="00000000" w14:paraId="000003E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573583543"/>
              <w:tag w:val="goog_rdk_4145"/>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Follow the installation prompts to complete the setup.</w:delText>
                </w:r>
              </w:del>
            </w:sdtContent>
          </w:sdt>
        </w:p>
      </w:sdtContent>
    </w:sdt>
    <w:sdt>
      <w:sdtPr>
        <w:id w:val="1054303213"/>
        <w:tag w:val="goog_rdk_4148"/>
      </w:sdtPr>
      <w:sdtContent>
        <w:p w:rsidR="00000000" w:rsidDel="00000000" w:rsidP="00000000" w:rsidRDefault="00000000" w:rsidRPr="00000000" w14:paraId="000003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218962709"/>
              <w:tag w:val="goog_rdk_4147"/>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Verify the installation by opening a terminal or command prompt and typing python --version.</w:delText>
                </w:r>
              </w:del>
            </w:sdtContent>
          </w:sdt>
        </w:p>
      </w:sdtContent>
    </w:sdt>
    <w:sdt>
      <w:sdtPr>
        <w:id w:val="1868828267"/>
        <w:tag w:val="goog_rdk_4150"/>
      </w:sdtPr>
      <w:sdtContent>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1124089794"/>
              <w:tag w:val="goog_rdk_4149"/>
            </w:sdtPr>
            <w:sdtContent>
              <w:del w:author="udhaya kumar" w:id="6" w:date="2026-09-24T06:40:29Z">
                <w:r w:rsidDel="00000000" w:rsidR="00000000" w:rsidRPr="00000000">
                  <w:rPr>
                    <w:rtl w:val="0"/>
                  </w:rPr>
                </w:r>
              </w:del>
            </w:sdtContent>
          </w:sdt>
        </w:p>
      </w:sdtContent>
    </w:sdt>
    <w:sdt>
      <w:sdtPr>
        <w:id w:val="133569932"/>
        <w:tag w:val="goog_rdk_4152"/>
      </w:sdtPr>
      <w:sdtContent>
        <w:p w:rsidR="00000000" w:rsidDel="00000000" w:rsidP="00000000" w:rsidRDefault="00000000" w:rsidRPr="00000000" w14:paraId="000003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502" w:right="0" w:hanging="360"/>
            <w:jc w:val="both"/>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1665969692"/>
              <w:tag w:val="goog_rdk_4151"/>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FastAPI Framework – </w:delText>
                </w:r>
              </w:del>
            </w:sdtContent>
          </w:sdt>
        </w:p>
      </w:sdtContent>
    </w:sdt>
    <w:sdt>
      <w:sdtPr>
        <w:id w:val="954110948"/>
        <w:tag w:val="goog_rdk_4154"/>
      </w:sdtPr>
      <w:sdtContent>
        <w:p w:rsidR="00000000" w:rsidDel="00000000" w:rsidP="00000000" w:rsidRDefault="00000000" w:rsidRPr="00000000" w14:paraId="000003EB">
          <w:pPr>
            <w:numPr>
              <w:ilvl w:val="0"/>
              <w:numId w:val="6"/>
            </w:numPr>
            <w:spacing w:after="0" w:before="280" w:line="240" w:lineRule="auto"/>
            <w:ind w:left="720" w:hanging="360"/>
            <w:rPr>
              <w:del w:author="udhaya kumar" w:id="6" w:date="2026-09-24T06:40:29Z"/>
              <w:rFonts w:ascii="Cambria" w:cs="Cambria" w:eastAsia="Cambria" w:hAnsi="Cambria"/>
              <w:color w:val="000000"/>
              <w:sz w:val="22"/>
              <w:szCs w:val="22"/>
            </w:rPr>
          </w:pPr>
          <w:sdt>
            <w:sdtPr>
              <w:id w:val="378635869"/>
              <w:tag w:val="goog_rdk_4153"/>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Official Documentation</w:delText>
                </w:r>
                <w:r w:rsidDel="00000000" w:rsidR="00000000" w:rsidRPr="00000000">
                  <w:rPr>
                    <w:rFonts w:ascii="Cambria" w:cs="Cambria" w:eastAsia="Cambria" w:hAnsi="Cambria"/>
                    <w:color w:val="000000"/>
                    <w:sz w:val="22"/>
                    <w:szCs w:val="22"/>
                    <w:rtl w:val="0"/>
                  </w:rPr>
                  <w:delText xml:space="preserve">: </w:delText>
                </w:r>
                <w:r w:rsidDel="00000000" w:rsidR="00000000" w:rsidRPr="00000000">
                  <w:fldChar w:fldCharType="begin"/>
                </w:r>
                <w:r w:rsidDel="00000000" w:rsidR="00000000" w:rsidRPr="00000000">
                  <w:delInstrText xml:space="preserve">HYPERLINK "https://fastapi.tiangolo.com/?utm_source=chatgpt.com"</w:delInstrText>
                </w:r>
                <w:r w:rsidDel="00000000" w:rsidR="00000000" w:rsidRPr="00000000">
                  <w:fldChar w:fldCharType="separate"/>
                </w:r>
                <w:r w:rsidDel="00000000" w:rsidR="00000000" w:rsidRPr="00000000">
                  <w:rPr>
                    <w:rFonts w:ascii="Cambria" w:cs="Cambria" w:eastAsia="Cambria" w:hAnsi="Cambria"/>
                    <w:color w:val="0000ff"/>
                    <w:sz w:val="22"/>
                    <w:szCs w:val="22"/>
                    <w:u w:val="single"/>
                    <w:rtl w:val="0"/>
                  </w:rPr>
                  <w:delText xml:space="preserve">FastAPI</w:delText>
                </w:r>
                <w:r w:rsidDel="00000000" w:rsidR="00000000" w:rsidRPr="00000000">
                  <w:fldChar w:fldCharType="end"/>
                </w:r>
                <w:r w:rsidDel="00000000" w:rsidR="00000000" w:rsidRPr="00000000">
                  <w:rPr>
                    <w:rtl w:val="0"/>
                  </w:rPr>
                </w:r>
              </w:del>
            </w:sdtContent>
          </w:sdt>
        </w:p>
      </w:sdtContent>
    </w:sdt>
    <w:sdt>
      <w:sdtPr>
        <w:id w:val="1153534303"/>
        <w:tag w:val="goog_rdk_4156"/>
      </w:sdtPr>
      <w:sdtContent>
        <w:p w:rsidR="00000000" w:rsidDel="00000000" w:rsidP="00000000" w:rsidRDefault="00000000" w:rsidRPr="00000000" w14:paraId="000003EC">
          <w:pPr>
            <w:numPr>
              <w:ilvl w:val="0"/>
              <w:numId w:val="6"/>
            </w:numPr>
            <w:spacing w:after="0" w:before="0" w:line="240" w:lineRule="auto"/>
            <w:ind w:left="720" w:hanging="360"/>
            <w:rPr>
              <w:del w:author="udhaya kumar" w:id="6" w:date="2026-09-24T06:40:29Z"/>
              <w:rFonts w:ascii="Cambria" w:cs="Cambria" w:eastAsia="Cambria" w:hAnsi="Cambria"/>
              <w:color w:val="000000"/>
              <w:sz w:val="22"/>
              <w:szCs w:val="22"/>
            </w:rPr>
          </w:pPr>
          <w:sdt>
            <w:sdtPr>
              <w:id w:val="-5530377"/>
              <w:tag w:val="goog_rdk_4155"/>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User Guide</w:delText>
                </w:r>
                <w:r w:rsidDel="00000000" w:rsidR="00000000" w:rsidRPr="00000000">
                  <w:rPr>
                    <w:rFonts w:ascii="Cambria" w:cs="Cambria" w:eastAsia="Cambria" w:hAnsi="Cambria"/>
                    <w:color w:val="000000"/>
                    <w:sz w:val="22"/>
                    <w:szCs w:val="22"/>
                    <w:rtl w:val="0"/>
                  </w:rPr>
                  <w:delText xml:space="preserve">: </w:delText>
                </w:r>
                <w:r w:rsidDel="00000000" w:rsidR="00000000" w:rsidRPr="00000000">
                  <w:fldChar w:fldCharType="begin"/>
                </w:r>
                <w:r w:rsidDel="00000000" w:rsidR="00000000" w:rsidRPr="00000000">
                  <w:delInstrText xml:space="preserve">HYPERLINK "https://fastapi.tiangolo.com/tutorial/?utm_source=chatgpt.com"</w:delInstrText>
                </w:r>
                <w:r w:rsidDel="00000000" w:rsidR="00000000" w:rsidRPr="00000000">
                  <w:fldChar w:fldCharType="separate"/>
                </w:r>
                <w:r w:rsidDel="00000000" w:rsidR="00000000" w:rsidRPr="00000000">
                  <w:rPr>
                    <w:rFonts w:ascii="Cambria" w:cs="Cambria" w:eastAsia="Cambria" w:hAnsi="Cambria"/>
                    <w:color w:val="0000ff"/>
                    <w:sz w:val="22"/>
                    <w:szCs w:val="22"/>
                    <w:u w:val="single"/>
                    <w:rtl w:val="0"/>
                  </w:rPr>
                  <w:delText xml:space="preserve">FastAPI</w:delText>
                </w:r>
                <w:r w:rsidDel="00000000" w:rsidR="00000000" w:rsidRPr="00000000">
                  <w:fldChar w:fldCharType="end"/>
                </w:r>
                <w:r w:rsidDel="00000000" w:rsidR="00000000" w:rsidRPr="00000000">
                  <w:rPr>
                    <w:rtl w:val="0"/>
                  </w:rPr>
                </w:r>
              </w:del>
            </w:sdtContent>
          </w:sdt>
        </w:p>
      </w:sdtContent>
    </w:sdt>
    <w:sdt>
      <w:sdtPr>
        <w:id w:val="-1495197788"/>
        <w:tag w:val="goog_rdk_4158"/>
      </w:sdtPr>
      <w:sdtContent>
        <w:p w:rsidR="00000000" w:rsidDel="00000000" w:rsidP="00000000" w:rsidRDefault="00000000" w:rsidRPr="00000000" w14:paraId="000003ED">
          <w:pPr>
            <w:numPr>
              <w:ilvl w:val="0"/>
              <w:numId w:val="6"/>
            </w:numPr>
            <w:spacing w:after="280" w:before="0" w:line="240" w:lineRule="auto"/>
            <w:ind w:left="720" w:hanging="360"/>
            <w:rPr>
              <w:del w:author="udhaya kumar" w:id="6" w:date="2026-09-24T06:40:29Z"/>
              <w:rFonts w:ascii="Cambria" w:cs="Cambria" w:eastAsia="Cambria" w:hAnsi="Cambria"/>
              <w:color w:val="000000"/>
              <w:sz w:val="22"/>
              <w:szCs w:val="22"/>
            </w:rPr>
          </w:pPr>
          <w:sdt>
            <w:sdtPr>
              <w:id w:val="1384332694"/>
              <w:tag w:val="goog_rdk_4157"/>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Popular Tutorial</w:delText>
                </w:r>
                <w:r w:rsidDel="00000000" w:rsidR="00000000" w:rsidRPr="00000000">
                  <w:rPr>
                    <w:rFonts w:ascii="Cambria" w:cs="Cambria" w:eastAsia="Cambria" w:hAnsi="Cambria"/>
                    <w:color w:val="000000"/>
                    <w:sz w:val="22"/>
                    <w:szCs w:val="22"/>
                    <w:rtl w:val="0"/>
                  </w:rPr>
                  <w:delText xml:space="preserve">: </w:delText>
                </w:r>
                <w:r w:rsidDel="00000000" w:rsidR="00000000" w:rsidRPr="00000000">
                  <w:fldChar w:fldCharType="begin"/>
                </w:r>
                <w:r w:rsidDel="00000000" w:rsidR="00000000" w:rsidRPr="00000000">
                  <w:delInstrText xml:space="preserve">HYPERLINK "https://www.youtube.com/watch?v=0sOvCWFmrtA"</w:delInstrText>
                </w:r>
                <w:r w:rsidDel="00000000" w:rsidR="00000000" w:rsidRPr="00000000">
                  <w:fldChar w:fldCharType="separate"/>
                </w:r>
                <w:r w:rsidDel="00000000" w:rsidR="00000000" w:rsidRPr="00000000">
                  <w:rPr>
                    <w:rFonts w:ascii="Cambria" w:cs="Cambria" w:eastAsia="Cambria" w:hAnsi="Cambria"/>
                    <w:color w:val="0000ff"/>
                    <w:sz w:val="22"/>
                    <w:szCs w:val="22"/>
                    <w:u w:val="single"/>
                    <w:rtl w:val="0"/>
                  </w:rPr>
                  <w:delText xml:space="preserve">FastAPI Crash Course</w:delText>
                </w:r>
                <w:r w:rsidDel="00000000" w:rsidR="00000000" w:rsidRPr="00000000">
                  <w:fldChar w:fldCharType="end"/>
                </w:r>
                <w:r w:rsidDel="00000000" w:rsidR="00000000" w:rsidRPr="00000000">
                  <w:rPr>
                    <w:rtl w:val="0"/>
                  </w:rPr>
                </w:r>
              </w:del>
            </w:sdtContent>
          </w:sdt>
        </w:p>
      </w:sdtContent>
    </w:sdt>
    <w:sdt>
      <w:sdtPr>
        <w:id w:val="793487284"/>
        <w:tag w:val="goog_rdk_4165"/>
      </w:sdtPr>
      <w:sdtContent>
        <w:p w:rsidR="00000000" w:rsidDel="00000000" w:rsidP="00000000" w:rsidRDefault="00000000" w:rsidRPr="00000000" w14:paraId="000003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502" w:right="0" w:hanging="360"/>
            <w:jc w:val="both"/>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353178740"/>
              <w:tag w:val="goog_rdk_4161"/>
            </w:sdtPr>
            <w:sdtContent>
              <w:ins w:author="Anonymous" w:id="104" w:date="2026-09-22T04:17:55Z">
                <w:sdt>
                  <w:sdtPr>
                    <w:id w:val="2096926032"/>
                    <w:tag w:val="goog_rdk_4162"/>
                  </w:sdtPr>
                  <w:sdtContent>
                    <w:del w:author="udhaya kumar" w:id="6" w:date="2026-09-24T06:40:29Z"/>
                  </w:sdtContent>
                </w:sdt>
              </w:ins>
              <w:sdt>
                <w:sdtPr>
                  <w:id w:val="-1190988980"/>
                  <w:tag w:val="goog_rdk_4163"/>
                </w:sdtPr>
                <w:sdtContent>
                  <w:ins w:author="Anonymous" w:id="104" w:date="2026-09-22T04:17:55Z">
                    <w:del w:author="udhaya kumar" w:id="6" w:date="2026-09-24T06:40:29Z">
                      <w:r w:rsidDel="00000000" w:rsidR="00000000" w:rsidRPr="00000000">
                        <w:rPr>
                          <w:rFonts w:ascii="Cambria" w:cs="Cambria" w:eastAsia="Cambria" w:hAnsi="Cambria"/>
                          <w:sz w:val="22"/>
                          <w:szCs w:val="22"/>
                          <w:rtl w:val="0"/>
                          <w:rPrChange w:author="Anonymous" w:id="105" w:date="2026-09-22T04:17:55Z">
                            <w:rPr>
                              <w:rFonts w:ascii="Cambria" w:cs="Cambria" w:eastAsia="Cambria" w:hAnsi="Cambria"/>
                              <w:color w:val="000000"/>
                              <w:sz w:val="22"/>
                              <w:szCs w:val="22"/>
                            </w:rPr>
                          </w:rPrChange>
                        </w:rPr>
                        <w:delText xml:space="preserve"> </w:delText>
                      </w:r>
                    </w:del>
                  </w:ins>
                </w:sdtContent>
              </w:sdt>
              <w:ins w:author="Anonymous" w:id="104" w:date="2026-09-22T04:17:55Z">
                <w:del w:author="udhaya kumar" w:id="6" w:date="2026-09-24T06:40:29Z"/>
              </w:ins>
            </w:sdtContent>
          </w:sdt>
          <w:sdt>
            <w:sdtPr>
              <w:id w:val="-815281726"/>
              <w:tag w:val="goog_rdk_4164"/>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HTML &amp; CSS – Basic templating used in /templates and /static</w:delText>
                </w:r>
              </w:del>
            </w:sdtContent>
          </w:sdt>
        </w:p>
      </w:sdtContent>
    </w:sdt>
    <w:sdt>
      <w:sdtPr>
        <w:id w:val="121567576"/>
        <w:tag w:val="goog_rdk_4174"/>
      </w:sdtPr>
      <w:sdtContent>
        <w:p w:rsidR="00000000" w:rsidDel="00000000" w:rsidP="00000000" w:rsidRDefault="00000000" w:rsidRPr="00000000" w14:paraId="000003EF">
          <w:pPr>
            <w:numPr>
              <w:ilvl w:val="0"/>
              <w:numId w:val="11"/>
            </w:numPr>
            <w:ind w:left="502" w:hanging="360"/>
            <w:rPr>
              <w:del w:author="udhaya kumar" w:id="6" w:date="2026-09-24T06:40:29Z"/>
              <w:rPrChange w:author="cs department" w:id="107" w:date="2026-09-23T05:17:36Z">
                <w:rPr>
                  <w:rFonts w:ascii="Cambria" w:cs="Cambria" w:eastAsia="Cambria" w:hAnsi="Cambria"/>
                  <w:color w:val="000000"/>
                  <w:sz w:val="22"/>
                  <w:szCs w:val="22"/>
                </w:rPr>
              </w:rPrChange>
            </w:rPr>
            <w:pPrChange w:author="cs department" w:id="0" w:date="2026-09-23T05:17:36Z">
              <w:pPr>
                <w:pStyle w:val="Heading3"/>
                <w:numPr>
                  <w:ilvl w:val="0"/>
                  <w:numId w:val="11"/>
                </w:numPr>
                <w:ind w:left="502" w:hanging="360"/>
              </w:pPr>
            </w:pPrChange>
          </w:pPr>
          <w:sdt>
            <w:sdtPr>
              <w:id w:val="1479602429"/>
              <w:tag w:val="goog_rdk_4168"/>
            </w:sdtPr>
            <w:sdtContent>
              <w:ins w:author="Vishali Baskaran" w:id="106" w:date="2026-09-23T04:22:20Z">
                <w:sdt>
                  <w:sdtPr>
                    <w:id w:val="-1720527195"/>
                    <w:tag w:val="goog_rdk_4169"/>
                  </w:sdtPr>
                  <w:sdtContent>
                    <w:del w:author="udhaya kumar" w:id="6" w:date="2026-09-24T06:40:29Z"/>
                  </w:sdtContent>
                </w:sdt>
              </w:ins>
              <w:sdt>
                <w:sdtPr>
                  <w:id w:val="-1200609083"/>
                  <w:tag w:val="goog_rdk_4170"/>
                </w:sdtPr>
                <w:sdtContent>
                  <w:ins w:author="Vishali Baskaran" w:id="106" w:date="2026-09-23T04:22:20Z">
                    <w:del w:author="udhaya kumar" w:id="6" w:date="2026-09-24T06:40:29Z">
                      <w:r w:rsidDel="00000000" w:rsidR="00000000" w:rsidRPr="00000000">
                        <w:rPr>
                          <w:rtl w:val="0"/>
                          <w:rPrChange w:author="cs department" w:id="107" w:date="2026-09-23T05:17:36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w:delText>
                      </w:r>
                    </w:del>
                  </w:ins>
                </w:sdtContent>
              </w:sdt>
              <w:ins w:author="Vishali Baskaran" w:id="106" w:date="2026-09-23T04:22:20Z">
                <w:del w:author="udhaya kumar" w:id="6" w:date="2026-09-24T06:40:29Z"/>
              </w:ins>
            </w:sdtContent>
          </w:sdt>
          <w:sdt>
            <w:sdtPr>
              <w:id w:val="1665208281"/>
              <w:tag w:val="goog_rdk_4171"/>
            </w:sdtPr>
            <w:sdtContent>
              <w:del w:author="udhaya kumar" w:id="6" w:date="2026-09-24T06:40:29Z"/>
              <w:sdt>
                <w:sdtPr>
                  <w:id w:val="2046998556"/>
                  <w:tag w:val="goog_rdk_4172"/>
                </w:sdtPr>
                <w:sdtContent>
                  <w:del w:author="udhaya kumar" w:id="6" w:date="2026-09-24T06:40:29Z">
                    <w:r w:rsidDel="00000000" w:rsidR="00000000" w:rsidRPr="00000000">
                      <w:rPr>
                        <w:rtl w:val="0"/>
                        <w:rPrChange w:author="cs department" w:id="107" w:date="2026-09-23T05:17:36Z">
                          <w:rPr>
                            <w:rFonts w:ascii="Cambria" w:cs="Cambria" w:eastAsia="Cambria" w:hAnsi="Cambria"/>
                            <w:b w:val="0"/>
                            <w:bCs w:val="0"/>
                            <w:color w:val="000000"/>
                            <w:sz w:val="22"/>
                            <w:szCs w:val="22"/>
                          </w:rPr>
                        </w:rPrChange>
                      </w:rPr>
                      <w:delText xml:space="preserve">Google Gemini API Key</w:delText>
                    </w:r>
                  </w:del>
                </w:sdtContent>
              </w:sdt>
              <w:del w:author="udhaya kumar" w:id="6" w:date="2026-09-24T06:40:29Z">
                <w:sdt>
                  <w:sdtPr>
                    <w:id w:val="-1566675378"/>
                    <w:tag w:val="goog_rdk_4173"/>
                  </w:sdtPr>
                  <w:sdtContent>
                    <w:r w:rsidDel="00000000" w:rsidR="00000000" w:rsidRPr="00000000">
                      <w:rPr>
                        <w:rtl w:val="0"/>
                      </w:rPr>
                    </w:r>
                  </w:sdtContent>
                </w:sdt>
              </w:del>
            </w:sdtContent>
          </w:sdt>
        </w:p>
      </w:sdtContent>
    </w:sdt>
    <w:sdt>
      <w:sdtPr>
        <w:id w:val="1890466691"/>
        <w:tag w:val="goog_rdk_4176"/>
      </w:sdtPr>
      <w:sdtContent>
        <w:p w:rsidR="00000000" w:rsidDel="00000000" w:rsidP="00000000" w:rsidRDefault="00000000" w:rsidRPr="00000000" w14:paraId="000003F0">
          <w:pPr>
            <w:numPr>
              <w:ilvl w:val="0"/>
              <w:numId w:val="7"/>
            </w:numPr>
            <w:spacing w:after="0" w:before="280" w:line="240" w:lineRule="auto"/>
            <w:ind w:left="720" w:hanging="360"/>
            <w:rPr>
              <w:del w:author="udhaya kumar" w:id="6" w:date="2026-09-24T06:40:29Z"/>
              <w:rFonts w:ascii="Cambria" w:cs="Cambria" w:eastAsia="Cambria" w:hAnsi="Cambria"/>
              <w:color w:val="000000"/>
              <w:sz w:val="22"/>
              <w:szCs w:val="22"/>
            </w:rPr>
          </w:pPr>
          <w:sdt>
            <w:sdtPr>
              <w:id w:val="1216925851"/>
              <w:tag w:val="goog_rdk_4175"/>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Official Documentation</w:delText>
                </w:r>
                <w:r w:rsidDel="00000000" w:rsidR="00000000" w:rsidRPr="00000000">
                  <w:rPr>
                    <w:rFonts w:ascii="Cambria" w:cs="Cambria" w:eastAsia="Cambria" w:hAnsi="Cambria"/>
                    <w:color w:val="000000"/>
                    <w:sz w:val="22"/>
                    <w:szCs w:val="22"/>
                    <w:rtl w:val="0"/>
                  </w:rPr>
                  <w:delText xml:space="preserve">: </w:delText>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r w:rsidDel="00000000" w:rsidR="00000000" w:rsidRPr="00000000">
                  <w:rPr>
                    <w:rFonts w:ascii="Cambria" w:cs="Cambria" w:eastAsia="Cambria" w:hAnsi="Cambria"/>
                    <w:color w:val="0000ff"/>
                    <w:sz w:val="22"/>
                    <w:szCs w:val="22"/>
                    <w:u w:val="single"/>
                    <w:rtl w:val="0"/>
                  </w:rPr>
                  <w:delText xml:space="preserve">Google AI for Developers</w:delText>
                </w:r>
                <w:r w:rsidDel="00000000" w:rsidR="00000000" w:rsidRPr="00000000">
                  <w:fldChar w:fldCharType="end"/>
                </w:r>
                <w:r w:rsidDel="00000000" w:rsidR="00000000" w:rsidRPr="00000000">
                  <w:rPr>
                    <w:rtl w:val="0"/>
                  </w:rPr>
                </w:r>
              </w:del>
            </w:sdtContent>
          </w:sdt>
        </w:p>
      </w:sdtContent>
    </w:sdt>
    <w:sdt>
      <w:sdtPr>
        <w:id w:val="639195883"/>
        <w:tag w:val="goog_rdk_4178"/>
      </w:sdtPr>
      <w:sdtContent>
        <w:p w:rsidR="00000000" w:rsidDel="00000000" w:rsidP="00000000" w:rsidRDefault="00000000" w:rsidRPr="00000000" w14:paraId="000003F1">
          <w:pPr>
            <w:numPr>
              <w:ilvl w:val="0"/>
              <w:numId w:val="7"/>
            </w:numPr>
            <w:spacing w:after="0" w:before="0" w:line="240" w:lineRule="auto"/>
            <w:ind w:left="720" w:hanging="360"/>
            <w:rPr>
              <w:del w:author="udhaya kumar" w:id="6" w:date="2026-09-24T06:40:29Z"/>
              <w:rFonts w:ascii="Cambria" w:cs="Cambria" w:eastAsia="Cambria" w:hAnsi="Cambria"/>
              <w:color w:val="000000"/>
              <w:sz w:val="22"/>
              <w:szCs w:val="22"/>
            </w:rPr>
          </w:pPr>
          <w:sdt>
            <w:sdtPr>
              <w:id w:val="1322297184"/>
              <w:tag w:val="goog_rdk_4177"/>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Setup Guide</w:delText>
                </w:r>
                <w:r w:rsidDel="00000000" w:rsidR="00000000" w:rsidRPr="00000000">
                  <w:rPr>
                    <w:rFonts w:ascii="Cambria" w:cs="Cambria" w:eastAsia="Cambria" w:hAnsi="Cambria"/>
                    <w:color w:val="000000"/>
                    <w:sz w:val="22"/>
                    <w:szCs w:val="22"/>
                    <w:rtl w:val="0"/>
                  </w:rPr>
                  <w:delText xml:space="preserve">: </w:delText>
                </w:r>
                <w:r w:rsidDel="00000000" w:rsidR="00000000" w:rsidRPr="00000000">
                  <w:fldChar w:fldCharType="begin"/>
                </w:r>
                <w:r w:rsidDel="00000000" w:rsidR="00000000" w:rsidRPr="00000000">
                  <w:delInstrText xml:space="preserve">HYPERLINK "https://www.geeksforgeeks.org/how-to-use-google-gemini-api-key/?utm_source=chatgpt.com"</w:delInstrText>
                </w:r>
                <w:r w:rsidDel="00000000" w:rsidR="00000000" w:rsidRPr="00000000">
                  <w:fldChar w:fldCharType="separate"/>
                </w:r>
                <w:r w:rsidDel="00000000" w:rsidR="00000000" w:rsidRPr="00000000">
                  <w:rPr>
                    <w:rFonts w:ascii="Cambria" w:cs="Cambria" w:eastAsia="Cambria" w:hAnsi="Cambria"/>
                    <w:color w:val="0000ff"/>
                    <w:sz w:val="22"/>
                    <w:szCs w:val="22"/>
                    <w:u w:val="single"/>
                    <w:rtl w:val="0"/>
                  </w:rPr>
                  <w:delText xml:space="preserve">GeeksforGeeks</w:delText>
                </w:r>
                <w:r w:rsidDel="00000000" w:rsidR="00000000" w:rsidRPr="00000000">
                  <w:fldChar w:fldCharType="end"/>
                </w:r>
                <w:r w:rsidDel="00000000" w:rsidR="00000000" w:rsidRPr="00000000">
                  <w:rPr>
                    <w:rtl w:val="0"/>
                  </w:rPr>
                </w:r>
              </w:del>
            </w:sdtContent>
          </w:sdt>
        </w:p>
      </w:sdtContent>
    </w:sdt>
    <w:sdt>
      <w:sdtPr>
        <w:id w:val="71128429"/>
        <w:tag w:val="goog_rdk_4180"/>
      </w:sdtPr>
      <w:sdtContent>
        <w:p w:rsidR="00000000" w:rsidDel="00000000" w:rsidP="00000000" w:rsidRDefault="00000000" w:rsidRPr="00000000" w14:paraId="000003F2">
          <w:pPr>
            <w:numPr>
              <w:ilvl w:val="0"/>
              <w:numId w:val="7"/>
            </w:numPr>
            <w:spacing w:after="0" w:before="0" w:line="240" w:lineRule="auto"/>
            <w:ind w:left="720" w:hanging="360"/>
            <w:rPr>
              <w:del w:author="udhaya kumar" w:id="6" w:date="2026-09-24T06:40:29Z"/>
              <w:rFonts w:ascii="Cambria" w:cs="Cambria" w:eastAsia="Cambria" w:hAnsi="Cambria"/>
              <w:color w:val="000000"/>
              <w:sz w:val="22"/>
              <w:szCs w:val="22"/>
            </w:rPr>
          </w:pPr>
          <w:sdt>
            <w:sdtPr>
              <w:id w:val="925009555"/>
              <w:tag w:val="goog_rdk_4179"/>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Popular Tutorial</w:delText>
                </w:r>
                <w:r w:rsidDel="00000000" w:rsidR="00000000" w:rsidRPr="00000000">
                  <w:rPr>
                    <w:rFonts w:ascii="Cambria" w:cs="Cambria" w:eastAsia="Cambria" w:hAnsi="Cambria"/>
                    <w:color w:val="000000"/>
                    <w:sz w:val="22"/>
                    <w:szCs w:val="22"/>
                    <w:rtl w:val="0"/>
                  </w:rPr>
                  <w:delText xml:space="preserve">: </w:delText>
                </w:r>
                <w:r w:rsidDel="00000000" w:rsidR="00000000" w:rsidRPr="00000000">
                  <w:fldChar w:fldCharType="begin"/>
                </w:r>
                <w:r w:rsidDel="00000000" w:rsidR="00000000" w:rsidRPr="00000000">
                  <w:delInstrText xml:space="preserve">HYPERLINK "https://www.youtube.com/watch?v=example"</w:delInstrText>
                </w:r>
                <w:r w:rsidDel="00000000" w:rsidR="00000000" w:rsidRPr="00000000">
                  <w:fldChar w:fldCharType="separate"/>
                </w:r>
                <w:r w:rsidDel="00000000" w:rsidR="00000000" w:rsidRPr="00000000">
                  <w:rPr>
                    <w:rFonts w:ascii="Cambria" w:cs="Cambria" w:eastAsia="Cambria" w:hAnsi="Cambria"/>
                    <w:color w:val="0000ff"/>
                    <w:sz w:val="22"/>
                    <w:szCs w:val="22"/>
                    <w:u w:val="single"/>
                    <w:rtl w:val="0"/>
                  </w:rPr>
                  <w:delText xml:space="preserve">How to Use Google Gemini API Key</w:delText>
                </w:r>
                <w:r w:rsidDel="00000000" w:rsidR="00000000" w:rsidRPr="00000000">
                  <w:fldChar w:fldCharType="end"/>
                </w:r>
                <w:r w:rsidDel="00000000" w:rsidR="00000000" w:rsidRPr="00000000">
                  <w:rPr>
                    <w:rtl w:val="0"/>
                  </w:rPr>
                </w:r>
              </w:del>
            </w:sdtContent>
          </w:sdt>
        </w:p>
      </w:sdtContent>
    </w:sdt>
    <w:sdt>
      <w:sdtPr>
        <w:id w:val="-1931408916"/>
        <w:tag w:val="goog_rdk_4182"/>
      </w:sdtPr>
      <w:sdtContent>
        <w:p w:rsidR="00000000" w:rsidDel="00000000" w:rsidP="00000000" w:rsidRDefault="00000000" w:rsidRPr="00000000" w14:paraId="000003F3">
          <w:pPr>
            <w:numPr>
              <w:ilvl w:val="0"/>
              <w:numId w:val="7"/>
            </w:numPr>
            <w:spacing w:after="0" w:before="0" w:line="240" w:lineRule="auto"/>
            <w:ind w:left="720" w:hanging="360"/>
            <w:rPr>
              <w:del w:author="udhaya kumar" w:id="6" w:date="2026-09-24T06:40:29Z"/>
              <w:rFonts w:ascii="Cambria" w:cs="Cambria" w:eastAsia="Cambria" w:hAnsi="Cambria"/>
              <w:color w:val="000000"/>
              <w:sz w:val="22"/>
              <w:szCs w:val="22"/>
            </w:rPr>
          </w:pPr>
          <w:sdt>
            <w:sdtPr>
              <w:id w:val="-410164117"/>
              <w:tag w:val="goog_rdk_4181"/>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Setup Steps</w:delText>
                </w:r>
                <w:r w:rsidDel="00000000" w:rsidR="00000000" w:rsidRPr="00000000">
                  <w:rPr>
                    <w:rFonts w:ascii="Cambria" w:cs="Cambria" w:eastAsia="Cambria" w:hAnsi="Cambria"/>
                    <w:color w:val="000000"/>
                    <w:sz w:val="22"/>
                    <w:szCs w:val="22"/>
                    <w:rtl w:val="0"/>
                  </w:rPr>
                  <w:delText xml:space="preserve">:</w:delText>
                </w:r>
              </w:del>
            </w:sdtContent>
          </w:sdt>
        </w:p>
      </w:sdtContent>
    </w:sdt>
    <w:sdt>
      <w:sdtPr>
        <w:id w:val="923762306"/>
        <w:tag w:val="goog_rdk_4184"/>
      </w:sdtPr>
      <w:sdtContent>
        <w:p w:rsidR="00000000" w:rsidDel="00000000" w:rsidP="00000000" w:rsidRDefault="00000000" w:rsidRPr="00000000" w14:paraId="000003F4">
          <w:pPr>
            <w:numPr>
              <w:ilvl w:val="1"/>
              <w:numId w:val="7"/>
            </w:numPr>
            <w:spacing w:after="0" w:before="0" w:line="240" w:lineRule="auto"/>
            <w:ind w:left="1440" w:hanging="360"/>
            <w:rPr>
              <w:del w:author="udhaya kumar" w:id="6" w:date="2026-09-24T06:40:29Z"/>
              <w:rFonts w:ascii="Cambria" w:cs="Cambria" w:eastAsia="Cambria" w:hAnsi="Cambria"/>
              <w:color w:val="000000"/>
              <w:sz w:val="22"/>
              <w:szCs w:val="22"/>
            </w:rPr>
          </w:pPr>
          <w:sdt>
            <w:sdtPr>
              <w:id w:val="-376350494"/>
              <w:tag w:val="goog_rdk_4183"/>
            </w:sdtPr>
            <w:sdtContent>
              <w:del w:author="udhaya kumar" w:id="6" w:date="2026-09-24T06:40:29Z">
                <w:r w:rsidDel="00000000" w:rsidR="00000000" w:rsidRPr="00000000">
                  <w:rPr>
                    <w:rFonts w:ascii="Cambria" w:cs="Cambria" w:eastAsia="Cambria" w:hAnsi="Cambria"/>
                    <w:color w:val="000000"/>
                    <w:sz w:val="22"/>
                    <w:szCs w:val="22"/>
                    <w:rtl w:val="0"/>
                  </w:rPr>
                  <w:delText xml:space="preserve">Visit the Google AI Studio and sign in with your Google account.</w:delText>
                </w:r>
              </w:del>
            </w:sdtContent>
          </w:sdt>
        </w:p>
      </w:sdtContent>
    </w:sdt>
    <w:sdt>
      <w:sdtPr>
        <w:id w:val="-2089380275"/>
        <w:tag w:val="goog_rdk_4186"/>
      </w:sdtPr>
      <w:sdtContent>
        <w:p w:rsidR="00000000" w:rsidDel="00000000" w:rsidP="00000000" w:rsidRDefault="00000000" w:rsidRPr="00000000" w14:paraId="000003F5">
          <w:pPr>
            <w:numPr>
              <w:ilvl w:val="1"/>
              <w:numId w:val="7"/>
            </w:numPr>
            <w:spacing w:after="0" w:before="0" w:line="240" w:lineRule="auto"/>
            <w:ind w:left="1440" w:hanging="360"/>
            <w:rPr>
              <w:del w:author="udhaya kumar" w:id="6" w:date="2026-09-24T06:40:29Z"/>
              <w:rFonts w:ascii="Cambria" w:cs="Cambria" w:eastAsia="Cambria" w:hAnsi="Cambria"/>
              <w:color w:val="000000"/>
              <w:sz w:val="22"/>
              <w:szCs w:val="22"/>
            </w:rPr>
          </w:pPr>
          <w:sdt>
            <w:sdtPr>
              <w:id w:val="-136653452"/>
              <w:tag w:val="goog_rdk_4185"/>
            </w:sdtPr>
            <w:sdtContent>
              <w:del w:author="udhaya kumar" w:id="6" w:date="2026-09-24T06:40:29Z">
                <w:r w:rsidDel="00000000" w:rsidR="00000000" w:rsidRPr="00000000">
                  <w:rPr>
                    <w:rFonts w:ascii="Cambria" w:cs="Cambria" w:eastAsia="Cambria" w:hAnsi="Cambria"/>
                    <w:color w:val="000000"/>
                    <w:sz w:val="22"/>
                    <w:szCs w:val="22"/>
                    <w:rtl w:val="0"/>
                  </w:rPr>
                  <w:delText xml:space="preserve">Create a new project and enable the Gemini API.</w:delText>
                </w:r>
              </w:del>
            </w:sdtContent>
          </w:sdt>
        </w:p>
      </w:sdtContent>
    </w:sdt>
    <w:sdt>
      <w:sdtPr>
        <w:id w:val="-1274720872"/>
        <w:tag w:val="goog_rdk_4189"/>
      </w:sdtPr>
      <w:sdtContent>
        <w:p w:rsidR="00000000" w:rsidDel="00000000" w:rsidP="00000000" w:rsidRDefault="00000000" w:rsidRPr="00000000" w14:paraId="000003F6">
          <w:pPr>
            <w:numPr>
              <w:ilvl w:val="1"/>
              <w:numId w:val="7"/>
            </w:numPr>
            <w:spacing w:after="280" w:before="0" w:line="240" w:lineRule="auto"/>
            <w:ind w:left="1440" w:hanging="360"/>
            <w:rPr>
              <w:del w:author="udhaya kumar" w:id="6" w:date="2026-09-24T06:40:29Z"/>
              <w:rFonts w:ascii="Cambria" w:cs="Cambria" w:eastAsia="Cambria" w:hAnsi="Cambria"/>
              <w:color w:val="000000"/>
              <w:sz w:val="22"/>
              <w:szCs w:val="22"/>
            </w:rPr>
          </w:pPr>
          <w:sdt>
            <w:sdtPr>
              <w:id w:val="-1834289505"/>
              <w:tag w:val="goog_rdk_4187"/>
            </w:sdtPr>
            <w:sdtContent>
              <w:del w:author="udhaya kumar" w:id="6" w:date="2026-09-24T06:40:29Z">
                <w:r w:rsidDel="00000000" w:rsidR="00000000" w:rsidRPr="00000000">
                  <w:rPr>
                    <w:rFonts w:ascii="Cambria" w:cs="Cambria" w:eastAsia="Cambria" w:hAnsi="Cambria"/>
                    <w:color w:val="000000"/>
                    <w:sz w:val="22"/>
                    <w:szCs w:val="22"/>
                    <w:rtl w:val="0"/>
                  </w:rPr>
                  <w:delText xml:space="preserve">Generate an API key and securely store it.</w:delText>
                </w:r>
              </w:del>
              <w:sdt>
                <w:sdtPr>
                  <w:id w:val="-347954292"/>
                  <w:tag w:val="goog_rdk_4188"/>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439741091"/>
        <w:tag w:val="goog_rdk_4191"/>
      </w:sdtPr>
      <w:sdtContent>
        <w:p w:rsidR="00000000" w:rsidDel="00000000" w:rsidP="00000000" w:rsidRDefault="00000000" w:rsidRPr="00000000" w14:paraId="000003F7">
          <w:pPr>
            <w:pStyle w:val="Heading3"/>
            <w:ind w:left="502" w:firstLine="0"/>
            <w:rPr>
              <w:del w:author="udhaya kumar" w:id="6" w:date="2026-09-24T06:40:29Z"/>
              <w:rFonts w:ascii="Arial" w:cs="Arial" w:eastAsia="Arial" w:hAnsi="Arial"/>
              <w:b w:val="0"/>
              <w:bCs w:val="0"/>
              <w:i w:val="0"/>
              <w:iCs w:val="0"/>
              <w:smallCaps w:val="0"/>
              <w:strike w:val="0"/>
              <w:color w:val="000000"/>
              <w:sz w:val="22"/>
              <w:szCs w:val="22"/>
              <w:u w:val="none"/>
              <w:shd w:fill="auto" w:val="clear"/>
              <w:vertAlign w:val="baseline"/>
              <w:rPrChange w:author="Anonymous" w:id="109" w:date="2026-09-23T13:25:53Z">
                <w:rPr>
                  <w:rFonts w:ascii="Cambria" w:cs="Cambria" w:eastAsia="Cambria" w:hAnsi="Cambria"/>
                  <w:color w:val="000000"/>
                  <w:sz w:val="22"/>
                  <w:szCs w:val="22"/>
                </w:rPr>
              </w:rPrChange>
            </w:rPr>
            <w:pPrChange w:author="Anonymous" w:id="0" w:date="2026-09-23T13:25:53Z">
              <w:pPr>
                <w:pStyle w:val="Heading3"/>
                <w:numPr>
                  <w:ilvl w:val="0"/>
                  <w:numId w:val="11"/>
                </w:numPr>
                <w:ind w:left="502" w:hanging="360"/>
              </w:pPr>
            </w:pPrChange>
          </w:pPr>
          <w:sdt>
            <w:sdtPr>
              <w:id w:val="-672827875"/>
              <w:tag w:val="goog_rdk_4190"/>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Uvicorn (ASGI Server</w:delText>
                </w:r>
                <w:r w:rsidDel="00000000" w:rsidR="00000000" w:rsidRPr="00000000">
                  <w:rPr>
                    <w:rFonts w:ascii="Cambria" w:cs="Cambria" w:eastAsia="Cambria" w:hAnsi="Cambria"/>
                    <w:b w:val="0"/>
                    <w:bCs w:val="0"/>
                    <w:color w:val="000000"/>
                    <w:sz w:val="22"/>
                    <w:szCs w:val="22"/>
                    <w:rtl w:val="0"/>
                  </w:rPr>
                  <w:delText xml:space="preserve">)</w:delText>
                </w:r>
                <w:r w:rsidDel="00000000" w:rsidR="00000000" w:rsidRPr="00000000">
                  <w:rPr>
                    <w:rtl w:val="0"/>
                  </w:rPr>
                </w:r>
              </w:del>
            </w:sdtContent>
          </w:sdt>
        </w:p>
      </w:sdtContent>
    </w:sdt>
    <w:sdt>
      <w:sdtPr>
        <w:id w:val="-1658002708"/>
        <w:tag w:val="goog_rdk_4193"/>
      </w:sdtPr>
      <w:sdtContent>
        <w:p w:rsidR="00000000" w:rsidDel="00000000" w:rsidP="00000000" w:rsidRDefault="00000000" w:rsidRPr="00000000" w14:paraId="000003F8">
          <w:pPr>
            <w:numPr>
              <w:ilvl w:val="0"/>
              <w:numId w:val="8"/>
            </w:numPr>
            <w:spacing w:after="0" w:before="280" w:line="240" w:lineRule="auto"/>
            <w:ind w:left="720" w:hanging="360"/>
            <w:rPr>
              <w:del w:author="udhaya kumar" w:id="6" w:date="2026-09-24T06:40:29Z"/>
              <w:rFonts w:ascii="Cambria" w:cs="Cambria" w:eastAsia="Cambria" w:hAnsi="Cambria"/>
              <w:color w:val="000000"/>
              <w:sz w:val="22"/>
              <w:szCs w:val="22"/>
            </w:rPr>
          </w:pPr>
          <w:sdt>
            <w:sdtPr>
              <w:id w:val="1992769694"/>
              <w:tag w:val="goog_rdk_4192"/>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Official Documentation</w:delText>
                </w:r>
                <w:r w:rsidDel="00000000" w:rsidR="00000000" w:rsidRPr="00000000">
                  <w:rPr>
                    <w:rFonts w:ascii="Cambria" w:cs="Cambria" w:eastAsia="Cambria" w:hAnsi="Cambria"/>
                    <w:color w:val="000000"/>
                    <w:sz w:val="22"/>
                    <w:szCs w:val="22"/>
                    <w:rtl w:val="0"/>
                  </w:rPr>
                  <w:delText xml:space="preserve">: </w:delText>
                </w:r>
                <w:r w:rsidDel="00000000" w:rsidR="00000000" w:rsidRPr="00000000">
                  <w:fldChar w:fldCharType="begin"/>
                </w:r>
                <w:r w:rsidDel="00000000" w:rsidR="00000000" w:rsidRPr="00000000">
                  <w:delInstrText xml:space="preserve">HYPERLINK "https://pypi.org/project/uvicorn/?utm_source=chatgpt.com"</w:delInstrText>
                </w:r>
                <w:r w:rsidDel="00000000" w:rsidR="00000000" w:rsidRPr="00000000">
                  <w:fldChar w:fldCharType="separate"/>
                </w:r>
                <w:r w:rsidDel="00000000" w:rsidR="00000000" w:rsidRPr="00000000">
                  <w:rPr>
                    <w:rFonts w:ascii="Cambria" w:cs="Cambria" w:eastAsia="Cambria" w:hAnsi="Cambria"/>
                    <w:color w:val="0000ff"/>
                    <w:sz w:val="22"/>
                    <w:szCs w:val="22"/>
                    <w:u w:val="single"/>
                    <w:rtl w:val="0"/>
                  </w:rPr>
                  <w:delText xml:space="preserve">PyPI</w:delText>
                </w:r>
                <w:r w:rsidDel="00000000" w:rsidR="00000000" w:rsidRPr="00000000">
                  <w:fldChar w:fldCharType="end"/>
                </w:r>
                <w:r w:rsidDel="00000000" w:rsidR="00000000" w:rsidRPr="00000000">
                  <w:rPr>
                    <w:rtl w:val="0"/>
                  </w:rPr>
                </w:r>
              </w:del>
            </w:sdtContent>
          </w:sdt>
        </w:p>
      </w:sdtContent>
    </w:sdt>
    <w:sdt>
      <w:sdtPr>
        <w:id w:val="-286765678"/>
        <w:tag w:val="goog_rdk_4198"/>
      </w:sdtPr>
      <w:sdtContent>
        <w:p w:rsidR="00000000" w:rsidDel="00000000" w:rsidP="00000000" w:rsidRDefault="00000000" w:rsidRPr="00000000" w14:paraId="000003F9">
          <w:pPr>
            <w:numPr>
              <w:ilvl w:val="0"/>
              <w:numId w:val="8"/>
            </w:numPr>
            <w:spacing w:after="0" w:before="0" w:line="240" w:lineRule="auto"/>
            <w:ind w:left="720" w:hanging="360"/>
            <w:rPr>
              <w:del w:author="udhaya kumar" w:id="6" w:date="2026-09-24T06:40:29Z"/>
              <w:rFonts w:ascii="Cambria" w:cs="Cambria" w:eastAsia="Cambria" w:hAnsi="Cambria"/>
              <w:color w:val="000000"/>
              <w:sz w:val="22"/>
              <w:szCs w:val="22"/>
            </w:rPr>
          </w:pPr>
          <w:sdt>
            <w:sdtPr>
              <w:id w:val="342454812"/>
              <w:tag w:val="goog_rdk_4194"/>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Installation Steps</w:delText>
                </w:r>
                <w:r w:rsidDel="00000000" w:rsidR="00000000" w:rsidRPr="00000000">
                  <w:rPr>
                    <w:rFonts w:ascii="Cambria" w:cs="Cambria" w:eastAsia="Cambria" w:hAnsi="Cambria"/>
                    <w:color w:val="000000"/>
                    <w:sz w:val="22"/>
                    <w:szCs w:val="22"/>
                    <w:rtl w:val="0"/>
                  </w:rPr>
                  <w:delText xml:space="preserve">:</w:delText>
                </w:r>
              </w:del>
            </w:sdtContent>
          </w:sdt>
          <w:sdt>
            <w:sdtPr>
              <w:id w:val="-346926979"/>
              <w:tag w:val="goog_rdk_4195"/>
            </w:sdtPr>
            <w:sdtContent>
              <w:ins w:author="Vishali Baskaran" w:id="110" w:date="2026-09-22T09:00:05Z">
                <w:sdt>
                  <w:sdtPr>
                    <w:id w:val="2063864236"/>
                    <w:tag w:val="goog_rdk_4196"/>
                  </w:sdtPr>
                  <w:sdtContent>
                    <w:del w:author="udhaya kumar" w:id="6" w:date="2026-09-24T06:40:29Z">
                      <w:r w:rsidDel="00000000" w:rsidR="00000000" w:rsidRPr="00000000">
                        <w:rPr>
                          <w:rFonts w:ascii="Cambria" w:cs="Cambria" w:eastAsia="Cambria" w:hAnsi="Cambria"/>
                          <w:color w:val="000000"/>
                          <w:sz w:val="22"/>
                          <w:szCs w:val="22"/>
                          <w:rtl w:val="0"/>
                        </w:rPr>
                        <w:delText xml:space="preserve">......</w:delText>
                      </w:r>
                    </w:del>
                  </w:sdtContent>
                </w:sdt>
              </w:ins>
            </w:sdtContent>
          </w:sdt>
          <w:sdt>
            <w:sdtPr>
              <w:id w:val="-302510186"/>
              <w:tag w:val="goog_rdk_4197"/>
            </w:sdtPr>
            <w:sdtContent>
              <w:del w:author="udhaya kumar" w:id="6" w:date="2026-09-24T06:40:29Z">
                <w:r w:rsidDel="00000000" w:rsidR="00000000" w:rsidRPr="00000000">
                  <w:rPr>
                    <w:rtl w:val="0"/>
                  </w:rPr>
                </w:r>
              </w:del>
            </w:sdtContent>
          </w:sdt>
        </w:p>
      </w:sdtContent>
    </w:sdt>
    <w:sdt>
      <w:sdtPr>
        <w:id w:val="-261235723"/>
        <w:tag w:val="goog_rdk_4203"/>
      </w:sdtPr>
      <w:sdtContent>
        <w:p w:rsidR="00000000" w:rsidDel="00000000" w:rsidP="00000000" w:rsidRDefault="00000000" w:rsidRPr="00000000" w14:paraId="000003FA">
          <w:pPr>
            <w:numPr>
              <w:ilvl w:val="1"/>
              <w:numId w:val="8"/>
            </w:numPr>
            <w:spacing w:after="280" w:before="0" w:line="240" w:lineRule="auto"/>
            <w:ind w:left="1440" w:hanging="360"/>
            <w:rPr>
              <w:del w:author="udhaya kumar" w:id="6" w:date="2026-09-24T06:40:29Z"/>
              <w:rFonts w:ascii="Cambria" w:cs="Cambria" w:eastAsia="Cambria" w:hAnsi="Cambria"/>
              <w:color w:val="000000"/>
              <w:sz w:val="22"/>
              <w:szCs w:val="22"/>
            </w:rPr>
          </w:pPr>
          <w:sdt>
            <w:sdtPr>
              <w:id w:val="350778375"/>
              <w:tag w:val="goog_rdk_4199"/>
            </w:sdtPr>
            <w:sdtContent>
              <w:del w:author="udhaya kumar" w:id="6" w:date="2026-09-24T06:40:29Z">
                <w:r w:rsidDel="00000000" w:rsidR="00000000" w:rsidRPr="00000000">
                  <w:rPr>
                    <w:rFonts w:ascii="Cambria" w:cs="Cambria" w:eastAsia="Cambria" w:hAnsi="Cambria"/>
                    <w:color w:val="000000"/>
                    <w:sz w:val="22"/>
                    <w:szCs w:val="22"/>
                    <w:rtl w:val="0"/>
                  </w:rPr>
                  <w:delText xml:space="preserve">Install Uvicorn using pip: pip install uvicorn</w:delText>
                </w:r>
              </w:del>
            </w:sdtContent>
          </w:sdt>
          <w:sdt>
            <w:sdtPr>
              <w:id w:val="1745045562"/>
              <w:tag w:val="goog_rdk_4200"/>
            </w:sdtPr>
            <w:sdtContent>
              <w:ins w:author="Ponsubash R" w:id="111" w:date="2026-09-23T13:59:29Z">
                <w:sdt>
                  <w:sdtPr>
                    <w:id w:val="1441105474"/>
                    <w:tag w:val="goog_rdk_4201"/>
                  </w:sdtPr>
                  <w:sdtContent>
                    <w:del w:author="udhaya kumar" w:id="6" w:date="2026-09-24T06:40:29Z">
                      <w:r w:rsidDel="00000000" w:rsidR="00000000" w:rsidRPr="00000000">
                        <w:rPr>
                          <w:rFonts w:ascii="Cambria" w:cs="Cambria" w:eastAsia="Cambria" w:hAnsi="Cambria"/>
                          <w:color w:val="000000"/>
                          <w:sz w:val="22"/>
                          <w:szCs w:val="22"/>
                          <w:rtl w:val="0"/>
                        </w:rPr>
                        <w:delText xml:space="preserve"> </w:delText>
                      </w:r>
                    </w:del>
                  </w:sdtContent>
                </w:sdt>
              </w:ins>
            </w:sdtContent>
          </w:sdt>
          <w:sdt>
            <w:sdtPr>
              <w:id w:val="-471363156"/>
              <w:tag w:val="goog_rdk_4202"/>
            </w:sdtPr>
            <w:sdtContent>
              <w:del w:author="udhaya kumar" w:id="6" w:date="2026-09-24T06:40:29Z">
                <w:r w:rsidDel="00000000" w:rsidR="00000000" w:rsidRPr="00000000">
                  <w:rPr>
                    <w:rtl w:val="0"/>
                  </w:rPr>
                </w:r>
              </w:del>
            </w:sdtContent>
          </w:sdt>
        </w:p>
      </w:sdtContent>
    </w:sdt>
    <w:sdt>
      <w:sdtPr>
        <w:id w:val="-396972904"/>
        <w:tag w:val="goog_rdk_4205"/>
      </w:sdtPr>
      <w:sdtContent>
        <w:p w:rsidR="00000000" w:rsidDel="00000000" w:rsidP="00000000" w:rsidRDefault="00000000" w:rsidRPr="00000000" w14:paraId="000003FB">
          <w:pPr>
            <w:pStyle w:val="Heading3"/>
            <w:numPr>
              <w:ilvl w:val="0"/>
              <w:numId w:val="11"/>
            </w:numPr>
            <w:ind w:left="502" w:hanging="1068.9291338582677"/>
            <w:rPr>
              <w:del w:author="udhaya kumar" w:id="6" w:date="2026-09-24T06:40:29Z"/>
              <w:rFonts w:ascii="Cambria" w:cs="Cambria" w:eastAsia="Cambria" w:hAnsi="Cambria"/>
              <w:color w:val="000000"/>
              <w:sz w:val="22"/>
              <w:szCs w:val="22"/>
            </w:rPr>
            <w:pPrChange w:author="Anonymous" w:id="0" w:date="2026-09-24T04:34:49Z">
              <w:pPr>
                <w:pStyle w:val="Heading3"/>
                <w:numPr>
                  <w:ilvl w:val="0"/>
                  <w:numId w:val="11"/>
                </w:numPr>
                <w:ind w:left="502" w:hanging="360"/>
              </w:pPr>
            </w:pPrChange>
          </w:pPr>
          <w:sdt>
            <w:sdtPr>
              <w:id w:val="23566430"/>
              <w:tag w:val="goog_rdk_4204"/>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Jinja2 (HTML Templating Engine)</w:delText>
                </w:r>
                <w:r w:rsidDel="00000000" w:rsidR="00000000" w:rsidRPr="00000000">
                  <w:rPr>
                    <w:rtl w:val="0"/>
                  </w:rPr>
                </w:r>
              </w:del>
            </w:sdtContent>
          </w:sdt>
        </w:p>
      </w:sdtContent>
    </w:sdt>
    <w:sdt>
      <w:sdtPr>
        <w:id w:val="1301905135"/>
        <w:tag w:val="goog_rdk_4207"/>
      </w:sdtPr>
      <w:sdtContent>
        <w:p w:rsidR="00000000" w:rsidDel="00000000" w:rsidP="00000000" w:rsidRDefault="00000000" w:rsidRPr="00000000" w14:paraId="000003FC">
          <w:pPr>
            <w:numPr>
              <w:ilvl w:val="0"/>
              <w:numId w:val="9"/>
            </w:numPr>
            <w:spacing w:after="0" w:before="280" w:line="240" w:lineRule="auto"/>
            <w:ind w:left="720" w:hanging="360"/>
            <w:rPr>
              <w:del w:author="udhaya kumar" w:id="6" w:date="2026-09-24T06:40:29Z"/>
              <w:rFonts w:ascii="Cambria" w:cs="Cambria" w:eastAsia="Cambria" w:hAnsi="Cambria"/>
              <w:color w:val="000000"/>
              <w:sz w:val="22"/>
              <w:szCs w:val="22"/>
            </w:rPr>
          </w:pPr>
          <w:sdt>
            <w:sdtPr>
              <w:id w:val="-880904730"/>
              <w:tag w:val="goog_rdk_4206"/>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Official Documentation</w:delText>
                </w:r>
                <w:r w:rsidDel="00000000" w:rsidR="00000000" w:rsidRPr="00000000">
                  <w:rPr>
                    <w:rFonts w:ascii="Cambria" w:cs="Cambria" w:eastAsia="Cambria" w:hAnsi="Cambria"/>
                    <w:color w:val="000000"/>
                    <w:sz w:val="22"/>
                    <w:szCs w:val="22"/>
                    <w:rtl w:val="0"/>
                  </w:rPr>
                  <w:delText xml:space="preserve">: Jinja2 Documentation</w:delText>
                </w:r>
              </w:del>
            </w:sdtContent>
          </w:sdt>
        </w:p>
      </w:sdtContent>
    </w:sdt>
    <w:sdt>
      <w:sdtPr>
        <w:id w:val="1162856834"/>
        <w:tag w:val="goog_rdk_4209"/>
      </w:sdtPr>
      <w:sdtContent>
        <w:p w:rsidR="00000000" w:rsidDel="00000000" w:rsidP="00000000" w:rsidRDefault="00000000" w:rsidRPr="00000000" w14:paraId="000003FD">
          <w:pPr>
            <w:numPr>
              <w:ilvl w:val="0"/>
              <w:numId w:val="9"/>
            </w:numPr>
            <w:spacing w:after="0" w:before="0" w:line="240" w:lineRule="auto"/>
            <w:ind w:left="720" w:hanging="360"/>
            <w:rPr>
              <w:del w:author="udhaya kumar" w:id="6" w:date="2026-09-24T06:40:29Z"/>
              <w:rFonts w:ascii="Cambria" w:cs="Cambria" w:eastAsia="Cambria" w:hAnsi="Cambria"/>
              <w:color w:val="000000"/>
              <w:sz w:val="22"/>
              <w:szCs w:val="22"/>
            </w:rPr>
          </w:pPr>
          <w:sdt>
            <w:sdtPr>
              <w:id w:val="471192924"/>
              <w:tag w:val="goog_rdk_4208"/>
            </w:sdtPr>
            <w:sdtContent>
              <w:del w:author="udhaya kumar" w:id="6" w:date="2026-09-24T06:40:29Z">
                <w:r w:rsidDel="00000000" w:rsidR="00000000" w:rsidRPr="00000000">
                  <w:rPr>
                    <w:rFonts w:ascii="Cambria" w:cs="Cambria" w:eastAsia="Cambria" w:hAnsi="Cambria"/>
                    <w:b w:val="0"/>
                    <w:bCs w:val="0"/>
                    <w:color w:val="000000"/>
                    <w:sz w:val="22"/>
                    <w:szCs w:val="22"/>
                    <w:rtl w:val="0"/>
                  </w:rPr>
                  <w:delText xml:space="preserve">Installation Steps</w:delText>
                </w:r>
                <w:r w:rsidDel="00000000" w:rsidR="00000000" w:rsidRPr="00000000">
                  <w:rPr>
                    <w:rFonts w:ascii="Cambria" w:cs="Cambria" w:eastAsia="Cambria" w:hAnsi="Cambria"/>
                    <w:color w:val="000000"/>
                    <w:sz w:val="22"/>
                    <w:szCs w:val="22"/>
                    <w:rtl w:val="0"/>
                  </w:rPr>
                  <w:delText xml:space="preserve">:</w:delText>
                </w:r>
              </w:del>
            </w:sdtContent>
          </w:sdt>
        </w:p>
      </w:sdtContent>
    </w:sdt>
    <w:sdt>
      <w:sdtPr>
        <w:id w:val="-969326246"/>
        <w:tag w:val="goog_rdk_4211"/>
      </w:sdtPr>
      <w:sdtContent>
        <w:p w:rsidR="00000000" w:rsidDel="00000000" w:rsidP="00000000" w:rsidRDefault="00000000" w:rsidRPr="00000000" w14:paraId="000003FE">
          <w:pPr>
            <w:numPr>
              <w:ilvl w:val="1"/>
              <w:numId w:val="9"/>
            </w:numPr>
            <w:spacing w:after="280" w:before="0" w:line="240" w:lineRule="auto"/>
            <w:ind w:left="1440" w:hanging="360"/>
            <w:rPr>
              <w:del w:author="udhaya kumar" w:id="6" w:date="2026-09-24T06:40:29Z"/>
              <w:color w:val="000000"/>
            </w:rPr>
          </w:pPr>
          <w:sdt>
            <w:sdtPr>
              <w:id w:val="-1804812068"/>
              <w:tag w:val="goog_rdk_4210"/>
            </w:sdtPr>
            <w:sdtContent>
              <w:del w:author="udhaya kumar" w:id="6" w:date="2026-09-24T06:40:29Z">
                <w:r w:rsidDel="00000000" w:rsidR="00000000" w:rsidRPr="00000000">
                  <w:rPr>
                    <w:rFonts w:ascii="Cambria" w:cs="Cambria" w:eastAsia="Cambria" w:hAnsi="Cambria"/>
                    <w:color w:val="000000"/>
                    <w:sz w:val="22"/>
                    <w:szCs w:val="22"/>
                    <w:rtl w:val="0"/>
                  </w:rPr>
                  <w:delText xml:space="preserve">Install Jinja2 using pip: pip install jinja2</w:delText>
                </w:r>
                <w:r w:rsidDel="00000000" w:rsidR="00000000" w:rsidRPr="00000000">
                  <w:rPr>
                    <w:rtl w:val="0"/>
                  </w:rPr>
                </w:r>
              </w:del>
            </w:sdtContent>
          </w:sdt>
        </w:p>
      </w:sdtContent>
    </w:sdt>
    <w:sdt>
      <w:sdtPr>
        <w:id w:val="396476839"/>
        <w:tag w:val="goog_rdk_4218"/>
      </w:sdtPr>
      <w:sdtContent>
        <w:p w:rsidR="00000000" w:rsidDel="00000000" w:rsidP="00000000" w:rsidRDefault="00000000" w:rsidRPr="00000000" w14:paraId="000003FF">
          <w:pPr>
            <w:spacing w:after="280" w:before="280" w:line="240" w:lineRule="auto"/>
            <w:ind w:left="1440" w:firstLine="0"/>
            <w:rPr>
              <w:del w:author="udhaya kumar" w:id="6" w:date="2026-09-24T06:40:29Z"/>
              <w:color w:val="000000"/>
            </w:rPr>
          </w:pPr>
          <w:sdt>
            <w:sdtPr>
              <w:id w:val="1084884887"/>
              <w:tag w:val="goog_rdk_4214"/>
            </w:sdtPr>
            <w:sdtContent>
              <w:ins w:author="loganayaki. R Loganayaki" w:id="113" w:date="2026-09-23T14:28:14Z">
                <w:sdt>
                  <w:sdtPr>
                    <w:id w:val="-215079854"/>
                    <w:tag w:val="goog_rdk_4215"/>
                  </w:sdtPr>
                  <w:sdtContent>
                    <w:del w:author="udhaya kumar" w:id="6" w:date="2026-09-24T06:40:29Z"/>
                  </w:sdtContent>
                </w:sdt>
              </w:ins>
              <w:sdt>
                <w:sdtPr>
                  <w:id w:val="1958430124"/>
                  <w:tag w:val="goog_rdk_4216"/>
                </w:sdtPr>
                <w:sdtContent>
                  <w:ins w:author="loganayaki. R Loganayaki" w:id="113" w:date="2026-09-23T14:28:14Z">
                    <w:del w:author="udhaya kumar" w:id="6" w:date="2026-09-24T06:40:29Z">
                      <w:r w:rsidDel="00000000" w:rsidR="00000000" w:rsidRPr="00000000">
                        <w:rPr>
                          <w:rtl w:val="0"/>
                          <w:rPrChange w:author="loganayaki. R Loganayaki" w:id="114" w:date="2026-09-23T14:28:14Z">
                            <w:rPr>
                              <w:color w:val="000000"/>
                            </w:rPr>
                          </w:rPrChange>
                        </w:rPr>
                        <w:delText xml:space="preserve"> </w:delText>
                      </w:r>
                    </w:del>
                  </w:ins>
                </w:sdtContent>
              </w:sdt>
              <w:ins w:author="loganayaki. R Loganayaki" w:id="113" w:date="2026-09-23T14:28:14Z">
                <w:del w:author="udhaya kumar" w:id="6" w:date="2026-09-24T06:40:29Z"/>
              </w:ins>
            </w:sdtContent>
          </w:sdt>
          <w:sdt>
            <w:sdtPr>
              <w:id w:val="1669837582"/>
              <w:tag w:val="goog_rdk_4217"/>
            </w:sdtPr>
            <w:sdtContent>
              <w:del w:author="udhaya kumar" w:id="6" w:date="2026-09-24T06:40:29Z">
                <w:r w:rsidDel="00000000" w:rsidR="00000000" w:rsidRPr="00000000">
                  <w:rPr>
                    <w:rtl w:val="0"/>
                  </w:rPr>
                </w:r>
              </w:del>
            </w:sdtContent>
          </w:sdt>
        </w:p>
      </w:sdtContent>
    </w:sdt>
    <w:sdt>
      <w:sdtPr>
        <w:id w:val="1817579740"/>
        <w:tag w:val="goog_rdk_4220"/>
      </w:sdtPr>
      <w:sdtContent>
        <w:p w:rsidR="00000000" w:rsidDel="00000000" w:rsidP="00000000" w:rsidRDefault="00000000" w:rsidRPr="00000000" w14:paraId="00000400">
          <w:pPr>
            <w:spacing w:after="280" w:before="280" w:line="240" w:lineRule="auto"/>
            <w:ind w:left="1440" w:firstLine="0"/>
            <w:rPr>
              <w:del w:author="udhaya kumar" w:id="6" w:date="2026-09-24T06:40:29Z"/>
              <w:color w:val="000000"/>
            </w:rPr>
          </w:pPr>
          <w:sdt>
            <w:sdtPr>
              <w:id w:val="-1378653189"/>
              <w:tag w:val="goog_rdk_4219"/>
            </w:sdtPr>
            <w:sdtContent>
              <w:del w:author="udhaya kumar" w:id="6" w:date="2026-09-24T06:40:29Z">
                <w:r w:rsidDel="00000000" w:rsidR="00000000" w:rsidRPr="00000000">
                  <w:rPr>
                    <w:rtl w:val="0"/>
                  </w:rPr>
                </w:r>
              </w:del>
            </w:sdtContent>
          </w:sdt>
        </w:p>
      </w:sdtContent>
    </w:sdt>
    <w:sdt>
      <w:sdtPr>
        <w:id w:val="-1291435919"/>
        <w:tag w:val="goog_rdk_4222"/>
      </w:sdtPr>
      <w:sdtContent>
        <w:p w:rsidR="00000000" w:rsidDel="00000000" w:rsidP="00000000" w:rsidRDefault="00000000" w:rsidRPr="00000000" w14:paraId="00000401">
          <w:pPr>
            <w:spacing w:after="280" w:before="280" w:line="240" w:lineRule="auto"/>
            <w:ind w:left="1440" w:firstLine="0"/>
            <w:rPr>
              <w:del w:author="udhaya kumar" w:id="6" w:date="2026-09-24T06:40:29Z"/>
              <w:color w:val="000000"/>
            </w:rPr>
          </w:pPr>
          <w:sdt>
            <w:sdtPr>
              <w:id w:val="551949069"/>
              <w:tag w:val="goog_rdk_4221"/>
            </w:sdtPr>
            <w:sdtContent>
              <w:del w:author="udhaya kumar" w:id="6" w:date="2026-09-24T06:40:29Z">
                <w:r w:rsidDel="00000000" w:rsidR="00000000" w:rsidRPr="00000000">
                  <w:rPr>
                    <w:rtl w:val="0"/>
                  </w:rPr>
                </w:r>
              </w:del>
            </w:sdtContent>
          </w:sdt>
        </w:p>
      </w:sdtContent>
    </w:sdt>
    <w:sdt>
      <w:sdtPr>
        <w:id w:val="-918262591"/>
        <w:tag w:val="goog_rdk_4224"/>
      </w:sdtPr>
      <w:sdtContent>
        <w:p w:rsidR="00000000" w:rsidDel="00000000" w:rsidP="00000000" w:rsidRDefault="00000000" w:rsidRPr="00000000" w14:paraId="00000402">
          <w:pPr>
            <w:spacing w:after="280" w:before="280" w:line="240" w:lineRule="auto"/>
            <w:ind w:left="1440" w:firstLine="0"/>
            <w:rPr>
              <w:del w:author="udhaya kumar" w:id="6" w:date="2026-09-24T06:40:29Z"/>
              <w:color w:val="000000"/>
            </w:rPr>
          </w:pPr>
          <w:sdt>
            <w:sdtPr>
              <w:id w:val="-533821051"/>
              <w:tag w:val="goog_rdk_4223"/>
            </w:sdtPr>
            <w:sdtContent>
              <w:del w:author="udhaya kumar" w:id="6" w:date="2026-09-24T06:40:29Z">
                <w:r w:rsidDel="00000000" w:rsidR="00000000" w:rsidRPr="00000000">
                  <w:rPr>
                    <w:rtl w:val="0"/>
                  </w:rPr>
                </w:r>
              </w:del>
            </w:sdtContent>
          </w:sdt>
        </w:p>
      </w:sdtContent>
    </w:sdt>
    <w:sdt>
      <w:sdtPr>
        <w:id w:val="1108697337"/>
        <w:tag w:val="goog_rdk_4226"/>
      </w:sdtPr>
      <w:sdtContent>
        <w:p w:rsidR="00000000" w:rsidDel="00000000" w:rsidP="00000000" w:rsidRDefault="00000000" w:rsidRPr="00000000" w14:paraId="00000403">
          <w:pPr>
            <w:spacing w:after="280" w:before="280" w:line="240" w:lineRule="auto"/>
            <w:ind w:left="1440" w:firstLine="0"/>
            <w:rPr>
              <w:del w:author="udhaya kumar" w:id="6" w:date="2026-09-24T06:40:29Z"/>
              <w:color w:val="000000"/>
            </w:rPr>
          </w:pPr>
          <w:sdt>
            <w:sdtPr>
              <w:id w:val="2113816287"/>
              <w:tag w:val="goog_rdk_4225"/>
            </w:sdtPr>
            <w:sdtContent>
              <w:del w:author="udhaya kumar" w:id="6" w:date="2026-09-24T06:40:29Z">
                <w:r w:rsidDel="00000000" w:rsidR="00000000" w:rsidRPr="00000000">
                  <w:rPr>
                    <w:rtl w:val="0"/>
                  </w:rPr>
                </w:r>
              </w:del>
            </w:sdtContent>
          </w:sdt>
        </w:p>
      </w:sdtContent>
    </w:sdt>
    <w:sdt>
      <w:sdtPr>
        <w:id w:val="410672997"/>
        <w:tag w:val="goog_rdk_4228"/>
      </w:sdtPr>
      <w:sdtContent>
        <w:p w:rsidR="00000000" w:rsidDel="00000000" w:rsidP="00000000" w:rsidRDefault="00000000" w:rsidRPr="00000000" w14:paraId="00000404">
          <w:pPr>
            <w:spacing w:after="280" w:before="280" w:line="240" w:lineRule="auto"/>
            <w:ind w:left="1440" w:firstLine="0"/>
            <w:rPr>
              <w:del w:author="udhaya kumar" w:id="6" w:date="2026-09-24T06:40:29Z"/>
              <w:color w:val="000000"/>
            </w:rPr>
          </w:pPr>
          <w:sdt>
            <w:sdtPr>
              <w:id w:val="-437936114"/>
              <w:tag w:val="goog_rdk_4227"/>
            </w:sdtPr>
            <w:sdtContent>
              <w:del w:author="udhaya kumar" w:id="6" w:date="2026-09-24T06:40:29Z">
                <w:r w:rsidDel="00000000" w:rsidR="00000000" w:rsidRPr="00000000">
                  <w:rPr>
                    <w:rtl w:val="0"/>
                  </w:rPr>
                </w:r>
              </w:del>
            </w:sdtContent>
          </w:sdt>
        </w:p>
      </w:sdtContent>
    </w:sdt>
    <w:sdt>
      <w:sdtPr>
        <w:id w:val="-1781277843"/>
        <w:tag w:val="goog_rdk_4230"/>
      </w:sdtPr>
      <w:sdtContent>
        <w:p w:rsidR="00000000" w:rsidDel="00000000" w:rsidP="00000000" w:rsidRDefault="00000000" w:rsidRPr="00000000" w14:paraId="00000405">
          <w:pPr>
            <w:spacing w:after="280" w:before="280" w:line="240" w:lineRule="auto"/>
            <w:ind w:left="1440" w:firstLine="0"/>
            <w:rPr>
              <w:del w:author="udhaya kumar" w:id="6" w:date="2026-09-24T06:40:29Z"/>
              <w:color w:val="000000"/>
            </w:rPr>
          </w:pPr>
          <w:sdt>
            <w:sdtPr>
              <w:id w:val="-1044977267"/>
              <w:tag w:val="goog_rdk_4229"/>
            </w:sdtPr>
            <w:sdtContent>
              <w:del w:author="udhaya kumar" w:id="6" w:date="2026-09-24T06:40:29Z">
                <w:r w:rsidDel="00000000" w:rsidR="00000000" w:rsidRPr="00000000">
                  <w:rPr>
                    <w:rtl w:val="0"/>
                  </w:rPr>
                </w:r>
              </w:del>
            </w:sdtContent>
          </w:sdt>
        </w:p>
      </w:sdtContent>
    </w:sdt>
    <w:sdt>
      <w:sdtPr>
        <w:id w:val="1796447090"/>
        <w:tag w:val="goog_rdk_4232"/>
      </w:sdtPr>
      <w:sdtContent>
        <w:p w:rsidR="00000000" w:rsidDel="00000000" w:rsidP="00000000" w:rsidRDefault="00000000" w:rsidRPr="00000000" w14:paraId="00000406">
          <w:pPr>
            <w:spacing w:after="280" w:before="280" w:line="240" w:lineRule="auto"/>
            <w:ind w:left="1440" w:firstLine="0"/>
            <w:rPr>
              <w:del w:author="udhaya kumar" w:id="6" w:date="2026-09-24T06:40:29Z"/>
              <w:color w:val="000000"/>
            </w:rPr>
          </w:pPr>
          <w:sdt>
            <w:sdtPr>
              <w:id w:val="1999179521"/>
              <w:tag w:val="goog_rdk_4231"/>
            </w:sdtPr>
            <w:sdtContent>
              <w:del w:author="udhaya kumar" w:id="6" w:date="2026-09-24T06:40:29Z">
                <w:r w:rsidDel="00000000" w:rsidR="00000000" w:rsidRPr="00000000">
                  <w:rPr>
                    <w:rtl w:val="0"/>
                  </w:rPr>
                </w:r>
              </w:del>
            </w:sdtContent>
          </w:sdt>
        </w:p>
      </w:sdtContent>
    </w:sdt>
    <w:sdt>
      <w:sdtPr>
        <w:id w:val="-565077307"/>
        <w:tag w:val="goog_rdk_4234"/>
      </w:sdtPr>
      <w:sdtContent>
        <w:p w:rsidR="00000000" w:rsidDel="00000000" w:rsidP="00000000" w:rsidRDefault="00000000" w:rsidRPr="00000000" w14:paraId="00000407">
          <w:pPr>
            <w:spacing w:after="280" w:before="280" w:line="240" w:lineRule="auto"/>
            <w:ind w:left="1440" w:firstLine="0"/>
            <w:rPr>
              <w:del w:author="udhaya kumar" w:id="6" w:date="2026-09-24T06:40:29Z"/>
              <w:color w:val="000000"/>
            </w:rPr>
          </w:pPr>
          <w:sdt>
            <w:sdtPr>
              <w:id w:val="387055831"/>
              <w:tag w:val="goog_rdk_4233"/>
            </w:sdtPr>
            <w:sdtContent>
              <w:del w:author="udhaya kumar" w:id="6" w:date="2026-09-24T06:40:29Z">
                <w:r w:rsidDel="00000000" w:rsidR="00000000" w:rsidRPr="00000000">
                  <w:rPr>
                    <w:rtl w:val="0"/>
                  </w:rPr>
                </w:r>
              </w:del>
            </w:sdtContent>
          </w:sdt>
        </w:p>
      </w:sdtContent>
    </w:sdt>
    <w:sdt>
      <w:sdtPr>
        <w:id w:val="-1484320851"/>
        <w:tag w:val="goog_rdk_4236"/>
      </w:sdtPr>
      <w:sdtContent>
        <w:p w:rsidR="00000000" w:rsidDel="00000000" w:rsidP="00000000" w:rsidRDefault="00000000" w:rsidRPr="00000000" w14:paraId="00000408">
          <w:pPr>
            <w:spacing w:after="280" w:before="280" w:line="240" w:lineRule="auto"/>
            <w:ind w:left="1440" w:firstLine="0"/>
            <w:rPr>
              <w:del w:author="udhaya kumar" w:id="6" w:date="2026-09-24T06:40:29Z"/>
              <w:color w:val="000000"/>
            </w:rPr>
          </w:pPr>
          <w:sdt>
            <w:sdtPr>
              <w:id w:val="-2113057827"/>
              <w:tag w:val="goog_rdk_4235"/>
            </w:sdtPr>
            <w:sdtContent>
              <w:del w:author="udhaya kumar" w:id="6" w:date="2026-09-24T06:40:29Z">
                <w:r w:rsidDel="00000000" w:rsidR="00000000" w:rsidRPr="00000000">
                  <w:rPr>
                    <w:rtl w:val="0"/>
                  </w:rPr>
                </w:r>
              </w:del>
            </w:sdtContent>
          </w:sdt>
        </w:p>
      </w:sdtContent>
    </w:sdt>
    <w:sdt>
      <w:sdtPr>
        <w:id w:val="-1500728771"/>
        <w:tag w:val="goog_rdk_4238"/>
      </w:sdtPr>
      <w:sdtContent>
        <w:p w:rsidR="00000000" w:rsidDel="00000000" w:rsidP="00000000" w:rsidRDefault="00000000" w:rsidRPr="00000000" w14:paraId="00000409">
          <w:pPr>
            <w:spacing w:after="280" w:before="280" w:line="240" w:lineRule="auto"/>
            <w:ind w:left="1440" w:firstLine="0"/>
            <w:rPr>
              <w:del w:author="udhaya kumar" w:id="6" w:date="2026-09-24T06:40:29Z"/>
              <w:color w:val="000000"/>
            </w:rPr>
          </w:pPr>
          <w:sdt>
            <w:sdtPr>
              <w:id w:val="-211214555"/>
              <w:tag w:val="goog_rdk_4237"/>
            </w:sdtPr>
            <w:sdtContent>
              <w:del w:author="udhaya kumar" w:id="6" w:date="2026-09-24T06:40:29Z">
                <w:r w:rsidDel="00000000" w:rsidR="00000000" w:rsidRPr="00000000">
                  <w:rPr>
                    <w:rtl w:val="0"/>
                  </w:rPr>
                </w:r>
              </w:del>
            </w:sdtContent>
          </w:sdt>
        </w:p>
      </w:sdtContent>
    </w:sdt>
    <w:sdt>
      <w:sdtPr>
        <w:id w:val="-480311481"/>
        <w:tag w:val="goog_rdk_4240"/>
      </w:sdtPr>
      <w:sdtContent>
        <w:p w:rsidR="00000000" w:rsidDel="00000000" w:rsidP="00000000" w:rsidRDefault="00000000" w:rsidRPr="00000000" w14:paraId="0000040A">
          <w:pPr>
            <w:spacing w:after="280" w:before="280" w:line="240" w:lineRule="auto"/>
            <w:ind w:left="1440" w:firstLine="0"/>
            <w:rPr>
              <w:del w:author="udhaya kumar" w:id="6" w:date="2026-09-24T06:40:29Z"/>
              <w:color w:val="000000"/>
            </w:rPr>
          </w:pPr>
          <w:sdt>
            <w:sdtPr>
              <w:id w:val="-926628026"/>
              <w:tag w:val="goog_rdk_4239"/>
            </w:sdtPr>
            <w:sdtContent>
              <w:del w:author="udhaya kumar" w:id="6" w:date="2026-09-24T06:40:29Z">
                <w:r w:rsidDel="00000000" w:rsidR="00000000" w:rsidRPr="00000000">
                  <w:rPr>
                    <w:rtl w:val="0"/>
                  </w:rPr>
                </w:r>
              </w:del>
            </w:sdtContent>
          </w:sdt>
        </w:p>
      </w:sdtContent>
    </w:sdt>
    <w:sdt>
      <w:sdtPr>
        <w:id w:val="149836809"/>
        <w:tag w:val="goog_rdk_4242"/>
      </w:sdtPr>
      <w:sdtContent>
        <w:p w:rsidR="00000000" w:rsidDel="00000000" w:rsidP="00000000" w:rsidRDefault="00000000" w:rsidRPr="00000000" w14:paraId="0000040B">
          <w:pPr>
            <w:spacing w:after="280" w:before="280" w:line="240" w:lineRule="auto"/>
            <w:ind w:left="1440" w:firstLine="0"/>
            <w:rPr>
              <w:del w:author="udhaya kumar" w:id="6" w:date="2026-09-24T06:40:29Z"/>
              <w:color w:val="000000"/>
            </w:rPr>
          </w:pPr>
          <w:sdt>
            <w:sdtPr>
              <w:id w:val="12584157"/>
              <w:tag w:val="goog_rdk_4241"/>
            </w:sdtPr>
            <w:sdtContent>
              <w:del w:author="udhaya kumar" w:id="6" w:date="2026-09-24T06:40:29Z">
                <w:r w:rsidDel="00000000" w:rsidR="00000000" w:rsidRPr="00000000">
                  <w:rPr>
                    <w:rtl w:val="0"/>
                  </w:rPr>
                </w:r>
              </w:del>
            </w:sdtContent>
          </w:sdt>
        </w:p>
      </w:sdtContent>
    </w:sdt>
    <w:sdt>
      <w:sdtPr>
        <w:id w:val="321210952"/>
        <w:tag w:val="goog_rdk_4244"/>
      </w:sdtPr>
      <w:sdtContent>
        <w:p w:rsidR="00000000" w:rsidDel="00000000" w:rsidP="00000000" w:rsidRDefault="00000000" w:rsidRPr="00000000" w14:paraId="0000040C">
          <w:pPr>
            <w:spacing w:after="280" w:before="280" w:line="240" w:lineRule="auto"/>
            <w:rPr>
              <w:del w:author="udhaya kumar" w:id="6" w:date="2026-09-24T06:40:29Z"/>
              <w:rFonts w:ascii="Cambria" w:cs="Cambria" w:eastAsia="Cambria" w:hAnsi="Cambria"/>
              <w:b w:val="1"/>
              <w:bCs w:val="1"/>
              <w:color w:val="000000"/>
            </w:rPr>
          </w:pPr>
          <w:sdt>
            <w:sdtPr>
              <w:id w:val="-754553917"/>
              <w:tag w:val="goog_rdk_4243"/>
            </w:sdtPr>
            <w:sdtContent>
              <w:del w:author="udhaya kumar" w:id="6" w:date="2026-09-24T06:40:29Z">
                <w:r w:rsidDel="00000000" w:rsidR="00000000" w:rsidRPr="00000000">
                  <w:rPr>
                    <w:rFonts w:ascii="Cambria" w:cs="Cambria" w:eastAsia="Cambria" w:hAnsi="Cambria"/>
                    <w:b w:val="1"/>
                    <w:bCs w:val="1"/>
                    <w:color w:val="000000"/>
                    <w:rtl w:val="0"/>
                  </w:rPr>
                  <w:delText xml:space="preserve">Project Workflow</w:delText>
                </w:r>
              </w:del>
            </w:sdtContent>
          </w:sdt>
        </w:p>
      </w:sdtContent>
    </w:sdt>
    <w:sdt>
      <w:sdtPr>
        <w:id w:val="-411707771"/>
        <w:tag w:val="goog_rdk_4246"/>
      </w:sdtPr>
      <w:sdtContent>
        <w:p w:rsidR="00000000" w:rsidDel="00000000" w:rsidP="00000000" w:rsidRDefault="00000000" w:rsidRPr="00000000" w14:paraId="0000040D">
          <w:pPr>
            <w:spacing w:after="280" w:before="280" w:line="240" w:lineRule="auto"/>
            <w:rPr>
              <w:del w:author="udhaya kumar" w:id="6" w:date="2026-09-24T06:40:29Z"/>
              <w:rFonts w:ascii="Cambria" w:cs="Cambria" w:eastAsia="Cambria" w:hAnsi="Cambria"/>
              <w:b w:val="1"/>
              <w:bCs w:val="1"/>
              <w:color w:val="000000"/>
            </w:rPr>
          </w:pPr>
          <w:sdt>
            <w:sdtPr>
              <w:id w:val="-1017575120"/>
              <w:tag w:val="goog_rdk_4245"/>
            </w:sdtPr>
            <w:sdtContent>
              <w:del w:author="udhaya kumar" w:id="6" w:date="2026-09-24T06:40:29Z">
                <w:r w:rsidDel="00000000" w:rsidR="00000000" w:rsidRPr="00000000">
                  <w:rPr>
                    <w:rFonts w:ascii="Cambria" w:cs="Cambria" w:eastAsia="Cambria" w:hAnsi="Cambria"/>
                    <w:b w:val="1"/>
                    <w:bCs w:val="1"/>
                    <w:color w:val="000000"/>
                    <w:rtl w:val="0"/>
                  </w:rPr>
                  <w:delText xml:space="preserve">MILESTONE 1: Model Selection and Architecture</w:delText>
                </w:r>
              </w:del>
            </w:sdtContent>
          </w:sdt>
        </w:p>
      </w:sdtContent>
    </w:sdt>
    <w:sdt>
      <w:sdtPr>
        <w:id w:val="383182620"/>
        <w:tag w:val="goog_rdk_4248"/>
      </w:sdtPr>
      <w:sdtContent>
        <w:p w:rsidR="00000000" w:rsidDel="00000000" w:rsidP="00000000" w:rsidRDefault="00000000" w:rsidRPr="00000000" w14:paraId="0000040E">
          <w:pPr>
            <w:spacing w:after="280" w:before="280" w:line="240" w:lineRule="auto"/>
            <w:rPr>
              <w:del w:author="udhaya kumar" w:id="6" w:date="2026-09-24T06:40:29Z"/>
              <w:rFonts w:ascii="Cambria" w:cs="Cambria" w:eastAsia="Cambria" w:hAnsi="Cambria"/>
              <w:color w:val="000000"/>
            </w:rPr>
          </w:pPr>
          <w:sdt>
            <w:sdtPr>
              <w:id w:val="-967728514"/>
              <w:tag w:val="goog_rdk_4247"/>
            </w:sdtPr>
            <w:sdtContent>
              <w:del w:author="udhaya kumar" w:id="6" w:date="2026-09-24T06:40:29Z">
                <w:r w:rsidDel="00000000" w:rsidR="00000000" w:rsidRPr="00000000">
                  <w:rPr>
                    <w:rFonts w:ascii="Cambria" w:cs="Cambria" w:eastAsia="Cambria" w:hAnsi="Cambria"/>
                    <w:b w:val="1"/>
                    <w:bCs w:val="1"/>
                    <w:color w:val="000000"/>
                    <w:rtl w:val="0"/>
                  </w:rPr>
                  <w:delText xml:space="preserve">Activity 1.1</w:delText>
                </w:r>
                <w:r w:rsidDel="00000000" w:rsidR="00000000" w:rsidRPr="00000000">
                  <w:rPr>
                    <w:rFonts w:ascii="Cambria" w:cs="Cambria" w:eastAsia="Cambria" w:hAnsi="Cambria"/>
                    <w:color w:val="000000"/>
                    <w:rtl w:val="0"/>
                  </w:rPr>
                  <w:delText xml:space="preserve">: Select AI Models</w:delText>
                </w:r>
              </w:del>
            </w:sdtContent>
          </w:sdt>
        </w:p>
      </w:sdtContent>
    </w:sdt>
    <w:sdt>
      <w:sdtPr>
        <w:id w:val="-265810591"/>
        <w:tag w:val="goog_rdk_4250"/>
      </w:sdtPr>
      <w:sdtContent>
        <w:p w:rsidR="00000000" w:rsidDel="00000000" w:rsidP="00000000" w:rsidRDefault="00000000" w:rsidRPr="00000000" w14:paraId="0000040F">
          <w:pPr>
            <w:numPr>
              <w:ilvl w:val="0"/>
              <w:numId w:val="12"/>
            </w:numPr>
            <w:spacing w:after="0" w:before="280" w:line="240" w:lineRule="auto"/>
            <w:ind w:left="720" w:hanging="360"/>
            <w:rPr>
              <w:del w:author="udhaya kumar" w:id="6" w:date="2026-09-24T06:40:29Z"/>
              <w:rFonts w:ascii="Cambria" w:cs="Cambria" w:eastAsia="Cambria" w:hAnsi="Cambria"/>
              <w:color w:val="000000"/>
              <w:sz w:val="22"/>
              <w:szCs w:val="22"/>
            </w:rPr>
          </w:pPr>
          <w:sdt>
            <w:sdtPr>
              <w:id w:val="1469371709"/>
              <w:tag w:val="goog_rdk_4249"/>
            </w:sdtPr>
            <w:sdtContent>
              <w:del w:author="udhaya kumar" w:id="6" w:date="2026-09-24T06:40:29Z">
                <w:r w:rsidDel="00000000" w:rsidR="00000000" w:rsidRPr="00000000">
                  <w:rPr>
                    <w:rFonts w:ascii="Cambria" w:cs="Cambria" w:eastAsia="Cambria" w:hAnsi="Cambria"/>
                    <w:b w:val="1"/>
                    <w:bCs w:val="1"/>
                    <w:color w:val="000000"/>
                    <w:sz w:val="22"/>
                    <w:szCs w:val="22"/>
                    <w:rtl w:val="0"/>
                  </w:rPr>
                  <w:delText xml:space="preserve">Gemini 1.5 Pro (via API):</w:delText>
                </w:r>
                <w:r w:rsidDel="00000000" w:rsidR="00000000" w:rsidRPr="00000000">
                  <w:rPr>
                    <w:rFonts w:ascii="Cambria" w:cs="Cambria" w:eastAsia="Cambria" w:hAnsi="Cambria"/>
                    <w:color w:val="000000"/>
                    <w:sz w:val="22"/>
                    <w:szCs w:val="22"/>
                    <w:rtl w:val="0"/>
                  </w:rPr>
                  <w:br w:type="textWrapping"/>
                  <w:delText xml:space="preserve">Used for: Q&amp;A, summarization, quiz generation, learning paths</w:delText>
                  <w:br w:type="textWrapping"/>
                  <w:delText xml:space="preserve">Benefits: Advanced reasoning, structured outputs, and cloud inference</w:delText>
                </w:r>
              </w:del>
            </w:sdtContent>
          </w:sdt>
        </w:p>
      </w:sdtContent>
    </w:sdt>
    <w:sdt>
      <w:sdtPr>
        <w:id w:val="-190606904"/>
        <w:tag w:val="goog_rdk_4252"/>
      </w:sdtPr>
      <w:sdtContent>
        <w:p w:rsidR="00000000" w:rsidDel="00000000" w:rsidP="00000000" w:rsidRDefault="00000000" w:rsidRPr="00000000" w14:paraId="00000410">
          <w:pPr>
            <w:numPr>
              <w:ilvl w:val="0"/>
              <w:numId w:val="12"/>
            </w:numPr>
            <w:spacing w:after="280" w:before="0" w:line="240" w:lineRule="auto"/>
            <w:ind w:left="720" w:hanging="360"/>
            <w:rPr>
              <w:del w:author="udhaya kumar" w:id="6" w:date="2026-09-24T06:40:29Z"/>
              <w:rFonts w:ascii="Cambria" w:cs="Cambria" w:eastAsia="Cambria" w:hAnsi="Cambria"/>
              <w:color w:val="000000"/>
              <w:sz w:val="22"/>
              <w:szCs w:val="22"/>
            </w:rPr>
          </w:pPr>
          <w:sdt>
            <w:sdtPr>
              <w:id w:val="-911406597"/>
              <w:tag w:val="goog_rdk_4251"/>
            </w:sdtPr>
            <w:sdtContent>
              <w:del w:author="udhaya kumar" w:id="6" w:date="2026-09-24T06:40:29Z">
                <w:r w:rsidDel="00000000" w:rsidR="00000000" w:rsidRPr="00000000">
                  <w:rPr>
                    <w:rFonts w:ascii="Cambria" w:cs="Cambria" w:eastAsia="Cambria" w:hAnsi="Cambria"/>
                    <w:b w:val="1"/>
                    <w:bCs w:val="1"/>
                    <w:color w:val="000000"/>
                    <w:sz w:val="22"/>
                    <w:szCs w:val="22"/>
                    <w:rtl w:val="0"/>
                  </w:rPr>
                  <w:delText xml:space="preserve">LaMini-Flan-T5-783M (local):</w:delText>
                </w:r>
                <w:r w:rsidDel="00000000" w:rsidR="00000000" w:rsidRPr="00000000">
                  <w:rPr>
                    <w:rFonts w:ascii="Cambria" w:cs="Cambria" w:eastAsia="Cambria" w:hAnsi="Cambria"/>
                    <w:color w:val="000000"/>
                    <w:sz w:val="22"/>
                    <w:szCs w:val="22"/>
                    <w:rtl w:val="0"/>
                  </w:rPr>
                  <w:br w:type="textWrapping"/>
                  <w:delText xml:space="preserve">Used for: Concept explanation</w:delText>
                  <w:br w:type="textWrapping"/>
                  <w:delText xml:space="preserve">Benefits: Instruction-tuned, lightweight, CPU-compatible</w:delText>
                </w:r>
              </w:del>
            </w:sdtContent>
          </w:sdt>
        </w:p>
      </w:sdtContent>
    </w:sdt>
    <w:sdt>
      <w:sdtPr>
        <w:id w:val="-1874359641"/>
        <w:tag w:val="goog_rdk_4254"/>
      </w:sdtPr>
      <w:sdtContent>
        <w:p w:rsidR="00000000" w:rsidDel="00000000" w:rsidP="00000000" w:rsidRDefault="00000000" w:rsidRPr="00000000" w14:paraId="00000411">
          <w:pPr>
            <w:tabs>
              <w:tab w:val="left" w:leader="none" w:pos="3940"/>
            </w:tabs>
            <w:rPr>
              <w:del w:author="udhaya kumar" w:id="6" w:date="2026-09-24T06:40:29Z"/>
              <w:rFonts w:ascii="Cambria" w:cs="Cambria" w:eastAsia="Cambria" w:hAnsi="Cambria"/>
              <w:sz w:val="22"/>
              <w:szCs w:val="22"/>
            </w:rPr>
          </w:pPr>
          <w:sdt>
            <w:sdtPr>
              <w:id w:val="2024882770"/>
              <w:tag w:val="goog_rdk_4253"/>
            </w:sdtPr>
            <w:sdtContent>
              <w:del w:author="udhaya kumar" w:id="6" w:date="2026-09-24T06:40:29Z">
                <w:r w:rsidDel="00000000" w:rsidR="00000000" w:rsidRPr="00000000">
                  <w:rPr>
                    <w:rFonts w:ascii="Cambria" w:cs="Cambria" w:eastAsia="Cambria" w:hAnsi="Cambria"/>
                    <w:sz w:val="22"/>
                    <w:szCs w:val="22"/>
                    <w:rtl w:val="0"/>
                  </w:rPr>
                  <w:delText xml:space="preserve">Folder Architecture:</w:delText>
                </w:r>
              </w:del>
            </w:sdtContent>
          </w:sdt>
        </w:p>
      </w:sdtContent>
    </w:sdt>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sdt>
        <w:sdtPr>
          <w:id w:val="-1015771802"/>
          <w:tag w:val="goog_rdk_4255"/>
        </w:sdtPr>
        <w:sdtContent>
          <w:tr>
            <w:trPr>
              <w:cantSplit w:val="0"/>
              <w:tblHeader w:val="0"/>
              <w:del w:author="udhaya kumar" w:id="6" w:date="2026-09-24T06:40:29Z"/>
            </w:trPr>
            <w:tc>
              <w:tcPr/>
              <w:sdt>
                <w:sdtPr>
                  <w:id w:val="-764321037"/>
                  <w:tag w:val="goog_rdk_4257"/>
                </w:sdtPr>
                <w:sdtContent>
                  <w:p w:rsidR="00000000" w:rsidDel="00000000" w:rsidP="00000000" w:rsidRDefault="00000000" w:rsidRPr="00000000" w14:paraId="00000412">
                    <w:pPr>
                      <w:tabs>
                        <w:tab w:val="left" w:leader="none" w:pos="3940"/>
                      </w:tabs>
                      <w:rPr>
                        <w:del w:author="udhaya kumar" w:id="6" w:date="2026-09-24T06:40:29Z"/>
                        <w:rFonts w:ascii="Cambria" w:cs="Cambria" w:eastAsia="Cambria" w:hAnsi="Cambria"/>
                        <w:sz w:val="22"/>
                        <w:szCs w:val="22"/>
                      </w:rPr>
                    </w:pPr>
                    <w:sdt>
                      <w:sdtPr>
                        <w:id w:val="1407445155"/>
                        <w:tag w:val="goog_rdk_4256"/>
                      </w:sdtPr>
                      <w:sdtContent>
                        <w:del w:author="udhaya kumar" w:id="6" w:date="2026-09-24T06:40:29Z">
                          <w:r w:rsidDel="00000000" w:rsidR="00000000" w:rsidRPr="00000000">
                            <w:rPr>
                              <w:rFonts w:ascii="Cambria" w:cs="Cambria" w:eastAsia="Cambria" w:hAnsi="Cambria"/>
                              <w:sz w:val="22"/>
                              <w:szCs w:val="22"/>
                              <w:rtl w:val="0"/>
                            </w:rPr>
                            <w:delText xml:space="preserve">EduGenie/</w:delText>
                          </w:r>
                        </w:del>
                      </w:sdtContent>
                    </w:sdt>
                  </w:p>
                </w:sdtContent>
              </w:sdt>
            </w:tc>
          </w:tr>
        </w:sdtContent>
      </w:sdt>
      <w:sdt>
        <w:sdtPr>
          <w:id w:val="603383433"/>
          <w:tag w:val="goog_rdk_4258"/>
        </w:sdtPr>
        <w:sdtContent>
          <w:tr>
            <w:trPr>
              <w:cantSplit w:val="0"/>
              <w:tblHeader w:val="0"/>
              <w:del w:author="udhaya kumar" w:id="6" w:date="2026-09-24T06:40:29Z"/>
            </w:trPr>
            <w:tc>
              <w:tcPr/>
              <w:sdt>
                <w:sdtPr>
                  <w:id w:val="1554063012"/>
                  <w:tag w:val="goog_rdk_4260"/>
                </w:sdtPr>
                <w:sdtContent>
                  <w:p w:rsidR="00000000" w:rsidDel="00000000" w:rsidP="00000000" w:rsidRDefault="00000000" w:rsidRPr="00000000" w14:paraId="000004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1718238671"/>
                        <w:tag w:val="goog_rdk_4259"/>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main.py                  # FastAPI app</w:delText>
                          </w:r>
                        </w:del>
                      </w:sdtContent>
                    </w:sdt>
                  </w:p>
                </w:sdtContent>
              </w:sdt>
            </w:tc>
          </w:tr>
        </w:sdtContent>
      </w:sdt>
      <w:sdt>
        <w:sdtPr>
          <w:id w:val="591671544"/>
          <w:tag w:val="goog_rdk_4261"/>
        </w:sdtPr>
        <w:sdtContent>
          <w:tr>
            <w:trPr>
              <w:cantSplit w:val="0"/>
              <w:tblHeader w:val="0"/>
              <w:del w:author="udhaya kumar" w:id="6" w:date="2026-09-24T06:40:29Z"/>
            </w:trPr>
            <w:tc>
              <w:tcPr/>
              <w:sdt>
                <w:sdtPr>
                  <w:id w:val="-1671404863"/>
                  <w:tag w:val="goog_rdk_4263"/>
                </w:sdtPr>
                <w:sdtContent>
                  <w:p w:rsidR="00000000" w:rsidDel="00000000" w:rsidP="00000000" w:rsidRDefault="00000000" w:rsidRPr="00000000" w14:paraId="000004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950423595"/>
                        <w:tag w:val="goog_rdk_4262"/>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explanation_module.py    # Concept explanation logic</w:delText>
                          </w:r>
                        </w:del>
                      </w:sdtContent>
                    </w:sdt>
                  </w:p>
                </w:sdtContent>
              </w:sdt>
            </w:tc>
          </w:tr>
        </w:sdtContent>
      </w:sdt>
      <w:sdt>
        <w:sdtPr>
          <w:id w:val="1849019783"/>
          <w:tag w:val="goog_rdk_4264"/>
        </w:sdtPr>
        <w:sdtContent>
          <w:tr>
            <w:trPr>
              <w:cantSplit w:val="0"/>
              <w:tblHeader w:val="0"/>
              <w:del w:author="udhaya kumar" w:id="6" w:date="2026-09-24T06:40:29Z"/>
            </w:trPr>
            <w:tc>
              <w:tcPr/>
              <w:sdt>
                <w:sdtPr>
                  <w:id w:val="-1619404606"/>
                  <w:tag w:val="goog_rdk_4266"/>
                </w:sdtPr>
                <w:sdtContent>
                  <w:p w:rsidR="00000000" w:rsidDel="00000000" w:rsidP="00000000" w:rsidRDefault="00000000" w:rsidRPr="00000000" w14:paraId="000004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176800980"/>
                        <w:tag w:val="goog_rdk_4265"/>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qna.py                   # Question answering</w:delText>
                          </w:r>
                        </w:del>
                      </w:sdtContent>
                    </w:sdt>
                  </w:p>
                </w:sdtContent>
              </w:sdt>
            </w:tc>
          </w:tr>
        </w:sdtContent>
      </w:sdt>
      <w:sdt>
        <w:sdtPr>
          <w:id w:val="1358023059"/>
          <w:tag w:val="goog_rdk_4267"/>
        </w:sdtPr>
        <w:sdtContent>
          <w:tr>
            <w:trPr>
              <w:cantSplit w:val="0"/>
              <w:tblHeader w:val="0"/>
              <w:del w:author="udhaya kumar" w:id="6" w:date="2026-09-24T06:40:29Z"/>
            </w:trPr>
            <w:tc>
              <w:tcPr/>
              <w:sdt>
                <w:sdtPr>
                  <w:id w:val="-790082786"/>
                  <w:tag w:val="goog_rdk_4269"/>
                </w:sdtPr>
                <w:sdtContent>
                  <w:p w:rsidR="00000000" w:rsidDel="00000000" w:rsidP="00000000" w:rsidRDefault="00000000" w:rsidRPr="00000000" w14:paraId="000004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648383921"/>
                        <w:tag w:val="goog_rdk_4268"/>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quiz_module.py           # Quiz generation</w:delText>
                          </w:r>
                        </w:del>
                      </w:sdtContent>
                    </w:sdt>
                  </w:p>
                </w:sdtContent>
              </w:sdt>
            </w:tc>
          </w:tr>
        </w:sdtContent>
      </w:sdt>
      <w:sdt>
        <w:sdtPr>
          <w:id w:val="350019640"/>
          <w:tag w:val="goog_rdk_4270"/>
        </w:sdtPr>
        <w:sdtContent>
          <w:tr>
            <w:trPr>
              <w:cantSplit w:val="0"/>
              <w:tblHeader w:val="0"/>
              <w:del w:author="udhaya kumar" w:id="6" w:date="2026-09-24T06:40:29Z"/>
            </w:trPr>
            <w:tc>
              <w:tcPr/>
              <w:sdt>
                <w:sdtPr>
                  <w:id w:val="-1471151040"/>
                  <w:tag w:val="goog_rdk_4272"/>
                </w:sdtPr>
                <w:sdtContent>
                  <w:p w:rsidR="00000000" w:rsidDel="00000000" w:rsidP="00000000" w:rsidRDefault="00000000" w:rsidRPr="00000000" w14:paraId="000004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2073535473"/>
                        <w:tag w:val="goog_rdk_4271"/>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summary_module.py        # Summarization</w:delText>
                          </w:r>
                        </w:del>
                      </w:sdtContent>
                    </w:sdt>
                  </w:p>
                </w:sdtContent>
              </w:sdt>
            </w:tc>
          </w:tr>
        </w:sdtContent>
      </w:sdt>
      <w:sdt>
        <w:sdtPr>
          <w:id w:val="-804908043"/>
          <w:tag w:val="goog_rdk_4273"/>
        </w:sdtPr>
        <w:sdtContent>
          <w:tr>
            <w:trPr>
              <w:cantSplit w:val="0"/>
              <w:tblHeader w:val="0"/>
              <w:del w:author="udhaya kumar" w:id="6" w:date="2026-09-24T06:40:29Z"/>
            </w:trPr>
            <w:tc>
              <w:tcPr/>
              <w:sdt>
                <w:sdtPr>
                  <w:id w:val="635085467"/>
                  <w:tag w:val="goog_rdk_4275"/>
                </w:sdtPr>
                <w:sdtContent>
                  <w:p w:rsidR="00000000" w:rsidDel="00000000" w:rsidP="00000000" w:rsidRDefault="00000000" w:rsidRPr="00000000" w14:paraId="000004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1696804283"/>
                        <w:tag w:val="goog_rdk_4274"/>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learning_path.py         # Learning recommendations</w:delText>
                          </w:r>
                        </w:del>
                      </w:sdtContent>
                    </w:sdt>
                  </w:p>
                </w:sdtContent>
              </w:sdt>
            </w:tc>
          </w:tr>
        </w:sdtContent>
      </w:sdt>
      <w:sdt>
        <w:sdtPr>
          <w:id w:val="-977574874"/>
          <w:tag w:val="goog_rdk_4276"/>
        </w:sdtPr>
        <w:sdtContent>
          <w:tr>
            <w:trPr>
              <w:cantSplit w:val="0"/>
              <w:tblHeader w:val="0"/>
              <w:del w:author="udhaya kumar" w:id="6" w:date="2026-09-24T06:40:29Z"/>
            </w:trPr>
            <w:tc>
              <w:tcPr/>
              <w:sdt>
                <w:sdtPr>
                  <w:id w:val="-1627670282"/>
                  <w:tag w:val="goog_rdk_4278"/>
                </w:sdtPr>
                <w:sdtContent>
                  <w:p w:rsidR="00000000" w:rsidDel="00000000" w:rsidP="00000000" w:rsidRDefault="00000000" w:rsidRPr="00000000" w14:paraId="000004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963863583"/>
                        <w:tag w:val="goog_rdk_4277"/>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templates/index.html     # HTML frontend</w:delText>
                          </w:r>
                        </w:del>
                      </w:sdtContent>
                    </w:sdt>
                  </w:p>
                </w:sdtContent>
              </w:sdt>
            </w:tc>
          </w:tr>
        </w:sdtContent>
      </w:sdt>
      <w:sdt>
        <w:sdtPr>
          <w:id w:val="1932922841"/>
          <w:tag w:val="goog_rdk_4279"/>
        </w:sdtPr>
        <w:sdtContent>
          <w:tr>
            <w:trPr>
              <w:cantSplit w:val="0"/>
              <w:tblHeader w:val="0"/>
              <w:del w:author="udhaya kumar" w:id="6" w:date="2026-09-24T06:40:29Z"/>
            </w:trPr>
            <w:tc>
              <w:tcPr/>
              <w:sdt>
                <w:sdtPr>
                  <w:id w:val="-1194008341"/>
                  <w:tag w:val="goog_rdk_4281"/>
                </w:sdtPr>
                <w:sdtContent>
                  <w:p w:rsidR="00000000" w:rsidDel="00000000" w:rsidP="00000000" w:rsidRDefault="00000000" w:rsidRPr="00000000" w14:paraId="000004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1945057042"/>
                        <w:tag w:val="goog_rdk_4280"/>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static/style.css         # Styling</w:delText>
                          </w:r>
                        </w:del>
                      </w:sdtContent>
                    </w:sdt>
                  </w:p>
                </w:sdtContent>
              </w:sdt>
            </w:tc>
          </w:tr>
        </w:sdtContent>
      </w:sdt>
      <w:sdt>
        <w:sdtPr>
          <w:id w:val="-1362842775"/>
          <w:tag w:val="goog_rdk_4282"/>
        </w:sdtPr>
        <w:sdtContent>
          <w:tr>
            <w:trPr>
              <w:cantSplit w:val="0"/>
              <w:tblHeader w:val="0"/>
              <w:del w:author="udhaya kumar" w:id="6" w:date="2026-09-24T06:40:29Z"/>
              <w:trPrChange w:author="Anonymous" w:id="115" w:date="2026-09-22T05:16:26Z">
                <w:trPr>
                  <w:cantSplit w:val="0"/>
                  <w:tblHeader w:val="0"/>
                </w:trPr>
              </w:trPrChange>
            </w:trPr>
            <w:tc>
              <w:tcPr>
                <w:tcPrChange w:author="Anonymous" w:id="115" w:date="2026-09-22T05:16:26Z">
                  <w:tcPr/>
                </w:tcPrChange>
              </w:tcPr>
              <w:sdt>
                <w:sdtPr>
                  <w:id w:val="-1317976288"/>
                  <w:tag w:val="goog_rdk_4284"/>
                </w:sdtPr>
                <w:sdtContent>
                  <w:p w:rsidR="00000000" w:rsidDel="00000000" w:rsidP="00000000" w:rsidRDefault="00000000" w:rsidRPr="00000000" w14:paraId="000004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595425989"/>
                        <w:tag w:val="goog_rdk_4283"/>
                      </w:sdtPr>
                      <w:sdtContent>
                        <w:del w:author="udhaya kumar" w:id="6" w:date="2026-09-24T06:40:2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requirements.txt         # Python dependencies</w:delText>
                          </w:r>
                        </w:del>
                      </w:sdtContent>
                    </w:sdt>
                  </w:p>
                </w:sdtContent>
              </w:sdt>
            </w:tc>
          </w:tr>
        </w:sdtContent>
      </w:sdt>
    </w:tbl>
    <w:sdt>
      <w:sdtPr>
        <w:id w:val="222826244"/>
        <w:tag w:val="goog_rdk_4286"/>
      </w:sdtPr>
      <w:sdtContent>
        <w:p w:rsidR="00000000" w:rsidDel="00000000" w:rsidP="00000000" w:rsidRDefault="00000000" w:rsidRPr="00000000" w14:paraId="0000041C">
          <w:pPr>
            <w:tabs>
              <w:tab w:val="left" w:leader="none" w:pos="3940"/>
            </w:tabs>
            <w:rPr>
              <w:del w:author="udhaya kumar" w:id="6" w:date="2026-09-24T06:40:29Z"/>
              <w:rFonts w:ascii="Cambria" w:cs="Cambria" w:eastAsia="Cambria" w:hAnsi="Cambria"/>
              <w:sz w:val="22"/>
              <w:szCs w:val="22"/>
            </w:rPr>
          </w:pPr>
          <w:sdt>
            <w:sdtPr>
              <w:id w:val="1033634619"/>
              <w:tag w:val="goog_rdk_4285"/>
            </w:sdtPr>
            <w:sdtContent>
              <w:del w:author="udhaya kumar" w:id="6" w:date="2026-09-24T06:40:29Z">
                <w:r w:rsidDel="00000000" w:rsidR="00000000" w:rsidRPr="00000000">
                  <w:rPr>
                    <w:rtl w:val="0"/>
                  </w:rPr>
                </w:r>
              </w:del>
            </w:sdtContent>
          </w:sdt>
        </w:p>
      </w:sdtContent>
    </w:sdt>
    <w:sdt>
      <w:sdtPr>
        <w:id w:val="-431362019"/>
        <w:tag w:val="goog_rdk_4288"/>
      </w:sdtPr>
      <w:sdtContent>
        <w:p w:rsidR="00000000" w:rsidDel="00000000" w:rsidP="00000000" w:rsidRDefault="00000000" w:rsidRPr="00000000" w14:paraId="0000041D">
          <w:pPr>
            <w:tabs>
              <w:tab w:val="left" w:leader="none" w:pos="3940"/>
            </w:tabs>
            <w:rPr>
              <w:del w:author="udhaya kumar" w:id="6" w:date="2026-09-24T06:40:29Z"/>
              <w:rFonts w:ascii="Cambria" w:cs="Cambria" w:eastAsia="Cambria" w:hAnsi="Cambria"/>
            </w:rPr>
          </w:pPr>
          <w:sdt>
            <w:sdtPr>
              <w:id w:val="653309447"/>
              <w:tag w:val="goog_rdk_4287"/>
            </w:sdtPr>
            <w:sdtContent>
              <w:del w:author="udhaya kumar" w:id="6" w:date="2026-09-24T06:40:29Z">
                <w:r w:rsidDel="00000000" w:rsidR="00000000" w:rsidRPr="00000000">
                  <w:rPr>
                    <w:rFonts w:ascii="Cambria" w:cs="Cambria" w:eastAsia="Cambria" w:hAnsi="Cambria"/>
                  </w:rPr>
                  <w:drawing>
                    <wp:inline distB="0" distT="0" distL="0" distR="0">
                      <wp:extent cx="2286000" cy="3816626"/>
                      <wp:effectExtent b="0" l="0" r="0" t="0"/>
                      <wp:docPr id="2126916913" name="image12.png"/>
                      <a:graphic>
                        <a:graphicData uri="http://schemas.openxmlformats.org/drawingml/2006/picture">
                          <pic:pic>
                            <pic:nvPicPr>
                              <pic:cNvPr id="0" name="image12.png"/>
                              <pic:cNvPicPr preferRelativeResize="0"/>
                            </pic:nvPicPr>
                            <pic:blipFill>
                              <a:blip r:embed="rId12"/>
                              <a:srcRect b="27410" l="0" r="0" t="0"/>
                              <a:stretch>
                                <a:fillRect/>
                              </a:stretch>
                            </pic:blipFill>
                            <pic:spPr>
                              <a:xfrm>
                                <a:off x="0" y="0"/>
                                <a:ext cx="2286000" cy="3816626"/>
                              </a:xfrm>
                              <a:prstGeom prst="rect"/>
                              <a:ln/>
                            </pic:spPr>
                          </pic:pic>
                        </a:graphicData>
                      </a:graphic>
                    </wp:inline>
                  </w:drawing>
                </w:r>
                <w:r w:rsidDel="00000000" w:rsidR="00000000" w:rsidRPr="00000000">
                  <w:rPr>
                    <w:rtl w:val="0"/>
                  </w:rPr>
                </w:r>
              </w:del>
            </w:sdtContent>
          </w:sdt>
        </w:p>
      </w:sdtContent>
    </w:sdt>
    <w:sdt>
      <w:sdtPr>
        <w:id w:val="85646799"/>
        <w:tag w:val="goog_rdk_4290"/>
      </w:sdtPr>
      <w:sdtContent>
        <w:p w:rsidR="00000000" w:rsidDel="00000000" w:rsidP="00000000" w:rsidRDefault="00000000" w:rsidRPr="00000000" w14:paraId="0000041E">
          <w:pPr>
            <w:tabs>
              <w:tab w:val="left" w:leader="none" w:pos="3940"/>
            </w:tabs>
            <w:rPr>
              <w:del w:author="udhaya kumar" w:id="6" w:date="2026-09-24T06:40:29Z"/>
              <w:rFonts w:ascii="Cambria" w:cs="Cambria" w:eastAsia="Cambria" w:hAnsi="Cambria"/>
              <w:b w:val="1"/>
              <w:bCs w:val="1"/>
              <w:sz w:val="22"/>
              <w:szCs w:val="22"/>
            </w:rPr>
          </w:pPr>
          <w:sdt>
            <w:sdtPr>
              <w:id w:val="108864784"/>
              <w:tag w:val="goog_rdk_4289"/>
            </w:sdtPr>
            <w:sdtContent>
              <w:del w:author="udhaya kumar" w:id="6" w:date="2026-09-24T06:40:29Z">
                <w:r w:rsidDel="00000000" w:rsidR="00000000" w:rsidRPr="00000000">
                  <w:rPr>
                    <w:rFonts w:ascii="Cambria" w:cs="Cambria" w:eastAsia="Cambria" w:hAnsi="Cambria"/>
                    <w:b w:val="1"/>
                    <w:bCs w:val="1"/>
                    <w:sz w:val="22"/>
                    <w:szCs w:val="22"/>
                    <w:rtl w:val="0"/>
                  </w:rPr>
                  <w:delText xml:space="preserve">FIG. Showing the Folder Architecture</w:delText>
                </w:r>
              </w:del>
            </w:sdtContent>
          </w:sdt>
        </w:p>
      </w:sdtContent>
    </w:sdt>
    <w:sdt>
      <w:sdtPr>
        <w:id w:val="-947609582"/>
        <w:tag w:val="goog_rdk_4292"/>
      </w:sdtPr>
      <w:sdtContent>
        <w:p w:rsidR="00000000" w:rsidDel="00000000" w:rsidP="00000000" w:rsidRDefault="00000000" w:rsidRPr="00000000" w14:paraId="0000041F">
          <w:pPr>
            <w:spacing w:after="280" w:before="280" w:line="240" w:lineRule="auto"/>
            <w:jc w:val="both"/>
            <w:rPr>
              <w:del w:author="udhaya kumar" w:id="6" w:date="2026-09-24T06:40:29Z"/>
              <w:rFonts w:ascii="Cambria" w:cs="Cambria" w:eastAsia="Cambria" w:hAnsi="Cambria"/>
              <w:b w:val="1"/>
              <w:bCs w:val="1"/>
              <w:color w:val="000000"/>
            </w:rPr>
          </w:pPr>
          <w:sdt>
            <w:sdtPr>
              <w:id w:val="-607295208"/>
              <w:tag w:val="goog_rdk_4291"/>
            </w:sdtPr>
            <w:sdtContent>
              <w:del w:author="udhaya kumar" w:id="6" w:date="2026-09-24T06:40:29Z">
                <w:r w:rsidDel="00000000" w:rsidR="00000000" w:rsidRPr="00000000">
                  <w:rPr>
                    <w:rFonts w:ascii="Cambria" w:cs="Cambria" w:eastAsia="Cambria" w:hAnsi="Cambria"/>
                    <w:b w:val="1"/>
                    <w:bCs w:val="1"/>
                    <w:color w:val="000000"/>
                    <w:rtl w:val="0"/>
                  </w:rPr>
                  <w:delText xml:space="preserve">MILESTONE 2: Core Functionalities Development</w:delText>
                </w:r>
              </w:del>
            </w:sdtContent>
          </w:sdt>
        </w:p>
      </w:sdtContent>
    </w:sdt>
    <w:sdt>
      <w:sdtPr>
        <w:id w:val="-1952008916"/>
        <w:tag w:val="goog_rdk_4294"/>
      </w:sdtPr>
      <w:sdtContent>
        <w:p w:rsidR="00000000" w:rsidDel="00000000" w:rsidP="00000000" w:rsidRDefault="00000000" w:rsidRPr="00000000" w14:paraId="00000420">
          <w:pPr>
            <w:spacing w:after="280" w:before="280" w:line="240" w:lineRule="auto"/>
            <w:jc w:val="both"/>
            <w:rPr>
              <w:del w:author="udhaya kumar" w:id="6" w:date="2026-09-24T06:40:29Z"/>
              <w:rFonts w:ascii="Cambria" w:cs="Cambria" w:eastAsia="Cambria" w:hAnsi="Cambria"/>
              <w:b w:val="1"/>
              <w:bCs w:val="1"/>
              <w:color w:val="000000"/>
            </w:rPr>
          </w:pPr>
          <w:sdt>
            <w:sdtPr>
              <w:id w:val="-1146869883"/>
              <w:tag w:val="goog_rdk_4293"/>
            </w:sdtPr>
            <w:sdtContent>
              <w:del w:author="udhaya kumar" w:id="6" w:date="2026-09-24T06:40:29Z">
                <w:r w:rsidDel="00000000" w:rsidR="00000000" w:rsidRPr="00000000">
                  <w:rPr>
                    <w:rFonts w:ascii="Cambria" w:cs="Cambria" w:eastAsia="Cambria" w:hAnsi="Cambria"/>
                    <w:b w:val="1"/>
                    <w:bCs w:val="1"/>
                    <w:color w:val="000000"/>
                    <w:rtl w:val="0"/>
                  </w:rPr>
                  <w:delText xml:space="preserve">Activity 2.1. : </w:delText>
                </w:r>
                <w:r w:rsidDel="00000000" w:rsidR="00000000" w:rsidRPr="00000000">
                  <w:rPr>
                    <w:rFonts w:ascii="Cambria" w:cs="Cambria" w:eastAsia="Cambria" w:hAnsi="Cambria"/>
                    <w:color w:val="000000"/>
                    <w:rtl w:val="0"/>
                  </w:rPr>
                  <w:delText xml:space="preserve">Module Implementation</w:delText>
                </w:r>
                <w:r w:rsidDel="00000000" w:rsidR="00000000" w:rsidRPr="00000000">
                  <w:rPr>
                    <w:rtl w:val="0"/>
                  </w:rPr>
                </w:r>
              </w:del>
            </w:sdtContent>
          </w:sdt>
        </w:p>
      </w:sdtContent>
    </w:sdt>
    <w:sdt>
      <w:sdtPr>
        <w:id w:val="1075699220"/>
        <w:tag w:val="goog_rdk_4296"/>
      </w:sdtPr>
      <w:sdtContent>
        <w:p w:rsidR="00000000" w:rsidDel="00000000" w:rsidP="00000000" w:rsidRDefault="00000000" w:rsidRPr="00000000" w14:paraId="00000421">
          <w:pPr>
            <w:numPr>
              <w:ilvl w:val="0"/>
              <w:numId w:val="14"/>
            </w:numPr>
            <w:spacing w:after="280" w:before="280" w:line="240" w:lineRule="auto"/>
            <w:ind w:left="720" w:hanging="360"/>
            <w:jc w:val="both"/>
            <w:rPr>
              <w:del w:author="udhaya kumar" w:id="6" w:date="2026-09-24T06:40:29Z"/>
              <w:rFonts w:ascii="Cambria" w:cs="Cambria" w:eastAsia="Cambria" w:hAnsi="Cambria"/>
              <w:color w:val="000000"/>
              <w:sz w:val="22"/>
              <w:szCs w:val="22"/>
            </w:rPr>
          </w:pPr>
          <w:sdt>
            <w:sdtPr>
              <w:id w:val="-1376616076"/>
              <w:tag w:val="goog_rdk_4295"/>
            </w:sdtPr>
            <w:sdtContent>
              <w:del w:author="udhaya kumar" w:id="6" w:date="2026-09-24T06:40:29Z">
                <w:r w:rsidDel="00000000" w:rsidR="00000000" w:rsidRPr="00000000">
                  <w:rPr>
                    <w:rFonts w:ascii="Cambria" w:cs="Cambria" w:eastAsia="Cambria" w:hAnsi="Cambria"/>
                    <w:color w:val="000000"/>
                    <w:sz w:val="22"/>
                    <w:szCs w:val="22"/>
                    <w:rtl w:val="0"/>
                  </w:rPr>
                  <w:delText xml:space="preserve">Explanation Module</w:delText>
                </w:r>
              </w:del>
            </w:sdtContent>
          </w:sdt>
        </w:p>
      </w:sdtContent>
    </w:sdt>
    <w:sdt>
      <w:sdtPr>
        <w:id w:val="798898343"/>
        <w:tag w:val="goog_rdk_4298"/>
      </w:sdtPr>
      <w:sdtContent>
        <w:p w:rsidR="00000000" w:rsidDel="00000000" w:rsidP="00000000" w:rsidRDefault="00000000" w:rsidRPr="00000000" w14:paraId="00000422">
          <w:pPr>
            <w:spacing w:after="280" w:before="280" w:line="240" w:lineRule="auto"/>
            <w:jc w:val="both"/>
            <w:rPr>
              <w:del w:author="udhaya kumar" w:id="6" w:date="2026-09-24T06:40:29Z"/>
              <w:rFonts w:ascii="Cambria" w:cs="Cambria" w:eastAsia="Cambria" w:hAnsi="Cambria"/>
              <w:color w:val="000000"/>
              <w:sz w:val="22"/>
              <w:szCs w:val="22"/>
            </w:rPr>
          </w:pPr>
          <w:sdt>
            <w:sdtPr>
              <w:id w:val="511102081"/>
              <w:tag w:val="goog_rdk_4297"/>
            </w:sdtPr>
            <w:sdtContent>
              <w:del w:author="udhaya kumar" w:id="6" w:date="2026-09-24T06:40:29Z">
                <w:r w:rsidDel="00000000" w:rsidR="00000000" w:rsidRPr="00000000">
                  <w:rPr>
                    <w:rFonts w:ascii="Cambria" w:cs="Cambria" w:eastAsia="Cambria" w:hAnsi="Cambria"/>
                    <w:color w:val="000000"/>
                    <w:sz w:val="22"/>
                    <w:szCs w:val="22"/>
                    <w:rtl w:val="0"/>
                  </w:rPr>
                  <w:delTex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delText>
                </w:r>
              </w:del>
            </w:sdtContent>
          </w:sdt>
        </w:p>
      </w:sdtContent>
    </w:sdt>
    <w:sdt>
      <w:sdtPr>
        <w:id w:val="338433875"/>
        <w:tag w:val="goog_rdk_4300"/>
      </w:sdtPr>
      <w:sdtContent>
        <w:p w:rsidR="00000000" w:rsidDel="00000000" w:rsidP="00000000" w:rsidRDefault="00000000" w:rsidRPr="00000000" w14:paraId="00000423">
          <w:pPr>
            <w:spacing w:after="280" w:before="280" w:line="240" w:lineRule="auto"/>
            <w:jc w:val="center"/>
            <w:rPr>
              <w:del w:author="udhaya kumar" w:id="6" w:date="2026-09-24T06:40:29Z"/>
              <w:rFonts w:ascii="Cambria" w:cs="Cambria" w:eastAsia="Cambria" w:hAnsi="Cambria"/>
              <w:color w:val="000000"/>
              <w:sz w:val="22"/>
              <w:szCs w:val="22"/>
            </w:rPr>
          </w:pPr>
          <w:sdt>
            <w:sdtPr>
              <w:id w:val="559015193"/>
              <w:tag w:val="goog_rdk_4299"/>
            </w:sdtPr>
            <w:sdtContent>
              <w:del w:author="udhaya kumar" w:id="6" w:date="2026-09-24T06:40:29Z">
                <w:r w:rsidDel="00000000" w:rsidR="00000000" w:rsidRPr="00000000">
                  <w:rPr/>
                  <w:drawing>
                    <wp:inline distB="0" distT="0" distL="0" distR="0">
                      <wp:extent cx="5731510" cy="2904490"/>
                      <wp:effectExtent b="0" l="0" r="0" t="0"/>
                      <wp:docPr id="21269169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510" cy="2904490"/>
                              </a:xfrm>
                              <a:prstGeom prst="rect"/>
                              <a:ln/>
                            </pic:spPr>
                          </pic:pic>
                        </a:graphicData>
                      </a:graphic>
                    </wp:inline>
                  </w:drawing>
                </w:r>
                <w:r w:rsidDel="00000000" w:rsidR="00000000" w:rsidRPr="00000000">
                  <w:rPr>
                    <w:rtl w:val="0"/>
                  </w:rPr>
                </w:r>
              </w:del>
            </w:sdtContent>
          </w:sdt>
        </w:p>
      </w:sdtContent>
    </w:sdt>
    <w:sdt>
      <w:sdtPr>
        <w:id w:val="888740256"/>
        <w:tag w:val="goog_rdk_4302"/>
      </w:sdtPr>
      <w:sdtContent>
        <w:p w:rsidR="00000000" w:rsidDel="00000000" w:rsidP="00000000" w:rsidRDefault="00000000" w:rsidRPr="00000000" w14:paraId="00000424">
          <w:pPr>
            <w:spacing w:after="280" w:before="280" w:line="240" w:lineRule="auto"/>
            <w:jc w:val="center"/>
            <w:rPr>
              <w:del w:author="udhaya kumar" w:id="6" w:date="2026-09-24T06:40:29Z"/>
              <w:rFonts w:ascii="Cambria" w:cs="Cambria" w:eastAsia="Cambria" w:hAnsi="Cambria"/>
              <w:b w:val="1"/>
              <w:bCs w:val="1"/>
              <w:color w:val="000000"/>
              <w:sz w:val="22"/>
              <w:szCs w:val="22"/>
            </w:rPr>
          </w:pPr>
          <w:sdt>
            <w:sdtPr>
              <w:id w:val="-2139931961"/>
              <w:tag w:val="goog_rdk_4301"/>
            </w:sdtPr>
            <w:sdtContent>
              <w:del w:author="udhaya kumar" w:id="6" w:date="2026-09-24T06:40:29Z">
                <w:r w:rsidDel="00000000" w:rsidR="00000000" w:rsidRPr="00000000">
                  <w:rPr>
                    <w:rFonts w:ascii="Cambria" w:cs="Cambria" w:eastAsia="Cambria" w:hAnsi="Cambria"/>
                    <w:b w:val="1"/>
                    <w:bCs w:val="1"/>
                    <w:color w:val="000000"/>
                    <w:sz w:val="22"/>
                    <w:szCs w:val="22"/>
                    <w:rtl w:val="0"/>
                  </w:rPr>
                  <w:delText xml:space="preserve">Fig. Explanation module logic</w:delText>
                </w:r>
              </w:del>
            </w:sdtContent>
          </w:sdt>
        </w:p>
      </w:sdtContent>
    </w:sdt>
    <w:sdt>
      <w:sdtPr>
        <w:id w:val="-568090107"/>
        <w:tag w:val="goog_rdk_4304"/>
      </w:sdtPr>
      <w:sdtContent>
        <w:p w:rsidR="00000000" w:rsidDel="00000000" w:rsidP="00000000" w:rsidRDefault="00000000" w:rsidRPr="00000000" w14:paraId="00000425">
          <w:pPr>
            <w:numPr>
              <w:ilvl w:val="0"/>
              <w:numId w:val="14"/>
            </w:numPr>
            <w:spacing w:after="280" w:before="280" w:line="240" w:lineRule="auto"/>
            <w:ind w:left="720" w:hanging="360"/>
            <w:jc w:val="both"/>
            <w:rPr>
              <w:del w:author="udhaya kumar" w:id="6" w:date="2026-09-24T06:40:29Z"/>
              <w:rFonts w:ascii="Cambria" w:cs="Cambria" w:eastAsia="Cambria" w:hAnsi="Cambria"/>
              <w:color w:val="000000"/>
              <w:sz w:val="22"/>
              <w:szCs w:val="22"/>
            </w:rPr>
          </w:pPr>
          <w:sdt>
            <w:sdtPr>
              <w:id w:val="458451656"/>
              <w:tag w:val="goog_rdk_4303"/>
            </w:sdtPr>
            <w:sdtContent>
              <w:del w:author="udhaya kumar" w:id="6" w:date="2026-09-24T06:40:29Z">
                <w:r w:rsidDel="00000000" w:rsidR="00000000" w:rsidRPr="00000000">
                  <w:rPr>
                    <w:rFonts w:ascii="Cambria" w:cs="Cambria" w:eastAsia="Cambria" w:hAnsi="Cambria"/>
                    <w:color w:val="000000"/>
                    <w:sz w:val="22"/>
                    <w:szCs w:val="22"/>
                    <w:rtl w:val="0"/>
                  </w:rPr>
                  <w:delText xml:space="preserve">QnA Module</w:delText>
                </w:r>
              </w:del>
            </w:sdtContent>
          </w:sdt>
        </w:p>
      </w:sdtContent>
    </w:sdt>
    <w:sdt>
      <w:sdtPr>
        <w:id w:val="1726261338"/>
        <w:tag w:val="goog_rdk_4306"/>
      </w:sdtPr>
      <w:sdtContent>
        <w:p w:rsidR="00000000" w:rsidDel="00000000" w:rsidP="00000000" w:rsidRDefault="00000000" w:rsidRPr="00000000" w14:paraId="00000426">
          <w:pPr>
            <w:spacing w:after="280" w:before="280" w:line="240" w:lineRule="auto"/>
            <w:jc w:val="both"/>
            <w:rPr>
              <w:del w:author="udhaya kumar" w:id="6" w:date="2026-09-24T06:40:29Z"/>
              <w:rFonts w:ascii="Cambria" w:cs="Cambria" w:eastAsia="Cambria" w:hAnsi="Cambria"/>
              <w:color w:val="000000"/>
              <w:sz w:val="22"/>
              <w:szCs w:val="22"/>
            </w:rPr>
          </w:pPr>
          <w:sdt>
            <w:sdtPr>
              <w:id w:val="864640947"/>
              <w:tag w:val="goog_rdk_4305"/>
            </w:sdtPr>
            <w:sdtContent>
              <w:del w:author="udhaya kumar" w:id="6" w:date="2026-09-24T06:40:29Z">
                <w:r w:rsidDel="00000000" w:rsidR="00000000" w:rsidRPr="00000000">
                  <w:rPr>
                    <w:rFonts w:ascii="Cambria" w:cs="Cambria" w:eastAsia="Cambria" w:hAnsi="Cambria"/>
                    <w:color w:val="000000"/>
                    <w:sz w:val="22"/>
                    <w:szCs w:val="22"/>
                    <w:rtl w:val="0"/>
                  </w:rPr>
                  <w:delTex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delText>
                </w:r>
              </w:del>
            </w:sdtContent>
          </w:sdt>
        </w:p>
      </w:sdtContent>
    </w:sdt>
    <w:sdt>
      <w:sdtPr>
        <w:id w:val="-1449088259"/>
        <w:tag w:val="goog_rdk_4308"/>
      </w:sdtPr>
      <w:sdtContent>
        <w:p w:rsidR="00000000" w:rsidDel="00000000" w:rsidP="00000000" w:rsidRDefault="00000000" w:rsidRPr="00000000" w14:paraId="00000427">
          <w:pPr>
            <w:spacing w:after="280" w:before="280" w:line="240" w:lineRule="auto"/>
            <w:jc w:val="center"/>
            <w:rPr>
              <w:del w:author="udhaya kumar" w:id="6" w:date="2026-09-24T06:40:29Z"/>
              <w:rFonts w:ascii="Cambria" w:cs="Cambria" w:eastAsia="Cambria" w:hAnsi="Cambria"/>
              <w:b w:val="1"/>
              <w:bCs w:val="1"/>
              <w:color w:val="000000"/>
              <w:sz w:val="22"/>
              <w:szCs w:val="22"/>
            </w:rPr>
          </w:pPr>
          <w:sdt>
            <w:sdtPr>
              <w:id w:val="-257752873"/>
              <w:tag w:val="goog_rdk_4307"/>
            </w:sdtPr>
            <w:sdtContent>
              <w:del w:author="udhaya kumar" w:id="6" w:date="2026-09-24T06:40:29Z">
                <w:r w:rsidDel="00000000" w:rsidR="00000000" w:rsidRPr="00000000">
                  <w:rPr>
                    <w:b w:val="1"/>
                    <w:bCs w:val="1"/>
                  </w:rPr>
                  <w:drawing>
                    <wp:inline distB="0" distT="0" distL="0" distR="0">
                      <wp:extent cx="5731510" cy="1038860"/>
                      <wp:effectExtent b="0" l="0" r="0" t="0"/>
                      <wp:docPr id="21269169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510" cy="1038860"/>
                              </a:xfrm>
                              <a:prstGeom prst="rect"/>
                              <a:ln/>
                            </pic:spPr>
                          </pic:pic>
                        </a:graphicData>
                      </a:graphic>
                    </wp:inline>
                  </w:drawing>
                </w:r>
                <w:r w:rsidDel="00000000" w:rsidR="00000000" w:rsidRPr="00000000">
                  <w:rPr>
                    <w:rtl w:val="0"/>
                  </w:rPr>
                </w:r>
              </w:del>
            </w:sdtContent>
          </w:sdt>
        </w:p>
      </w:sdtContent>
    </w:sdt>
    <w:sdt>
      <w:sdtPr>
        <w:id w:val="-324194051"/>
        <w:tag w:val="goog_rdk_4310"/>
      </w:sdtPr>
      <w:sdtContent>
        <w:p w:rsidR="00000000" w:rsidDel="00000000" w:rsidP="00000000" w:rsidRDefault="00000000" w:rsidRPr="00000000" w14:paraId="00000428">
          <w:pPr>
            <w:spacing w:after="280" w:before="280" w:line="240" w:lineRule="auto"/>
            <w:jc w:val="center"/>
            <w:rPr>
              <w:del w:author="udhaya kumar" w:id="6" w:date="2026-09-24T06:40:29Z"/>
              <w:rFonts w:ascii="Cambria" w:cs="Cambria" w:eastAsia="Cambria" w:hAnsi="Cambria"/>
              <w:b w:val="1"/>
              <w:bCs w:val="1"/>
              <w:color w:val="000000"/>
              <w:sz w:val="22"/>
              <w:szCs w:val="22"/>
            </w:rPr>
          </w:pPr>
          <w:sdt>
            <w:sdtPr>
              <w:id w:val="314097019"/>
              <w:tag w:val="goog_rdk_4309"/>
            </w:sdtPr>
            <w:sdtContent>
              <w:del w:author="udhaya kumar" w:id="6" w:date="2026-09-24T06:40:29Z">
                <w:r w:rsidDel="00000000" w:rsidR="00000000" w:rsidRPr="00000000">
                  <w:rPr>
                    <w:rFonts w:ascii="Cambria" w:cs="Cambria" w:eastAsia="Cambria" w:hAnsi="Cambria"/>
                    <w:b w:val="1"/>
                    <w:bCs w:val="1"/>
                    <w:color w:val="000000"/>
                    <w:sz w:val="22"/>
                    <w:szCs w:val="22"/>
                    <w:rtl w:val="0"/>
                  </w:rPr>
                  <w:delText xml:space="preserve">Fig. Q/A Module</w:delText>
                </w:r>
              </w:del>
            </w:sdtContent>
          </w:sdt>
        </w:p>
      </w:sdtContent>
    </w:sdt>
    <w:sdt>
      <w:sdtPr>
        <w:id w:val="1358790216"/>
        <w:tag w:val="goog_rdk_4312"/>
      </w:sdtPr>
      <w:sdtContent>
        <w:p w:rsidR="00000000" w:rsidDel="00000000" w:rsidP="00000000" w:rsidRDefault="00000000" w:rsidRPr="00000000" w14:paraId="00000429">
          <w:pPr>
            <w:numPr>
              <w:ilvl w:val="0"/>
              <w:numId w:val="14"/>
            </w:numPr>
            <w:spacing w:after="280" w:before="280" w:line="240" w:lineRule="auto"/>
            <w:ind w:left="720" w:hanging="360"/>
            <w:jc w:val="both"/>
            <w:rPr>
              <w:del w:author="udhaya kumar" w:id="6" w:date="2026-09-24T06:40:29Z"/>
              <w:rFonts w:ascii="Cambria" w:cs="Cambria" w:eastAsia="Cambria" w:hAnsi="Cambria"/>
              <w:color w:val="000000"/>
              <w:sz w:val="22"/>
              <w:szCs w:val="22"/>
            </w:rPr>
          </w:pPr>
          <w:sdt>
            <w:sdtPr>
              <w:id w:val="-1155929023"/>
              <w:tag w:val="goog_rdk_4311"/>
            </w:sdtPr>
            <w:sdtContent>
              <w:del w:author="udhaya kumar" w:id="6" w:date="2026-09-24T06:40:29Z">
                <w:r w:rsidDel="00000000" w:rsidR="00000000" w:rsidRPr="00000000">
                  <w:rPr>
                    <w:rFonts w:ascii="Cambria" w:cs="Cambria" w:eastAsia="Cambria" w:hAnsi="Cambria"/>
                    <w:color w:val="000000"/>
                    <w:sz w:val="22"/>
                    <w:szCs w:val="22"/>
                    <w:rtl w:val="0"/>
                  </w:rPr>
                  <w:delText xml:space="preserve">Quiz Module</w:delText>
                </w:r>
              </w:del>
            </w:sdtContent>
          </w:sdt>
        </w:p>
      </w:sdtContent>
    </w:sdt>
    <w:sdt>
      <w:sdtPr>
        <w:id w:val="1559919872"/>
        <w:tag w:val="goog_rdk_4317"/>
      </w:sdtPr>
      <w:sdtContent>
        <w:p w:rsidR="00000000" w:rsidDel="00000000" w:rsidP="00000000" w:rsidRDefault="00000000" w:rsidRPr="00000000" w14:paraId="0000042A">
          <w:pPr>
            <w:rPr>
              <w:del w:author="udhaya kumar" w:id="6" w:date="2026-09-24T06:40:29Z"/>
              <w:rFonts w:ascii="Arial" w:cs="Arial" w:eastAsia="Arial" w:hAnsi="Arial"/>
              <w:b w:val="0"/>
              <w:bCs w:val="0"/>
              <w:i w:val="0"/>
              <w:iCs w:val="0"/>
              <w:smallCaps w:val="0"/>
              <w:strike w:val="0"/>
              <w:color w:val="000000"/>
              <w:sz w:val="22"/>
              <w:szCs w:val="22"/>
              <w:u w:val="none"/>
              <w:shd w:fill="auto" w:val="clear"/>
              <w:vertAlign w:val="baseline"/>
              <w:rPrChange w:author="Renuka Renuka" w:id="116" w:date="2026-09-24T05:40:27Z">
                <w:rPr>
                  <w:rFonts w:ascii="Cambria" w:cs="Cambria" w:eastAsia="Cambria" w:hAnsi="Cambria"/>
                  <w:color w:val="000000"/>
                  <w:sz w:val="22"/>
                  <w:szCs w:val="22"/>
                </w:rPr>
              </w:rPrChange>
            </w:rPr>
            <w:pPrChange w:author="Renuka Renuka" w:id="0" w:date="2026-09-24T05:40:27Z">
              <w:pPr>
                <w:spacing w:after="280" w:before="280" w:line="240" w:lineRule="auto"/>
                <w:jc w:val="both"/>
              </w:pPr>
            </w:pPrChange>
          </w:pPr>
          <w:sdt>
            <w:sdtPr>
              <w:id w:val="-2078633983"/>
              <w:tag w:val="goog_rdk_4313"/>
            </w:sdtPr>
            <w:sdtContent>
              <w:del w:author="udhaya kumar" w:id="6" w:date="2026-09-24T06:40:29Z"/>
              <w:sdt>
                <w:sdtPr>
                  <w:id w:val="-14807977"/>
                  <w:tag w:val="goog_rdk_4314"/>
                </w:sdtPr>
                <w:sdtContent>
                  <w:del w:author="udhaya kumar" w:id="6" w:date="2026-09-24T06:40:29Z">
                    <w:r w:rsidDel="00000000" w:rsidR="00000000" w:rsidRPr="00000000">
                      <w:rPr>
                        <w:rtl w:val="0"/>
                        <w:rPrChange w:author="Renuka Renuka" w:id="116" w:date="2026-09-24T05:40:27Z">
                          <w:rPr>
                            <w:rFonts w:ascii="Cambria" w:cs="Cambria" w:eastAsia="Cambria" w:hAnsi="Cambria"/>
                            <w:color w:val="000000"/>
                            <w:sz w:val="22"/>
                            <w:szCs w:val="22"/>
                          </w:rPr>
                        </w:rPrChange>
                      </w:rPr>
                      <w:delText xml:space="preserve">EduGenie generates three multiple-choice questions (MCQs) from a given passage, each containing four carefully crafted options. It utilizes the Gemini model to comprehend the context and meaning of the passage, ensuring</w:delText>
                    </w:r>
                  </w:del>
                </w:sdtContent>
              </w:sdt>
              <w:del w:author="udhaya kumar" w:id="6" w:date="2026-09-24T06:40:29Z">
                <w:sdt>
                  <w:sdtPr>
                    <w:id w:val="-170207927"/>
                    <w:tag w:val="goog_rdk_4315"/>
                  </w:sdtPr>
                  <w:sdtContent>
                    <w:r w:rsidDel="00000000" w:rsidR="00000000" w:rsidRPr="00000000">
                      <w:rPr>
                        <w:rtl w:val="0"/>
                        <w:rPrChange w:author="Renuka Renuka" w:id="116" w:date="2026-09-24T05:40:27Z">
                          <w:rPr>
                            <w:rFonts w:ascii="Cambria" w:cs="Cambria" w:eastAsia="Cambria" w:hAnsi="Cambria"/>
                            <w:color w:val="000000"/>
                            <w:sz w:val="22"/>
                            <w:szCs w:val="22"/>
                          </w:rPr>
                        </w:rPrChange>
                      </w:rPr>
                      <w:delText xml:space="preserve"> that the questions are</w:delText>
                    </w:r>
                  </w:sdtContent>
                </w:sdt>
                <w:sdt>
                  <w:sdtPr>
                    <w:id w:val="-829707038"/>
                    <w:tag w:val="goog_rdk_4316"/>
                  </w:sdtPr>
                  <w:sdtContent>
                    <w:r w:rsidDel="00000000" w:rsidR="00000000" w:rsidRPr="00000000">
                      <w:rPr>
                        <w:rtl w:val="0"/>
                        <w:rPrChange w:author="Renuka Renuka" w:id="116" w:date="2026-09-24T05:40:27Z">
                          <w:rPr>
                            <w:rFonts w:ascii="Cambria" w:cs="Cambria" w:eastAsia="Cambria" w:hAnsi="Cambria"/>
                            <w:color w:val="000000"/>
                            <w:sz w:val="22"/>
                            <w:szCs w:val="22"/>
                          </w:rPr>
                        </w:rPrChange>
                      </w:rPr>
                      <w:delText xml:space="preserve"> relevant and the distractors are plausible. The final output is structured in JSON format for easy integration.</w:delText>
                    </w:r>
                  </w:sdtContent>
                </w:sdt>
              </w:del>
            </w:sdtContent>
          </w:sdt>
        </w:p>
      </w:sdtContent>
    </w:sdt>
    <w:sdt>
      <w:sdtPr>
        <w:id w:val="679267562"/>
        <w:tag w:val="goog_rdk_4319"/>
      </w:sdtPr>
      <w:sdtContent>
        <w:p w:rsidR="00000000" w:rsidDel="00000000" w:rsidP="00000000" w:rsidRDefault="00000000" w:rsidRPr="00000000" w14:paraId="0000042B">
          <w:pPr>
            <w:spacing w:after="280" w:before="280" w:line="240" w:lineRule="auto"/>
            <w:jc w:val="both"/>
            <w:rPr>
              <w:del w:author="udhaya kumar" w:id="6" w:date="2026-09-24T06:40:29Z"/>
              <w:rFonts w:ascii="Cambria" w:cs="Cambria" w:eastAsia="Cambria" w:hAnsi="Cambria"/>
              <w:color w:val="000000"/>
              <w:sz w:val="22"/>
              <w:szCs w:val="22"/>
            </w:rPr>
          </w:pPr>
          <w:sdt>
            <w:sdtPr>
              <w:id w:val="-1665371565"/>
              <w:tag w:val="goog_rdk_4318"/>
            </w:sdtPr>
            <w:sdtContent>
              <w:del w:author="udhaya kumar" w:id="6" w:date="2026-09-24T06:40:29Z">
                <w:r w:rsidDel="00000000" w:rsidR="00000000" w:rsidRPr="00000000">
                  <w:rPr>
                    <w:rFonts w:ascii="Cambria" w:cs="Cambria" w:eastAsia="Cambria" w:hAnsi="Cambria"/>
                    <w:color w:val="000000"/>
                    <w:sz w:val="22"/>
                    <w:szCs w:val="22"/>
                  </w:rPr>
                  <w:drawing>
                    <wp:inline distB="0" distT="0" distL="0" distR="0">
                      <wp:extent cx="5731510" cy="4703445"/>
                      <wp:effectExtent b="0" l="0" r="0" t="0"/>
                      <wp:docPr id="212691691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510" cy="4703445"/>
                              </a:xfrm>
                              <a:prstGeom prst="rect"/>
                              <a:ln/>
                            </pic:spPr>
                          </pic:pic>
                        </a:graphicData>
                      </a:graphic>
                    </wp:inline>
                  </w:drawing>
                </w:r>
                <w:r w:rsidDel="00000000" w:rsidR="00000000" w:rsidRPr="00000000">
                  <w:rPr>
                    <w:rtl w:val="0"/>
                  </w:rPr>
                </w:r>
              </w:del>
            </w:sdtContent>
          </w:sdt>
        </w:p>
      </w:sdtContent>
    </w:sdt>
    <w:sdt>
      <w:sdtPr>
        <w:id w:val="-260357878"/>
        <w:tag w:val="goog_rdk_4321"/>
      </w:sdtPr>
      <w:sdtContent>
        <w:p w:rsidR="00000000" w:rsidDel="00000000" w:rsidP="00000000" w:rsidRDefault="00000000" w:rsidRPr="00000000" w14:paraId="0000042C">
          <w:pPr>
            <w:spacing w:after="280" w:before="280" w:line="240" w:lineRule="auto"/>
            <w:jc w:val="center"/>
            <w:rPr>
              <w:del w:author="udhaya kumar" w:id="6" w:date="2026-09-24T06:40:29Z"/>
              <w:rFonts w:ascii="Cambria" w:cs="Cambria" w:eastAsia="Cambria" w:hAnsi="Cambria"/>
              <w:b w:val="1"/>
              <w:bCs w:val="1"/>
              <w:color w:val="000000"/>
              <w:sz w:val="22"/>
              <w:szCs w:val="22"/>
            </w:rPr>
          </w:pPr>
          <w:sdt>
            <w:sdtPr>
              <w:id w:val="-90615441"/>
              <w:tag w:val="goog_rdk_4320"/>
            </w:sdtPr>
            <w:sdtContent>
              <w:del w:author="udhaya kumar" w:id="6" w:date="2026-09-24T06:40:29Z">
                <w:r w:rsidDel="00000000" w:rsidR="00000000" w:rsidRPr="00000000">
                  <w:rPr>
                    <w:rFonts w:ascii="Cambria" w:cs="Cambria" w:eastAsia="Cambria" w:hAnsi="Cambria"/>
                    <w:b w:val="1"/>
                    <w:bCs w:val="1"/>
                    <w:color w:val="000000"/>
                    <w:sz w:val="22"/>
                    <w:szCs w:val="22"/>
                    <w:rtl w:val="0"/>
                  </w:rPr>
                  <w:delText xml:space="preserve">Fig. Quiz Module Logic</w:delText>
                </w:r>
              </w:del>
            </w:sdtContent>
          </w:sdt>
        </w:p>
      </w:sdtContent>
    </w:sdt>
    <w:sdt>
      <w:sdtPr>
        <w:id w:val="1265251283"/>
        <w:tag w:val="goog_rdk_4323"/>
      </w:sdtPr>
      <w:sdtContent>
        <w:p w:rsidR="00000000" w:rsidDel="00000000" w:rsidP="00000000" w:rsidRDefault="00000000" w:rsidRPr="00000000" w14:paraId="0000042D">
          <w:pPr>
            <w:spacing w:after="280" w:before="280" w:line="240" w:lineRule="auto"/>
            <w:jc w:val="both"/>
            <w:rPr>
              <w:del w:author="udhaya kumar" w:id="6" w:date="2026-09-24T06:40:29Z"/>
              <w:rFonts w:ascii="Cambria" w:cs="Cambria" w:eastAsia="Cambria" w:hAnsi="Cambria"/>
              <w:color w:val="000000"/>
              <w:sz w:val="22"/>
              <w:szCs w:val="22"/>
            </w:rPr>
          </w:pPr>
          <w:sdt>
            <w:sdtPr>
              <w:id w:val="-1523059982"/>
              <w:tag w:val="goog_rdk_4322"/>
            </w:sdtPr>
            <w:sdtContent>
              <w:del w:author="udhaya kumar" w:id="6" w:date="2026-09-24T06:40:29Z">
                <w:r w:rsidDel="00000000" w:rsidR="00000000" w:rsidRPr="00000000">
                  <w:rPr>
                    <w:rFonts w:ascii="Cambria" w:cs="Cambria" w:eastAsia="Cambria" w:hAnsi="Cambria"/>
                    <w:color w:val="000000"/>
                    <w:sz w:val="22"/>
                    <w:szCs w:val="22"/>
                    <w:rtl w:val="0"/>
                  </w:rPr>
                  <w:delTex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delText>
                </w:r>
              </w:del>
            </w:sdtContent>
          </w:sdt>
        </w:p>
      </w:sdtContent>
    </w:sdt>
    <w:sdt>
      <w:sdtPr>
        <w:id w:val="-1396259661"/>
        <w:tag w:val="goog_rdk_4325"/>
      </w:sdtPr>
      <w:sdtContent>
        <w:p w:rsidR="00000000" w:rsidDel="00000000" w:rsidP="00000000" w:rsidRDefault="00000000" w:rsidRPr="00000000" w14:paraId="0000042E">
          <w:pPr>
            <w:numPr>
              <w:ilvl w:val="0"/>
              <w:numId w:val="14"/>
            </w:numPr>
            <w:spacing w:after="280" w:before="280" w:line="240" w:lineRule="auto"/>
            <w:ind w:left="720" w:hanging="360"/>
            <w:jc w:val="both"/>
            <w:rPr>
              <w:del w:author="udhaya kumar" w:id="6" w:date="2026-09-24T06:40:29Z"/>
              <w:rFonts w:ascii="Cambria" w:cs="Cambria" w:eastAsia="Cambria" w:hAnsi="Cambria"/>
              <w:color w:val="000000"/>
              <w:sz w:val="22"/>
              <w:szCs w:val="22"/>
            </w:rPr>
          </w:pPr>
          <w:sdt>
            <w:sdtPr>
              <w:id w:val="-738965882"/>
              <w:tag w:val="goog_rdk_4324"/>
            </w:sdtPr>
            <w:sdtContent>
              <w:del w:author="udhaya kumar" w:id="6" w:date="2026-09-24T06:40:29Z">
                <w:r w:rsidDel="00000000" w:rsidR="00000000" w:rsidRPr="00000000">
                  <w:rPr>
                    <w:rFonts w:ascii="Cambria" w:cs="Cambria" w:eastAsia="Cambria" w:hAnsi="Cambria"/>
                    <w:color w:val="000000"/>
                    <w:sz w:val="22"/>
                    <w:szCs w:val="22"/>
                    <w:rtl w:val="0"/>
                  </w:rPr>
                  <w:delText xml:space="preserve">Summary Module</w:delText>
                </w:r>
              </w:del>
            </w:sdtContent>
          </w:sdt>
        </w:p>
      </w:sdtContent>
    </w:sdt>
    <w:sdt>
      <w:sdtPr>
        <w:id w:val="-279454696"/>
        <w:tag w:val="goog_rdk_4327"/>
      </w:sdtPr>
      <w:sdtContent>
        <w:p w:rsidR="00000000" w:rsidDel="00000000" w:rsidP="00000000" w:rsidRDefault="00000000" w:rsidRPr="00000000" w14:paraId="0000042F">
          <w:pPr>
            <w:spacing w:after="280" w:before="280" w:line="240" w:lineRule="auto"/>
            <w:rPr>
              <w:del w:author="udhaya kumar" w:id="6" w:date="2026-09-24T06:40:29Z"/>
              <w:rFonts w:ascii="Cambria" w:cs="Cambria" w:eastAsia="Cambria" w:hAnsi="Cambria"/>
              <w:color w:val="000000"/>
              <w:sz w:val="22"/>
              <w:szCs w:val="22"/>
            </w:rPr>
          </w:pPr>
          <w:sdt>
            <w:sdtPr>
              <w:id w:val="-1039678566"/>
              <w:tag w:val="goog_rdk_4326"/>
            </w:sdtPr>
            <w:sdtContent>
              <w:del w:author="udhaya kumar" w:id="6" w:date="2026-09-24T06:40:29Z">
                <w:r w:rsidDel="00000000" w:rsidR="00000000" w:rsidRPr="00000000">
                  <w:rPr>
                    <w:rFonts w:ascii="Cambria" w:cs="Cambria" w:eastAsia="Cambria" w:hAnsi="Cambria"/>
                    <w:color w:val="000000"/>
                    <w:sz w:val="22"/>
                    <w:szCs w:val="22"/>
                    <w:rtl w:val="0"/>
                  </w:rPr>
                  <w:delTex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delText>
                </w:r>
              </w:del>
            </w:sdtContent>
          </w:sdt>
        </w:p>
      </w:sdtContent>
    </w:sdt>
    <w:sdt>
      <w:sdtPr>
        <w:id w:val="-1525770735"/>
        <w:tag w:val="goog_rdk_4329"/>
      </w:sdtPr>
      <w:sdtContent>
        <w:p w:rsidR="00000000" w:rsidDel="00000000" w:rsidP="00000000" w:rsidRDefault="00000000" w:rsidRPr="00000000" w14:paraId="00000430">
          <w:pPr>
            <w:spacing w:after="280" w:before="280" w:line="240" w:lineRule="auto"/>
            <w:rPr>
              <w:del w:author="udhaya kumar" w:id="6" w:date="2026-09-24T06:40:29Z"/>
              <w:rFonts w:ascii="Cambria" w:cs="Cambria" w:eastAsia="Cambria" w:hAnsi="Cambria"/>
              <w:color w:val="000000"/>
              <w:sz w:val="22"/>
              <w:szCs w:val="22"/>
            </w:rPr>
          </w:pPr>
          <w:sdt>
            <w:sdtPr>
              <w:id w:val="753660190"/>
              <w:tag w:val="goog_rdk_4328"/>
            </w:sdtPr>
            <w:sdtContent>
              <w:del w:author="udhaya kumar" w:id="6" w:date="2026-09-24T06:40:29Z">
                <w:r w:rsidDel="00000000" w:rsidR="00000000" w:rsidRPr="00000000">
                  <w:rPr>
                    <w:rFonts w:ascii="Cambria" w:cs="Cambria" w:eastAsia="Cambria" w:hAnsi="Cambria"/>
                    <w:color w:val="000000"/>
                    <w:sz w:val="22"/>
                    <w:szCs w:val="22"/>
                  </w:rPr>
                  <w:drawing>
                    <wp:inline distB="0" distT="0" distL="0" distR="0">
                      <wp:extent cx="5731510" cy="1793875"/>
                      <wp:effectExtent b="0" l="0" r="0" t="0"/>
                      <wp:docPr id="212691691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510" cy="1793875"/>
                              </a:xfrm>
                              <a:prstGeom prst="rect"/>
                              <a:ln/>
                            </pic:spPr>
                          </pic:pic>
                        </a:graphicData>
                      </a:graphic>
                    </wp:inline>
                  </w:drawing>
                </w:r>
                <w:r w:rsidDel="00000000" w:rsidR="00000000" w:rsidRPr="00000000">
                  <w:rPr>
                    <w:rtl w:val="0"/>
                  </w:rPr>
                </w:r>
              </w:del>
            </w:sdtContent>
          </w:sdt>
        </w:p>
      </w:sdtContent>
    </w:sdt>
    <w:sdt>
      <w:sdtPr>
        <w:id w:val="-1958295735"/>
        <w:tag w:val="goog_rdk_4331"/>
      </w:sdtPr>
      <w:sdtContent>
        <w:p w:rsidR="00000000" w:rsidDel="00000000" w:rsidP="00000000" w:rsidRDefault="00000000" w:rsidRPr="00000000" w14:paraId="00000431">
          <w:pPr>
            <w:spacing w:after="280" w:before="280" w:line="240" w:lineRule="auto"/>
            <w:ind w:left="720" w:firstLine="0"/>
            <w:jc w:val="center"/>
            <w:rPr>
              <w:del w:author="udhaya kumar" w:id="6" w:date="2026-09-24T06:40:29Z"/>
              <w:rFonts w:ascii="Cambria" w:cs="Cambria" w:eastAsia="Cambria" w:hAnsi="Cambria"/>
              <w:b w:val="1"/>
              <w:bCs w:val="1"/>
              <w:color w:val="000000"/>
              <w:sz w:val="22"/>
              <w:szCs w:val="22"/>
            </w:rPr>
          </w:pPr>
          <w:sdt>
            <w:sdtPr>
              <w:id w:val="1048276302"/>
              <w:tag w:val="goog_rdk_4330"/>
            </w:sdtPr>
            <w:sdtContent>
              <w:del w:author="udhaya kumar" w:id="6" w:date="2026-09-24T06:40:29Z">
                <w:r w:rsidDel="00000000" w:rsidR="00000000" w:rsidRPr="00000000">
                  <w:rPr>
                    <w:rFonts w:ascii="Cambria" w:cs="Cambria" w:eastAsia="Cambria" w:hAnsi="Cambria"/>
                    <w:b w:val="1"/>
                    <w:bCs w:val="1"/>
                    <w:color w:val="000000"/>
                    <w:sz w:val="22"/>
                    <w:szCs w:val="22"/>
                    <w:rtl w:val="0"/>
                  </w:rPr>
                  <w:delText xml:space="preserve">Fig. Summary Module</w:delText>
                </w:r>
              </w:del>
            </w:sdtContent>
          </w:sdt>
        </w:p>
      </w:sdtContent>
    </w:sdt>
    <w:sdt>
      <w:sdtPr>
        <w:id w:val="-1027312613"/>
        <w:tag w:val="goog_rdk_4338"/>
      </w:sdtPr>
      <w:sdtContent>
        <w:p w:rsidR="00000000" w:rsidDel="00000000" w:rsidP="00000000" w:rsidRDefault="00000000" w:rsidRPr="00000000" w14:paraId="00000432">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2"/>
                  <w:szCs w:val="22"/>
                </w:rPr>
              </w:rPrChange>
            </w:rPr>
          </w:pPr>
          <w:sdt>
            <w:sdtPr>
              <w:id w:val="-1501338859"/>
              <w:tag w:val="goog_rdk_4334"/>
            </w:sdtPr>
            <w:sdtContent>
              <w:ins w:author="Santhosh Kumar" w:id="117" w:date="2026-09-23T13:30:39Z">
                <w:sdt>
                  <w:sdtPr>
                    <w:id w:val="588691607"/>
                    <w:tag w:val="goog_rdk_4335"/>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b w:val="1"/>
                              <w:bCs w:val="1"/>
                              <w:color w:val="000000"/>
                              <w:sz w:val="22"/>
                              <w:szCs w:val="22"/>
                            </w:rPr>
                          </w:rPrChange>
                        </w:rPr>
                        <w:drawing>
                          <wp:inline distB="0" distT="0" distL="0" distR="0">
                            <wp:extent cx="3957150" cy="749300"/>
                            <wp:effectExtent b="0" l="0" r="0" t="0"/>
                            <wp:docPr id="2126916900" name="image5.png"/>
                            <a:graphic>
                              <a:graphicData uri="http://schemas.openxmlformats.org/drawingml/2006/picture">
                                <pic:pic>
                                  <pic:nvPicPr>
                                    <pic:cNvPr id="0" name="image5.png"/>
                                    <pic:cNvPicPr preferRelativeResize="0"/>
                                  </pic:nvPicPr>
                                  <pic:blipFill>
                                    <a:blip r:embed="rId16"/>
                                    <a:srcRect b="35098" l="0" r="0" t="4257"/>
                                    <a:stretch>
                                      <a:fillRect/>
                                    </a:stretch>
                                  </pic:blipFill>
                                  <pic:spPr>
                                    <a:xfrm>
                                      <a:off x="0" y="0"/>
                                      <a:ext cx="3957150" cy="749300"/>
                                    </a:xfrm>
                                    <a:prstGeom prst="rect"/>
                                    <a:ln/>
                                  </pic:spPr>
                                </pic:pic>
                              </a:graphicData>
                            </a:graphic>
                          </wp:inline>
                        </w:drawing>
                      </w:r>
                      <w:r w:rsidDel="00000000" w:rsidR="00000000" w:rsidRPr="00000000">
                        <w:rPr>
                          <w:rFonts w:ascii="Cambria" w:cs="Cambria" w:eastAsia="Cambria" w:hAnsi="Cambria"/>
                          <w:sz w:val="22"/>
                          <w:szCs w:val="22"/>
                          <w:rPrChange w:author="Santhosh Kumar" w:id="118" w:date="2026-09-23T13:30:39Z">
                            <w:rPr>
                              <w:rFonts w:ascii="Cambria" w:cs="Cambria" w:eastAsia="Cambria" w:hAnsi="Cambria"/>
                              <w:b w:val="1"/>
                              <w:bCs w:val="1"/>
                              <w:color w:val="000000"/>
                              <w:sz w:val="22"/>
                              <w:szCs w:val="22"/>
                            </w:rPr>
                          </w:rPrChange>
                        </w:rPr>
                        <w:drawing>
                          <wp:inline distB="0" distT="0" distL="0" distR="0">
                            <wp:extent cx="3957150" cy="749300"/>
                            <wp:effectExtent b="0" l="0" r="0" t="0"/>
                            <wp:docPr id="2126916909" name="image5.png"/>
                            <a:graphic>
                              <a:graphicData uri="http://schemas.openxmlformats.org/drawingml/2006/picture">
                                <pic:pic>
                                  <pic:nvPicPr>
                                    <pic:cNvPr id="0" name="image5.png"/>
                                    <pic:cNvPicPr preferRelativeResize="0"/>
                                  </pic:nvPicPr>
                                  <pic:blipFill>
                                    <a:blip r:embed="rId16"/>
                                    <a:srcRect b="35098" l="0" r="0" t="4257"/>
                                    <a:stretch>
                                      <a:fillRect/>
                                    </a:stretch>
                                  </pic:blipFill>
                                  <pic:spPr>
                                    <a:xfrm>
                                      <a:off x="0" y="0"/>
                                      <a:ext cx="3957150" cy="749300"/>
                                    </a:xfrm>
                                    <a:prstGeom prst="rect"/>
                                    <a:ln/>
                                  </pic:spPr>
                                </pic:pic>
                              </a:graphicData>
                            </a:graphic>
                          </wp:inline>
                        </w:drawing>
                      </w:r>
                    </w:del>
                  </w:sdtContent>
                </w:sdt>
              </w:ins>
            </w:sdtContent>
          </w:sdt>
          <w:sdt>
            <w:sdtPr>
              <w:id w:val="677228617"/>
              <w:tag w:val="goog_rdk_4336"/>
            </w:sdtPr>
            <w:sdtContent>
              <w:del w:author="udhaya kumar" w:id="6" w:date="2026-09-24T06:40:29Z"/>
              <w:sdt>
                <w:sdtPr>
                  <w:id w:val="-180406743"/>
                  <w:tag w:val="goog_rdk_4337"/>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647805867"/>
        <w:tag w:val="goog_rdk_4341"/>
      </w:sdtPr>
      <w:sdtContent>
        <w:p w:rsidR="00000000" w:rsidDel="00000000" w:rsidP="00000000" w:rsidRDefault="00000000" w:rsidRPr="00000000" w14:paraId="000004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718575506"/>
              <w:tag w:val="goog_rdk_4339"/>
            </w:sdtPr>
            <w:sdtContent>
              <w:del w:author="udhaya kumar" w:id="6" w:date="2026-09-24T06:40:29Z"/>
              <w:sdt>
                <w:sdtPr>
                  <w:id w:val="-1167969770"/>
                  <w:tag w:val="goog_rdk_4340"/>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Learning Path Module</w:delText>
                    </w:r>
                  </w:del>
                </w:sdtContent>
              </w:sdt>
              <w:del w:author="udhaya kumar" w:id="6" w:date="2026-09-24T06:40:29Z"/>
            </w:sdtContent>
          </w:sdt>
        </w:p>
      </w:sdtContent>
    </w:sdt>
    <w:sdt>
      <w:sdtPr>
        <w:id w:val="1073117964"/>
        <w:tag w:val="goog_rdk_4344"/>
      </w:sdtPr>
      <w:sdtContent>
        <w:p w:rsidR="00000000" w:rsidDel="00000000" w:rsidP="00000000" w:rsidRDefault="00000000" w:rsidRPr="00000000" w14:paraId="00000434">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2"/>
                  <w:szCs w:val="22"/>
                </w:rPr>
              </w:rPrChange>
            </w:rPr>
          </w:pPr>
          <w:sdt>
            <w:sdtPr>
              <w:id w:val="562425697"/>
              <w:tag w:val="goog_rdk_4342"/>
            </w:sdtPr>
            <w:sdtContent>
              <w:del w:author="udhaya kumar" w:id="6" w:date="2026-09-24T06:40:29Z"/>
              <w:sdt>
                <w:sdtPr>
                  <w:id w:val="-555740399"/>
                  <w:tag w:val="goog_rdk_4343"/>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delText>
                    </w:r>
                  </w:del>
                </w:sdtContent>
              </w:sdt>
              <w:del w:author="udhaya kumar" w:id="6" w:date="2026-09-24T06:40:29Z"/>
            </w:sdtContent>
          </w:sdt>
        </w:p>
      </w:sdtContent>
    </w:sdt>
    <w:sdt>
      <w:sdtPr>
        <w:id w:val="1276279237"/>
        <w:tag w:val="goog_rdk_4347"/>
      </w:sdtPr>
      <w:sdtContent>
        <w:p w:rsidR="00000000" w:rsidDel="00000000" w:rsidP="00000000" w:rsidRDefault="00000000" w:rsidRPr="00000000" w14:paraId="00000435">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2"/>
                  <w:szCs w:val="22"/>
                </w:rPr>
              </w:rPrChange>
            </w:rPr>
          </w:pPr>
          <w:sdt>
            <w:sdtPr>
              <w:id w:val="1397325543"/>
              <w:tag w:val="goog_rdk_4345"/>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color w:val="000000"/>
                        <w:sz w:val="22"/>
                        <w:szCs w:val="22"/>
                      </w:rPr>
                    </w:rPrChange>
                  </w:rPr>
                  <w:drawing>
                    <wp:inline distB="0" distT="0" distL="0" distR="0">
                      <wp:extent cx="5731510" cy="2826385"/>
                      <wp:effectExtent b="0" l="0" r="0" t="0"/>
                      <wp:docPr id="212691691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510" cy="2826385"/>
                              </a:xfrm>
                              <a:prstGeom prst="rect"/>
                              <a:ln/>
                            </pic:spPr>
                          </pic:pic>
                        </a:graphicData>
                      </a:graphic>
                    </wp:inline>
                  </w:drawing>
                </w:r>
              </w:del>
              <w:sdt>
                <w:sdtPr>
                  <w:id w:val="-313132819"/>
                  <w:tag w:val="goog_rdk_4346"/>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966473817"/>
        <w:tag w:val="goog_rdk_4350"/>
      </w:sdtPr>
      <w:sdtContent>
        <w:p w:rsidR="00000000" w:rsidDel="00000000" w:rsidP="00000000" w:rsidRDefault="00000000" w:rsidRPr="00000000" w14:paraId="00000436">
          <w:pPr>
            <w:spacing w:after="280" w:before="280" w:line="240" w:lineRule="auto"/>
            <w:jc w:val="center"/>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22"/>
                  <w:szCs w:val="22"/>
                </w:rPr>
              </w:rPrChange>
            </w:rPr>
          </w:pPr>
          <w:sdt>
            <w:sdtPr>
              <w:id w:val="-1247128692"/>
              <w:tag w:val="goog_rdk_4348"/>
            </w:sdtPr>
            <w:sdtContent>
              <w:del w:author="udhaya kumar" w:id="6" w:date="2026-09-24T06:40:29Z"/>
              <w:sdt>
                <w:sdtPr>
                  <w:id w:val="-1491316927"/>
                  <w:tag w:val="goog_rdk_4349"/>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sz w:val="22"/>
                            <w:szCs w:val="22"/>
                          </w:rPr>
                        </w:rPrChange>
                      </w:rPr>
                      <w:delText xml:space="preserve">Fig. Learning Path Module</w:delText>
                    </w:r>
                  </w:del>
                </w:sdtContent>
              </w:sdt>
              <w:del w:author="udhaya kumar" w:id="6" w:date="2026-09-24T06:40:29Z"/>
            </w:sdtContent>
          </w:sdt>
        </w:p>
      </w:sdtContent>
    </w:sdt>
    <w:sdt>
      <w:sdtPr>
        <w:id w:val="-1762169559"/>
        <w:tag w:val="goog_rdk_4353"/>
      </w:sdtPr>
      <w:sdtContent>
        <w:p w:rsidR="00000000" w:rsidDel="00000000" w:rsidP="00000000" w:rsidRDefault="00000000" w:rsidRPr="00000000" w14:paraId="00000437">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2"/>
                  <w:szCs w:val="22"/>
                </w:rPr>
              </w:rPrChange>
            </w:rPr>
          </w:pPr>
          <w:sdt>
            <w:sdtPr>
              <w:id w:val="-2017184260"/>
              <w:tag w:val="goog_rdk_4351"/>
            </w:sdtPr>
            <w:sdtContent>
              <w:del w:author="udhaya kumar" w:id="6" w:date="2026-09-24T06:40:29Z"/>
              <w:sdt>
                <w:sdtPr>
                  <w:id w:val="-1468347578"/>
                  <w:tag w:val="goog_rdk_4352"/>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786979684"/>
        <w:tag w:val="goog_rdk_4357"/>
      </w:sdtPr>
      <w:sdtContent>
        <w:p w:rsidR="00000000" w:rsidDel="00000000" w:rsidP="00000000" w:rsidRDefault="00000000" w:rsidRPr="00000000" w14:paraId="00000438">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rPr>
              </w:rPrChange>
            </w:rPr>
          </w:pPr>
          <w:sdt>
            <w:sdtPr>
              <w:id w:val="492999457"/>
              <w:tag w:val="goog_rdk_4354"/>
            </w:sdtPr>
            <w:sdtContent>
              <w:del w:author="udhaya kumar" w:id="6" w:date="2026-09-24T06:40:29Z"/>
              <w:sdt>
                <w:sdtPr>
                  <w:id w:val="-609257843"/>
                  <w:tag w:val="goog_rdk_4355"/>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rPr>
                        </w:rPrChange>
                      </w:rPr>
                      <w:delText xml:space="preserve">Activity 2.2</w:delText>
                    </w:r>
                  </w:del>
                </w:sdtContent>
              </w:sdt>
              <w:del w:author="udhaya kumar" w:id="6" w:date="2026-09-24T06:40:29Z">
                <w:sdt>
                  <w:sdtPr>
                    <w:id w:val="1488239160"/>
                    <w:tag w:val="goog_rdk_4356"/>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rPr>
                        </w:rPrChange>
                      </w:rPr>
                      <w:delText xml:space="preserve"> : Backend API with FastAPI</w:delText>
                    </w:r>
                  </w:sdtContent>
                </w:sdt>
              </w:del>
            </w:sdtContent>
          </w:sdt>
        </w:p>
      </w:sdtContent>
    </w:sdt>
    <w:sdt>
      <w:sdtPr>
        <w:id w:val="5581686"/>
        <w:tag w:val="goog_rdk_4360"/>
      </w:sdtPr>
      <w:sdtContent>
        <w:p w:rsidR="00000000" w:rsidDel="00000000" w:rsidP="00000000" w:rsidRDefault="00000000" w:rsidRPr="00000000" w14:paraId="00000439">
          <w:pPr>
            <w:numPr>
              <w:ilvl w:val="0"/>
              <w:numId w:val="15"/>
            </w:numPr>
            <w:spacing w:after="280" w:before="280" w:line="240" w:lineRule="auto"/>
            <w:ind w:left="720" w:hanging="360"/>
            <w:rPr>
              <w:del w:author="udhaya kumar" w:id="6" w:date="2026-09-24T06:40:29Z"/>
              <w:rFonts w:ascii="Cambria" w:cs="Cambria" w:eastAsia="Cambria" w:hAnsi="Cambria"/>
              <w:color w:val="000000"/>
              <w:sz w:val="22"/>
              <w:szCs w:val="22"/>
            </w:rPr>
          </w:pPr>
          <w:sdt>
            <w:sdtPr>
              <w:id w:val="-65352723"/>
              <w:tag w:val="goog_rdk_4358"/>
            </w:sdtPr>
            <w:sdtContent>
              <w:del w:author="udhaya kumar" w:id="6" w:date="2026-09-24T06:40:29Z"/>
              <w:sdt>
                <w:sdtPr>
                  <w:id w:val="-1596222635"/>
                  <w:tag w:val="goog_rdk_4359"/>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Defined RESTful endpoints for each module:</w:delText>
                    </w:r>
                  </w:del>
                </w:sdtContent>
              </w:sdt>
              <w:del w:author="udhaya kumar" w:id="6" w:date="2026-09-24T06:40:29Z"/>
            </w:sdtContent>
          </w:sdt>
        </w:p>
      </w:sdtContent>
    </w:sdt>
    <w:sdt>
      <w:sdtPr>
        <w:id w:val="-659082517"/>
        <w:tag w:val="goog_rdk_4363"/>
      </w:sdtPr>
      <w:sdtContent>
        <w:p w:rsidR="00000000" w:rsidDel="00000000" w:rsidP="00000000" w:rsidRDefault="00000000" w:rsidRPr="00000000" w14:paraId="000004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2094865278"/>
              <w:tag w:val="goog_rdk_4361"/>
            </w:sdtPr>
            <w:sdtContent>
              <w:del w:author="udhaya kumar" w:id="6" w:date="2026-09-24T06:40:29Z"/>
              <w:sdt>
                <w:sdtPr>
                  <w:id w:val="-1365667477"/>
                  <w:tag w:val="goog_rdk_4362"/>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/qa</w:delText>
                    </w:r>
                  </w:del>
                </w:sdtContent>
              </w:sdt>
              <w:del w:author="udhaya kumar" w:id="6" w:date="2026-09-24T06:40:29Z"/>
            </w:sdtContent>
          </w:sdt>
        </w:p>
      </w:sdtContent>
    </w:sdt>
    <w:sdt>
      <w:sdtPr>
        <w:id w:val="729116438"/>
        <w:tag w:val="goog_rdk_4366"/>
      </w:sdtPr>
      <w:sdtContent>
        <w:p w:rsidR="00000000" w:rsidDel="00000000" w:rsidP="00000000" w:rsidRDefault="00000000" w:rsidRPr="00000000" w14:paraId="000004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949990415"/>
              <w:tag w:val="goog_rdk_4364"/>
            </w:sdtPr>
            <w:sdtContent>
              <w:del w:author="udhaya kumar" w:id="6" w:date="2026-09-24T06:40:29Z"/>
              <w:sdt>
                <w:sdtPr>
                  <w:id w:val="-1879970685"/>
                  <w:tag w:val="goog_rdk_4365"/>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/explain</w:delText>
                    </w:r>
                  </w:del>
                </w:sdtContent>
              </w:sdt>
              <w:del w:author="udhaya kumar" w:id="6" w:date="2026-09-24T06:40:29Z"/>
            </w:sdtContent>
          </w:sdt>
        </w:p>
      </w:sdtContent>
    </w:sdt>
    <w:sdt>
      <w:sdtPr>
        <w:id w:val="-288709945"/>
        <w:tag w:val="goog_rdk_4369"/>
      </w:sdtPr>
      <w:sdtContent>
        <w:p w:rsidR="00000000" w:rsidDel="00000000" w:rsidP="00000000" w:rsidRDefault="00000000" w:rsidRPr="00000000" w14:paraId="000004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1222792478"/>
              <w:tag w:val="goog_rdk_4367"/>
            </w:sdtPr>
            <w:sdtContent>
              <w:del w:author="udhaya kumar" w:id="6" w:date="2026-09-24T06:40:29Z"/>
              <w:sdt>
                <w:sdtPr>
                  <w:id w:val="-1247869516"/>
                  <w:tag w:val="goog_rdk_4368"/>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/quiz</w:delText>
                    </w:r>
                  </w:del>
                </w:sdtContent>
              </w:sdt>
              <w:del w:author="udhaya kumar" w:id="6" w:date="2026-09-24T06:40:29Z"/>
            </w:sdtContent>
          </w:sdt>
        </w:p>
      </w:sdtContent>
    </w:sdt>
    <w:sdt>
      <w:sdtPr>
        <w:id w:val="-1830447179"/>
        <w:tag w:val="goog_rdk_4372"/>
      </w:sdtPr>
      <w:sdtContent>
        <w:p w:rsidR="00000000" w:rsidDel="00000000" w:rsidP="00000000" w:rsidRDefault="00000000" w:rsidRPr="00000000" w14:paraId="000004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849962434"/>
              <w:tag w:val="goog_rdk_4370"/>
            </w:sdtPr>
            <w:sdtContent>
              <w:del w:author="udhaya kumar" w:id="6" w:date="2026-09-24T06:40:29Z"/>
              <w:sdt>
                <w:sdtPr>
                  <w:id w:val="-941009148"/>
                  <w:tag w:val="goog_rdk_4371"/>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/summarize</w:delText>
                    </w:r>
                  </w:del>
                </w:sdtContent>
              </w:sdt>
              <w:del w:author="udhaya kumar" w:id="6" w:date="2026-09-24T06:40:29Z"/>
            </w:sdtContent>
          </w:sdt>
        </w:p>
      </w:sdtContent>
    </w:sdt>
    <w:sdt>
      <w:sdtPr>
        <w:id w:val="-25876593"/>
        <w:tag w:val="goog_rdk_4375"/>
      </w:sdtPr>
      <w:sdtContent>
        <w:p w:rsidR="00000000" w:rsidDel="00000000" w:rsidP="00000000" w:rsidRDefault="00000000" w:rsidRPr="00000000" w14:paraId="000004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395605082"/>
              <w:tag w:val="goog_rdk_4373"/>
            </w:sdtPr>
            <w:sdtContent>
              <w:del w:author="udhaya kumar" w:id="6" w:date="2026-09-24T06:40:29Z"/>
              <w:sdt>
                <w:sdtPr>
                  <w:id w:val="-667159385"/>
                  <w:tag w:val="goog_rdk_4374"/>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/learn/recommendations</w:delText>
                    </w:r>
                  </w:del>
                </w:sdtContent>
              </w:sdt>
              <w:del w:author="udhaya kumar" w:id="6" w:date="2026-09-24T06:40:29Z"/>
            </w:sdtContent>
          </w:sdt>
        </w:p>
      </w:sdtContent>
    </w:sdt>
    <w:sdt>
      <w:sdtPr>
        <w:id w:val="-797125462"/>
        <w:tag w:val="goog_rdk_4378"/>
      </w:sdtPr>
      <w:sdtContent>
        <w:p w:rsidR="00000000" w:rsidDel="00000000" w:rsidP="00000000" w:rsidRDefault="00000000" w:rsidRPr="00000000" w14:paraId="0000043F">
          <w:pPr>
            <w:numPr>
              <w:ilvl w:val="0"/>
              <w:numId w:val="15"/>
            </w:numPr>
            <w:spacing w:after="280" w:before="280" w:line="240" w:lineRule="auto"/>
            <w:ind w:left="720" w:hanging="360"/>
            <w:rPr>
              <w:del w:author="udhaya kumar" w:id="6" w:date="2026-09-24T06:40:29Z"/>
              <w:rFonts w:ascii="Cambria" w:cs="Cambria" w:eastAsia="Cambria" w:hAnsi="Cambria"/>
              <w:color w:val="000000"/>
              <w:sz w:val="22"/>
              <w:szCs w:val="22"/>
            </w:rPr>
          </w:pPr>
          <w:sdt>
            <w:sdtPr>
              <w:id w:val="-102204487"/>
              <w:tag w:val="goog_rdk_4376"/>
            </w:sdtPr>
            <w:sdtContent>
              <w:del w:author="udhaya kumar" w:id="6" w:date="2026-09-24T06:40:29Z"/>
              <w:sdt>
                <w:sdtPr>
                  <w:id w:val="328768475"/>
                  <w:tag w:val="goog_rdk_4377"/>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Connected each endpoint to a respective module logic</w:delText>
                    </w:r>
                  </w:del>
                </w:sdtContent>
              </w:sdt>
              <w:del w:author="udhaya kumar" w:id="6" w:date="2026-09-24T06:40:29Z"/>
            </w:sdtContent>
          </w:sdt>
        </w:p>
      </w:sdtContent>
    </w:sdt>
    <w:sdt>
      <w:sdtPr>
        <w:id w:val="1911812583"/>
        <w:tag w:val="goog_rdk_4381"/>
      </w:sdtPr>
      <w:sdtContent>
        <w:p w:rsidR="00000000" w:rsidDel="00000000" w:rsidP="00000000" w:rsidRDefault="00000000" w:rsidRPr="00000000" w14:paraId="00000440">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rPr>
              </w:rPrChange>
            </w:rPr>
          </w:pPr>
          <w:sdt>
            <w:sdtPr>
              <w:id w:val="985100049"/>
              <w:tag w:val="goog_rdk_4379"/>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color w:val="000000"/>
                      </w:rPr>
                    </w:rPrChange>
                  </w:rPr>
                  <w:drawing>
                    <wp:inline distB="0" distT="0" distL="0" distR="0">
                      <wp:extent cx="5731510" cy="3628390"/>
                      <wp:effectExtent b="0" l="0" r="0" t="0"/>
                      <wp:docPr id="212691691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510" cy="3628390"/>
                              </a:xfrm>
                              <a:prstGeom prst="rect"/>
                              <a:ln/>
                            </pic:spPr>
                          </pic:pic>
                        </a:graphicData>
                      </a:graphic>
                    </wp:inline>
                  </w:drawing>
                </w:r>
              </w:del>
              <w:sdt>
                <w:sdtPr>
                  <w:id w:val="-1135782583"/>
                  <w:tag w:val="goog_rdk_4380"/>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880007774"/>
        <w:tag w:val="goog_rdk_4384"/>
      </w:sdtPr>
      <w:sdtContent>
        <w:p w:rsidR="00000000" w:rsidDel="00000000" w:rsidP="00000000" w:rsidRDefault="00000000" w:rsidRPr="00000000" w14:paraId="00000441">
          <w:pPr>
            <w:spacing w:after="280" w:before="280" w:line="240" w:lineRule="auto"/>
            <w:jc w:val="center"/>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22"/>
                  <w:szCs w:val="22"/>
                </w:rPr>
              </w:rPrChange>
            </w:rPr>
          </w:pPr>
          <w:sdt>
            <w:sdtPr>
              <w:id w:val="1002231829"/>
              <w:tag w:val="goog_rdk_4382"/>
            </w:sdtPr>
            <w:sdtContent>
              <w:del w:author="udhaya kumar" w:id="6" w:date="2026-09-24T06:40:29Z"/>
              <w:sdt>
                <w:sdtPr>
                  <w:id w:val="-611474050"/>
                  <w:tag w:val="goog_rdk_4383"/>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sz w:val="22"/>
                            <w:szCs w:val="22"/>
                          </w:rPr>
                        </w:rPrChange>
                      </w:rPr>
                      <w:delText xml:space="preserve">Fig. Endpoints of API</w:delText>
                    </w:r>
                  </w:del>
                </w:sdtContent>
              </w:sdt>
              <w:del w:author="udhaya kumar" w:id="6" w:date="2026-09-24T06:40:29Z"/>
            </w:sdtContent>
          </w:sdt>
        </w:p>
      </w:sdtContent>
    </w:sdt>
    <w:sdt>
      <w:sdtPr>
        <w:id w:val="761643140"/>
        <w:tag w:val="goog_rdk_4387"/>
      </w:sdtPr>
      <w:sdtContent>
        <w:p w:rsidR="00000000" w:rsidDel="00000000" w:rsidP="00000000" w:rsidRDefault="00000000" w:rsidRPr="00000000" w14:paraId="00000442">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rPr>
              </w:rPrChange>
            </w:rPr>
          </w:pPr>
          <w:sdt>
            <w:sdtPr>
              <w:id w:val="1619100054"/>
              <w:tag w:val="goog_rdk_4385"/>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color w:val="000000"/>
                      </w:rPr>
                    </w:rPrChange>
                  </w:rPr>
                  <w:drawing>
                    <wp:inline distB="0" distT="0" distL="0" distR="0">
                      <wp:extent cx="5731510" cy="2338070"/>
                      <wp:effectExtent b="0" l="0" r="0" t="0"/>
                      <wp:docPr id="212691691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510" cy="2338070"/>
                              </a:xfrm>
                              <a:prstGeom prst="rect"/>
                              <a:ln/>
                            </pic:spPr>
                          </pic:pic>
                        </a:graphicData>
                      </a:graphic>
                    </wp:inline>
                  </w:drawing>
                </w:r>
              </w:del>
              <w:sdt>
                <w:sdtPr>
                  <w:id w:val="-841921980"/>
                  <w:tag w:val="goog_rdk_4386"/>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717143241"/>
        <w:tag w:val="goog_rdk_4390"/>
      </w:sdtPr>
      <w:sdtContent>
        <w:p w:rsidR="00000000" w:rsidDel="00000000" w:rsidP="00000000" w:rsidRDefault="00000000" w:rsidRPr="00000000" w14:paraId="00000443">
          <w:pPr>
            <w:spacing w:after="280" w:before="280" w:line="240" w:lineRule="auto"/>
            <w:jc w:val="center"/>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22"/>
                  <w:szCs w:val="22"/>
                </w:rPr>
              </w:rPrChange>
            </w:rPr>
          </w:pPr>
          <w:sdt>
            <w:sdtPr>
              <w:id w:val="-895994394"/>
              <w:tag w:val="goog_rdk_4388"/>
            </w:sdtPr>
            <w:sdtContent>
              <w:del w:author="udhaya kumar" w:id="6" w:date="2026-09-24T06:40:29Z"/>
              <w:sdt>
                <w:sdtPr>
                  <w:id w:val="-2028302207"/>
                  <w:tag w:val="goog_rdk_4389"/>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sz w:val="22"/>
                            <w:szCs w:val="22"/>
                          </w:rPr>
                        </w:rPrChange>
                      </w:rPr>
                      <w:delText xml:space="preserve">Fig. Endpoints of API</w:delText>
                    </w:r>
                  </w:del>
                </w:sdtContent>
              </w:sdt>
              <w:del w:author="udhaya kumar" w:id="6" w:date="2026-09-24T06:40:29Z"/>
            </w:sdtContent>
          </w:sdt>
        </w:p>
      </w:sdtContent>
    </w:sdt>
    <w:sdt>
      <w:sdtPr>
        <w:id w:val="1061875933"/>
        <w:tag w:val="goog_rdk_4393"/>
      </w:sdtPr>
      <w:sdtContent>
        <w:p w:rsidR="00000000" w:rsidDel="00000000" w:rsidP="00000000" w:rsidRDefault="00000000" w:rsidRPr="00000000" w14:paraId="00000444">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rPr>
              </w:rPrChange>
            </w:rPr>
          </w:pPr>
          <w:sdt>
            <w:sdtPr>
              <w:id w:val="352684408"/>
              <w:tag w:val="goog_rdk_4391"/>
            </w:sdtPr>
            <w:sdtContent>
              <w:del w:author="udhaya kumar" w:id="6" w:date="2026-09-24T06:40:29Z"/>
              <w:sdt>
                <w:sdtPr>
                  <w:id w:val="780545937"/>
                  <w:tag w:val="goog_rdk_4392"/>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rPr>
                        </w:rPrChange>
                      </w:rPr>
                      <w:delText xml:space="preserve">MILESTONE 3: Frontend Development</w:delText>
                    </w:r>
                  </w:del>
                </w:sdtContent>
              </w:sdt>
              <w:del w:author="udhaya kumar" w:id="6" w:date="2026-09-24T06:40:29Z"/>
            </w:sdtContent>
          </w:sdt>
        </w:p>
      </w:sdtContent>
    </w:sdt>
    <w:sdt>
      <w:sdtPr>
        <w:id w:val="191736701"/>
        <w:tag w:val="goog_rdk_4398"/>
      </w:sdtPr>
      <w:sdtContent>
        <w:p w:rsidR="00000000" w:rsidDel="00000000" w:rsidP="00000000" w:rsidRDefault="00000000" w:rsidRPr="00000000" w14:paraId="00000445">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rPr>
              </w:rPrChange>
            </w:rPr>
          </w:pPr>
          <w:sdt>
            <w:sdtPr>
              <w:id w:val="52738111"/>
              <w:tag w:val="goog_rdk_4394"/>
            </w:sdtPr>
            <w:sdtContent>
              <w:del w:author="udhaya kumar" w:id="6" w:date="2026-09-24T06:40:29Z"/>
              <w:sdt>
                <w:sdtPr>
                  <w:id w:val="2059844811"/>
                  <w:tag w:val="goog_rdk_4395"/>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rPr>
                        </w:rPrChange>
                      </w:rPr>
                      <w:delText xml:space="preserve">Activity 3.1: </w:delText>
                    </w:r>
                  </w:del>
                </w:sdtContent>
              </w:sdt>
              <w:del w:author="udhaya kumar" w:id="6" w:date="2026-09-24T06:40:29Z">
                <w:sdt>
                  <w:sdtPr>
                    <w:id w:val="-1134381554"/>
                    <w:tag w:val="goog_rdk_4396"/>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rPr>
                        </w:rPrChange>
                      </w:rPr>
                      <w:delText xml:space="preserve">Build Web Interface</w:delText>
                    </w:r>
                  </w:sdtContent>
                </w:sdt>
                <w:sdt>
                  <w:sdtPr>
                    <w:id w:val="1830723373"/>
                    <w:tag w:val="goog_rdk_4397"/>
                  </w:sdtPr>
                  <w:sdtContent>
                    <w:r w:rsidDel="00000000" w:rsidR="00000000" w:rsidRPr="00000000">
                      <w:rPr>
                        <w:rtl w:val="0"/>
                      </w:rPr>
                    </w:r>
                  </w:sdtContent>
                </w:sdt>
              </w:del>
            </w:sdtContent>
          </w:sdt>
        </w:p>
      </w:sdtContent>
    </w:sdt>
    <w:sdt>
      <w:sdtPr>
        <w:id w:val="-719070213"/>
        <w:tag w:val="goog_rdk_4401"/>
      </w:sdtPr>
      <w:sdtContent>
        <w:p w:rsidR="00000000" w:rsidDel="00000000" w:rsidP="00000000" w:rsidRDefault="00000000" w:rsidRPr="00000000" w14:paraId="00000446">
          <w:pPr>
            <w:numPr>
              <w:ilvl w:val="0"/>
              <w:numId w:val="16"/>
            </w:numPr>
            <w:spacing w:after="280" w:before="280" w:line="240" w:lineRule="auto"/>
            <w:ind w:left="720" w:hanging="360"/>
            <w:rPr>
              <w:del w:author="udhaya kumar" w:id="6" w:date="2026-09-24T06:40:29Z"/>
              <w:rFonts w:ascii="Cambria" w:cs="Cambria" w:eastAsia="Cambria" w:hAnsi="Cambria"/>
              <w:color w:val="000000"/>
              <w:sz w:val="22"/>
              <w:szCs w:val="22"/>
            </w:rPr>
          </w:pPr>
          <w:sdt>
            <w:sdtPr>
              <w:id w:val="-876916104"/>
              <w:tag w:val="goog_rdk_4399"/>
            </w:sdtPr>
            <w:sdtContent>
              <w:del w:author="udhaya kumar" w:id="6" w:date="2026-09-24T06:40:29Z"/>
              <w:sdt>
                <w:sdtPr>
                  <w:id w:val="-248934843"/>
                  <w:tag w:val="goog_rdk_4400"/>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HTML Form (index.html):</w:delText>
                    </w:r>
                  </w:del>
                </w:sdtContent>
              </w:sdt>
              <w:del w:author="udhaya kumar" w:id="6" w:date="2026-09-24T06:40:29Z"/>
            </w:sdtContent>
          </w:sdt>
        </w:p>
      </w:sdtContent>
    </w:sdt>
    <w:sdt>
      <w:sdtPr>
        <w:id w:val="-1724662253"/>
        <w:tag w:val="goog_rdk_4404"/>
      </w:sdtPr>
      <w:sdtContent>
        <w:p w:rsidR="00000000" w:rsidDel="00000000" w:rsidP="00000000" w:rsidRDefault="00000000" w:rsidRPr="00000000" w14:paraId="0000044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216578394"/>
              <w:tag w:val="goog_rdk_4402"/>
            </w:sdtPr>
            <w:sdtContent>
              <w:del w:author="udhaya kumar" w:id="6" w:date="2026-09-24T06:40:29Z"/>
              <w:sdt>
                <w:sdtPr>
                  <w:id w:val="-1676577192"/>
                  <w:tag w:val="goog_rdk_4403"/>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Task dropdown (Explain, QnA, Quiz, Summary, Recommend Path)</w:delText>
                    </w:r>
                  </w:del>
                </w:sdtContent>
              </w:sdt>
              <w:del w:author="udhaya kumar" w:id="6" w:date="2026-09-24T06:40:29Z"/>
            </w:sdtContent>
          </w:sdt>
        </w:p>
      </w:sdtContent>
    </w:sdt>
    <w:sdt>
      <w:sdtPr>
        <w:id w:val="1258750155"/>
        <w:tag w:val="goog_rdk_4407"/>
      </w:sdtPr>
      <w:sdtContent>
        <w:p w:rsidR="00000000" w:rsidDel="00000000" w:rsidP="00000000" w:rsidRDefault="00000000" w:rsidRPr="00000000" w14:paraId="000004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773545118"/>
              <w:tag w:val="goog_rdk_4405"/>
            </w:sdtPr>
            <w:sdtContent>
              <w:del w:author="udhaya kumar" w:id="6" w:date="2026-09-24T06:40:29Z"/>
              <w:sdt>
                <w:sdtPr>
                  <w:id w:val="-1990892827"/>
                  <w:tag w:val="goog_rdk_4406"/>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Text area for user input</w:delText>
                    </w:r>
                  </w:del>
                </w:sdtContent>
              </w:sdt>
              <w:del w:author="udhaya kumar" w:id="6" w:date="2026-09-24T06:40:29Z"/>
            </w:sdtContent>
          </w:sdt>
        </w:p>
      </w:sdtContent>
    </w:sdt>
    <w:sdt>
      <w:sdtPr>
        <w:id w:val="947507904"/>
        <w:tag w:val="goog_rdk_4410"/>
      </w:sdtPr>
      <w:sdtContent>
        <w:p w:rsidR="00000000" w:rsidDel="00000000" w:rsidP="00000000" w:rsidRDefault="00000000" w:rsidRPr="00000000" w14:paraId="0000044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1572078524"/>
              <w:tag w:val="goog_rdk_4408"/>
            </w:sdtPr>
            <w:sdtContent>
              <w:del w:author="udhaya kumar" w:id="6" w:date="2026-09-24T06:40:29Z"/>
              <w:sdt>
                <w:sdtPr>
                  <w:id w:val="1462103413"/>
                  <w:tag w:val="goog_rdk_4409"/>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Submit button</w:delText>
                    </w:r>
                  </w:del>
                </w:sdtContent>
              </w:sdt>
              <w:del w:author="udhaya kumar" w:id="6" w:date="2026-09-24T06:40:29Z"/>
            </w:sdtContent>
          </w:sdt>
        </w:p>
      </w:sdtContent>
    </w:sdt>
    <w:sdt>
      <w:sdtPr>
        <w:id w:val="43634914"/>
        <w:tag w:val="goog_rdk_4418"/>
      </w:sdtPr>
      <w:sdtContent>
        <w:p w:rsidR="00000000" w:rsidDel="00000000" w:rsidP="00000000" w:rsidRDefault="00000000" w:rsidRPr="00000000" w14:paraId="0000044A">
          <w:pPr>
            <w:numPr>
              <w:ilvl w:val="0"/>
              <w:numId w:val="16"/>
            </w:numPr>
            <w:spacing w:after="280" w:before="280" w:line="240" w:lineRule="auto"/>
            <w:ind w:left="720" w:hanging="360"/>
            <w:rPr>
              <w:del w:author="udhaya kumar" w:id="6" w:date="2026-09-24T06:40:29Z"/>
              <w:rFonts w:ascii="Cambria" w:cs="Cambria" w:eastAsia="Cambria" w:hAnsi="Cambria"/>
              <w:color w:val="000000"/>
              <w:sz w:val="22"/>
              <w:szCs w:val="22"/>
            </w:rPr>
          </w:pPr>
          <w:sdt>
            <w:sdtPr>
              <w:id w:val="-1679418697"/>
              <w:tag w:val="goog_rdk_4411"/>
            </w:sdtPr>
            <w:sdtContent>
              <w:del w:author="udhaya kumar" w:id="6" w:date="2026-09-24T06:40:29Z"/>
              <w:sdt>
                <w:sdtPr>
                  <w:id w:val="1323042267"/>
                  <w:tag w:val="goog_rdk_4412"/>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CSS Styling (style.css):</w:delText>
                    </w:r>
                  </w:del>
                </w:sdtContent>
              </w:sdt>
              <w:del w:author="udhaya kumar" w:id="6" w:date="2026-09-24T06:40:29Z"/>
            </w:sdtContent>
          </w:sdt>
          <w:sdt>
            <w:sdtPr>
              <w:id w:val="813590007"/>
              <w:tag w:val="goog_rdk_4413"/>
            </w:sdtPr>
            <w:sdtContent>
              <w:ins w:author="Sripriya" w:id="119" w:date="2026-09-24T05:13:10Z">
                <w:sdt>
                  <w:sdtPr>
                    <w:id w:val="-1004162421"/>
                    <w:tag w:val="goog_rdk_4414"/>
                  </w:sdtPr>
                  <w:sdtContent>
                    <w:del w:author="udhaya kumar" w:id="6" w:date="2026-09-24T06:40:29Z"/>
                  </w:sdtContent>
                </w:sdt>
              </w:ins>
              <w:sdt>
                <w:sdtPr>
                  <w:id w:val="-1852014535"/>
                  <w:tag w:val="goog_rdk_4415"/>
                </w:sdtPr>
                <w:sdtContent>
                  <w:ins w:author="Sripriya" w:id="119" w:date="2026-09-24T05:13:10Z">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 </w:delText>
                      </w:r>
                    </w:del>
                  </w:ins>
                </w:sdtContent>
              </w:sdt>
              <w:ins w:author="Sripriya" w:id="119" w:date="2026-09-24T05:13:10Z">
                <w:del w:author="udhaya kumar" w:id="6" w:date="2026-09-24T06:40:29Z"/>
              </w:ins>
            </w:sdtContent>
          </w:sdt>
          <w:sdt>
            <w:sdtPr>
              <w:id w:val="-581940808"/>
              <w:tag w:val="goog_rdk_4416"/>
            </w:sdtPr>
            <w:sdtContent>
              <w:del w:author="udhaya kumar" w:id="6" w:date="2026-09-24T06:40:29Z"/>
              <w:sdt>
                <w:sdtPr>
                  <w:id w:val="1934353946"/>
                  <w:tag w:val="goog_rdk_4417"/>
                </w:sdtPr>
                <w:sdtContent>
                  <w:del w:author="udhaya kumar" w:id="6" w:date="2026-09-24T06:40:29Z">
                    <w:r w:rsidDel="00000000" w:rsidR="00000000" w:rsidRPr="00000000">
                      <w:rPr>
                        <w:rtl w:val="0"/>
                      </w:rPr>
                    </w:r>
                  </w:del>
                </w:sdtContent>
              </w:sdt>
              <w:del w:author="udhaya kumar" w:id="6" w:date="2026-09-24T06:40:29Z"/>
            </w:sdtContent>
          </w:sdt>
        </w:p>
      </w:sdtContent>
    </w:sdt>
    <w:sdt>
      <w:sdtPr>
        <w:id w:val="-478203681"/>
        <w:tag w:val="goog_rdk_4421"/>
      </w:sdtPr>
      <w:sdtContent>
        <w:p w:rsidR="00000000" w:rsidDel="00000000" w:rsidP="00000000" w:rsidRDefault="00000000" w:rsidRPr="00000000" w14:paraId="0000044B">
          <w:pPr>
            <w:numPr>
              <w:ilvl w:val="1"/>
              <w:numId w:val="4"/>
            </w:numPr>
            <w:spacing w:after="0" w:before="280" w:line="240" w:lineRule="auto"/>
            <w:ind w:left="1440" w:hanging="360"/>
            <w:rPr>
              <w:del w:author="udhaya kumar" w:id="6" w:date="2026-09-24T06:40:29Z"/>
              <w:rFonts w:ascii="Cambria" w:cs="Cambria" w:eastAsia="Cambria" w:hAnsi="Cambria"/>
              <w:color w:val="000000"/>
              <w:sz w:val="22"/>
              <w:szCs w:val="22"/>
            </w:rPr>
          </w:pPr>
          <w:sdt>
            <w:sdtPr>
              <w:id w:val="-1600852534"/>
              <w:tag w:val="goog_rdk_4419"/>
            </w:sdtPr>
            <w:sdtContent>
              <w:del w:author="udhaya kumar" w:id="6" w:date="2026-09-24T06:40:29Z"/>
              <w:sdt>
                <w:sdtPr>
                  <w:id w:val="-2046644547"/>
                  <w:tag w:val="goog_rdk_4420"/>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Responsive design</w:delText>
                    </w:r>
                  </w:del>
                </w:sdtContent>
              </w:sdt>
              <w:del w:author="udhaya kumar" w:id="6" w:date="2026-09-24T06:40:29Z"/>
            </w:sdtContent>
          </w:sdt>
        </w:p>
      </w:sdtContent>
    </w:sdt>
    <w:sdt>
      <w:sdtPr>
        <w:id w:val="434305046"/>
        <w:tag w:val="goog_rdk_4424"/>
      </w:sdtPr>
      <w:sdtContent>
        <w:p w:rsidR="00000000" w:rsidDel="00000000" w:rsidP="00000000" w:rsidRDefault="00000000" w:rsidRPr="00000000" w14:paraId="0000044C">
          <w:pPr>
            <w:numPr>
              <w:ilvl w:val="1"/>
              <w:numId w:val="4"/>
            </w:numPr>
            <w:spacing w:after="280" w:before="0" w:line="240" w:lineRule="auto"/>
            <w:ind w:left="1440" w:hanging="360"/>
            <w:rPr>
              <w:del w:author="udhaya kumar" w:id="6" w:date="2026-09-24T06:40:29Z"/>
              <w:rFonts w:ascii="Cambria" w:cs="Cambria" w:eastAsia="Cambria" w:hAnsi="Cambria"/>
              <w:color w:val="000000"/>
              <w:sz w:val="22"/>
              <w:szCs w:val="22"/>
            </w:rPr>
          </w:pPr>
          <w:sdt>
            <w:sdtPr>
              <w:id w:val="-1093388685"/>
              <w:tag w:val="goog_rdk_4422"/>
            </w:sdtPr>
            <w:sdtContent>
              <w:del w:author="udhaya kumar" w:id="6" w:date="2026-09-24T06:40:29Z"/>
              <w:sdt>
                <w:sdtPr>
                  <w:id w:val="-651300342"/>
                  <w:tag w:val="goog_rdk_4423"/>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Styled buttons, input areas, and result container</w:delText>
                    </w:r>
                  </w:del>
                </w:sdtContent>
              </w:sdt>
              <w:del w:author="udhaya kumar" w:id="6" w:date="2026-09-24T06:40:29Z"/>
            </w:sdtContent>
          </w:sdt>
        </w:p>
      </w:sdtContent>
    </w:sdt>
    <w:sdt>
      <w:sdtPr>
        <w:id w:val="-1337886751"/>
        <w:tag w:val="goog_rdk_4427"/>
      </w:sdtPr>
      <w:sdtContent>
        <w:p w:rsidR="00000000" w:rsidDel="00000000" w:rsidP="00000000" w:rsidRDefault="00000000" w:rsidRPr="00000000" w14:paraId="0000044D">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rPr>
              </w:rPrChange>
            </w:rPr>
          </w:pPr>
          <w:sdt>
            <w:sdtPr>
              <w:id w:val="810909482"/>
              <w:tag w:val="goog_rdk_4425"/>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color w:val="000000"/>
                      </w:rPr>
                    </w:rPrChange>
                  </w:rPr>
                  <w:drawing>
                    <wp:inline distB="0" distT="0" distL="0" distR="0">
                      <wp:extent cx="5731510" cy="4605020"/>
                      <wp:effectExtent b="0" l="0" r="0" t="0"/>
                      <wp:docPr id="212691692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510" cy="4605020"/>
                              </a:xfrm>
                              <a:prstGeom prst="rect"/>
                              <a:ln/>
                            </pic:spPr>
                          </pic:pic>
                        </a:graphicData>
                      </a:graphic>
                    </wp:inline>
                  </w:drawing>
                </w:r>
              </w:del>
              <w:sdt>
                <w:sdtPr>
                  <w:id w:val="1941346167"/>
                  <w:tag w:val="goog_rdk_4426"/>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24662388"/>
        <w:tag w:val="goog_rdk_4430"/>
      </w:sdtPr>
      <w:sdtContent>
        <w:p w:rsidR="00000000" w:rsidDel="00000000" w:rsidP="00000000" w:rsidRDefault="00000000" w:rsidRPr="00000000" w14:paraId="0000044E">
          <w:pPr>
            <w:spacing w:after="280" w:before="280" w:line="240" w:lineRule="auto"/>
            <w:jc w:val="center"/>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22"/>
                  <w:szCs w:val="22"/>
                </w:rPr>
              </w:rPrChange>
            </w:rPr>
          </w:pPr>
          <w:sdt>
            <w:sdtPr>
              <w:id w:val="619369677"/>
              <w:tag w:val="goog_rdk_4428"/>
            </w:sdtPr>
            <w:sdtContent>
              <w:del w:author="udhaya kumar" w:id="6" w:date="2026-09-24T06:40:29Z"/>
              <w:sdt>
                <w:sdtPr>
                  <w:id w:val="80463364"/>
                  <w:tag w:val="goog_rdk_4429"/>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sz w:val="22"/>
                            <w:szCs w:val="22"/>
                          </w:rPr>
                        </w:rPrChange>
                      </w:rPr>
                      <w:delText xml:space="preserve">Fig. Showing Frontend Intergration</w:delText>
                    </w:r>
                  </w:del>
                </w:sdtContent>
              </w:sdt>
              <w:del w:author="udhaya kumar" w:id="6" w:date="2026-09-24T06:40:29Z"/>
            </w:sdtContent>
          </w:sdt>
        </w:p>
      </w:sdtContent>
    </w:sdt>
    <w:sdt>
      <w:sdtPr>
        <w:id w:val="-678403805"/>
        <w:tag w:val="goog_rdk_4435"/>
      </w:sdtPr>
      <w:sdtContent>
        <w:p w:rsidR="00000000" w:rsidDel="00000000" w:rsidP="00000000" w:rsidRDefault="00000000" w:rsidRPr="00000000" w14:paraId="0000044F">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rPr>
              </w:rPrChange>
            </w:rPr>
          </w:pPr>
          <w:sdt>
            <w:sdtPr>
              <w:id w:val="-1287054167"/>
              <w:tag w:val="goog_rdk_4431"/>
            </w:sdtPr>
            <w:sdtContent>
              <w:del w:author="udhaya kumar" w:id="6" w:date="2026-09-24T06:40:29Z"/>
              <w:sdt>
                <w:sdtPr>
                  <w:id w:val="1889567774"/>
                  <w:tag w:val="goog_rdk_4432"/>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rPr>
                        </w:rPrChange>
                      </w:rPr>
                      <w:delText xml:space="preserve">Activity 3.2: </w:delText>
                    </w:r>
                  </w:del>
                </w:sdtContent>
              </w:sdt>
              <w:del w:author="udhaya kumar" w:id="6" w:date="2026-09-24T06:40:29Z">
                <w:sdt>
                  <w:sdtPr>
                    <w:id w:val="318197480"/>
                    <w:tag w:val="goog_rdk_4433"/>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rPr>
                        </w:rPrChange>
                      </w:rPr>
                      <w:delText xml:space="preserve">Live Integration</w:delText>
                    </w:r>
                  </w:sdtContent>
                </w:sdt>
                <w:sdt>
                  <w:sdtPr>
                    <w:id w:val="-1477391898"/>
                    <w:tag w:val="goog_rdk_4434"/>
                  </w:sdtPr>
                  <w:sdtContent>
                    <w:r w:rsidDel="00000000" w:rsidR="00000000" w:rsidRPr="00000000">
                      <w:rPr>
                        <w:rtl w:val="0"/>
                      </w:rPr>
                    </w:r>
                  </w:sdtContent>
                </w:sdt>
              </w:del>
            </w:sdtContent>
          </w:sdt>
        </w:p>
      </w:sdtContent>
    </w:sdt>
    <w:sdt>
      <w:sdtPr>
        <w:id w:val="-1216531863"/>
        <w:tag w:val="goog_rdk_4438"/>
      </w:sdtPr>
      <w:sdtContent>
        <w:p w:rsidR="00000000" w:rsidDel="00000000" w:rsidP="00000000" w:rsidRDefault="00000000" w:rsidRPr="00000000" w14:paraId="00000450">
          <w:pPr>
            <w:numPr>
              <w:ilvl w:val="0"/>
              <w:numId w:val="17"/>
            </w:numPr>
            <w:spacing w:after="0" w:before="280" w:line="240" w:lineRule="auto"/>
            <w:ind w:left="720" w:hanging="360"/>
            <w:rPr>
              <w:del w:author="udhaya kumar" w:id="6" w:date="2026-09-24T06:40:29Z"/>
              <w:rFonts w:ascii="Cambria" w:cs="Cambria" w:eastAsia="Cambria" w:hAnsi="Cambria"/>
              <w:color w:val="000000"/>
              <w:sz w:val="22"/>
              <w:szCs w:val="22"/>
            </w:rPr>
          </w:pPr>
          <w:sdt>
            <w:sdtPr>
              <w:id w:val="-1292395748"/>
              <w:tag w:val="goog_rdk_4436"/>
            </w:sdtPr>
            <w:sdtContent>
              <w:del w:author="udhaya kumar" w:id="6" w:date="2026-09-24T06:40:29Z"/>
              <w:sdt>
                <w:sdtPr>
                  <w:id w:val="303293109"/>
                  <w:tag w:val="goog_rdk_4437"/>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Form submission sends POST request to FastAPI backend</w:delText>
                    </w:r>
                  </w:del>
                </w:sdtContent>
              </w:sdt>
              <w:del w:author="udhaya kumar" w:id="6" w:date="2026-09-24T06:40:29Z"/>
            </w:sdtContent>
          </w:sdt>
        </w:p>
      </w:sdtContent>
    </w:sdt>
    <w:sdt>
      <w:sdtPr>
        <w:id w:val="796385668"/>
        <w:tag w:val="goog_rdk_4441"/>
      </w:sdtPr>
      <w:sdtContent>
        <w:p w:rsidR="00000000" w:rsidDel="00000000" w:rsidP="00000000" w:rsidRDefault="00000000" w:rsidRPr="00000000" w14:paraId="00000451">
          <w:pPr>
            <w:numPr>
              <w:ilvl w:val="0"/>
              <w:numId w:val="17"/>
            </w:numPr>
            <w:spacing w:after="280" w:before="0" w:line="240" w:lineRule="auto"/>
            <w:ind w:left="720" w:hanging="360"/>
            <w:rPr>
              <w:del w:author="udhaya kumar" w:id="6" w:date="2026-09-24T06:40:29Z"/>
              <w:rFonts w:ascii="Cambria" w:cs="Cambria" w:eastAsia="Cambria" w:hAnsi="Cambria"/>
              <w:color w:val="000000"/>
              <w:sz w:val="22"/>
              <w:szCs w:val="22"/>
            </w:rPr>
          </w:pPr>
          <w:sdt>
            <w:sdtPr>
              <w:id w:val="-218264927"/>
              <w:tag w:val="goog_rdk_4439"/>
            </w:sdtPr>
            <w:sdtContent>
              <w:del w:author="udhaya kumar" w:id="6" w:date="2026-09-24T06:40:29Z"/>
              <w:sdt>
                <w:sdtPr>
                  <w:id w:val="259405987"/>
                  <w:tag w:val="goog_rdk_4440"/>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Result appears below input box in real-time</w:delText>
                    </w:r>
                  </w:del>
                </w:sdtContent>
              </w:sdt>
              <w:del w:author="udhaya kumar" w:id="6" w:date="2026-09-24T06:40:29Z"/>
            </w:sdtContent>
          </w:sdt>
        </w:p>
      </w:sdtContent>
    </w:sdt>
    <w:sdt>
      <w:sdtPr>
        <w:id w:val="-1643755743"/>
        <w:tag w:val="goog_rdk_4444"/>
      </w:sdtPr>
      <w:sdtContent>
        <w:p w:rsidR="00000000" w:rsidDel="00000000" w:rsidP="00000000" w:rsidRDefault="00000000" w:rsidRPr="00000000" w14:paraId="00000452">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rPr>
              </w:rPrChange>
            </w:rPr>
          </w:pPr>
          <w:sdt>
            <w:sdtPr>
              <w:id w:val="914285613"/>
              <w:tag w:val="goog_rdk_4442"/>
            </w:sdtPr>
            <w:sdtContent>
              <w:del w:author="udhaya kumar" w:id="6" w:date="2026-09-24T06:40:29Z"/>
              <w:sdt>
                <w:sdtPr>
                  <w:id w:val="-982406045"/>
                  <w:tag w:val="goog_rdk_4443"/>
                </w:sdtPr>
                <w:sdtContent>
                  <w:del w:author="udhaya kumar" w:id="6" w:date="2026-09-24T06:40:29Z">
                    <w:r w:rsidDel="00000000" w:rsidR="00000000" w:rsidRPr="00000000">
                      <w:rPr>
                        <w:rtl w:val="0"/>
                      </w:rPr>
                    </w:r>
                  </w:del>
                </w:sdtContent>
              </w:sdt>
              <w:del w:author="udhaya kumar" w:id="6" w:date="2026-09-24T06:40:29Z"/>
            </w:sdtContent>
          </w:sdt>
        </w:p>
      </w:sdtContent>
    </w:sdt>
    <w:sdt>
      <w:sdtPr>
        <w:id w:val="-896002198"/>
        <w:tag w:val="goog_rdk_4447"/>
      </w:sdtPr>
      <w:sdtContent>
        <w:p w:rsidR="00000000" w:rsidDel="00000000" w:rsidP="00000000" w:rsidRDefault="00000000" w:rsidRPr="00000000" w14:paraId="00000453">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rPr>
              </w:rPrChange>
            </w:rPr>
          </w:pPr>
          <w:sdt>
            <w:sdtPr>
              <w:id w:val="448975489"/>
              <w:tag w:val="goog_rdk_4445"/>
            </w:sdtPr>
            <w:sdtContent>
              <w:del w:author="udhaya kumar" w:id="6" w:date="2026-09-24T06:40:29Z"/>
              <w:sdt>
                <w:sdtPr>
                  <w:id w:val="2075525520"/>
                  <w:tag w:val="goog_rdk_4446"/>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rPr>
                        </w:rPrChange>
                      </w:rPr>
                      <w:delText xml:space="preserve">MILESTONE 4: Deployment</w:delText>
                    </w:r>
                  </w:del>
                </w:sdtContent>
              </w:sdt>
              <w:del w:author="udhaya kumar" w:id="6" w:date="2026-09-24T06:40:29Z"/>
            </w:sdtContent>
          </w:sdt>
        </w:p>
      </w:sdtContent>
    </w:sdt>
    <w:sdt>
      <w:sdtPr>
        <w:id w:val="-743235890"/>
        <w:tag w:val="goog_rdk_4452"/>
      </w:sdtPr>
      <w:sdtContent>
        <w:p w:rsidR="00000000" w:rsidDel="00000000" w:rsidP="00000000" w:rsidRDefault="00000000" w:rsidRPr="00000000" w14:paraId="000004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del w:author="udhaya kumar" w:id="6" w:date="2026-09-24T06:40:29Z"/>
              <w:rFonts w:ascii="Cambria" w:cs="Cambria" w:eastAsia="Cambria" w:hAnsi="Cambria"/>
              <w:b w:val="1"/>
              <w:bCs w:val="1"/>
              <w:i w:val="0"/>
              <w:iCs w:val="0"/>
              <w:smallCaps w:val="0"/>
              <w:strike w:val="0"/>
              <w:color w:val="000000"/>
              <w:sz w:val="24"/>
              <w:szCs w:val="24"/>
              <w:u w:val="none"/>
              <w:shd w:fill="auto" w:val="clear"/>
              <w:vertAlign w:val="baseline"/>
            </w:rPr>
          </w:pPr>
          <w:sdt>
            <w:sdtPr>
              <w:id w:val="-1189877873"/>
              <w:tag w:val="goog_rdk_4448"/>
            </w:sdtPr>
            <w:sdtContent>
              <w:del w:author="udhaya kumar" w:id="6" w:date="2026-09-24T06:40:29Z"/>
              <w:sdt>
                <w:sdtPr>
                  <w:id w:val="-422570777"/>
                  <w:tag w:val="goog_rdk_4449"/>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Activity 4.1: </w:delText>
                    </w:r>
                  </w:del>
                </w:sdtContent>
              </w:sdt>
              <w:del w:author="udhaya kumar" w:id="6" w:date="2026-09-24T06:40:29Z">
                <w:sdt>
                  <w:sdtPr>
                    <w:id w:val="540757406"/>
                    <w:tag w:val="goog_rdk_4450"/>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Run Locally</w:delText>
                    </w:r>
                  </w:sdtContent>
                </w:sdt>
                <w:sdt>
                  <w:sdtPr>
                    <w:id w:val="-1963139228"/>
                    <w:tag w:val="goog_rdk_4451"/>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 </w:delText>
                    </w:r>
                  </w:sdtContent>
                </w:sdt>
              </w:del>
            </w:sdtContent>
          </w:sdt>
        </w:p>
      </w:sdtContent>
    </w:sdt>
    <w:sdt>
      <w:sdtPr>
        <w:id w:val="848328473"/>
        <w:tag w:val="goog_rdk_4458"/>
      </w:sdtPr>
      <w:sdtContent>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i w:val="0"/>
                  <w:iCs w:val="0"/>
                  <w:smallCaps w:val="0"/>
                  <w:strike w:val="0"/>
                  <w:color w:val="000000"/>
                  <w:sz w:val="22"/>
                  <w:szCs w:val="22"/>
                  <w:u w:val="none"/>
                  <w:shd w:fill="auto" w:val="clear"/>
                  <w:vertAlign w:val="baseline"/>
                </w:rPr>
              </w:rPrChange>
            </w:rPr>
          </w:pPr>
          <w:sdt>
            <w:sdtPr>
              <w:id w:val="1999211531"/>
              <w:tag w:val="goog_rdk_4453"/>
            </w:sdtPr>
            <w:sdtContent>
              <w:del w:author="udhaya kumar" w:id="6" w:date="2026-09-24T06:40:29Z"/>
              <w:sdt>
                <w:sdtPr>
                  <w:id w:val="1575817535"/>
                  <w:tag w:val="goog_rdk_4454"/>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Run locally with</w:delText>
                    </w:r>
                  </w:del>
                </w:sdtContent>
              </w:sdt>
              <w:del w:author="udhaya kumar" w:id="6" w:date="2026-09-24T06:40:29Z">
                <w:sdt>
                  <w:sdtPr>
                    <w:id w:val="806598773"/>
                    <w:tag w:val="goog_rdk_4455"/>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i w:val="0"/>
                            <w:iCs w:val="0"/>
                            <w:smallCaps w:val="0"/>
                            <w:strike w:val="0"/>
                            <w:color w:val="000000"/>
                            <w:sz w:val="22"/>
                            <w:szCs w:val="22"/>
                            <w:u w:val="none"/>
                            <w:shd w:fill="auto" w:val="clear"/>
                            <w:vertAlign w:val="baseline"/>
                          </w:rPr>
                        </w:rPrChange>
                      </w:rPr>
                      <w:delText xml:space="preserve"> </w:delText>
                    </w:r>
                  </w:sdtContent>
                </w:sdt>
                <w:sdt>
                  <w:sdtPr>
                    <w:id w:val="-327808488"/>
                    <w:tag w:val="goog_rdk_4456"/>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uvicorn main:app --reload</w:delText>
                    </w:r>
                  </w:sdtContent>
                </w:sdt>
                <w:sdt>
                  <w:sdtPr>
                    <w:id w:val="374276867"/>
                    <w:tag w:val="goog_rdk_4457"/>
                  </w:sdtPr>
                  <w:sdtContent>
                    <w:r w:rsidDel="00000000" w:rsidR="00000000" w:rsidRPr="00000000">
                      <w:rPr>
                        <w:rtl w:val="0"/>
                      </w:rPr>
                    </w:r>
                  </w:sdtContent>
                </w:sdt>
              </w:del>
            </w:sdtContent>
          </w:sdt>
        </w:p>
      </w:sdtContent>
    </w:sdt>
    <w:sdt>
      <w:sdtPr>
        <w:id w:val="1029359570"/>
        <w:tag w:val="goog_rdk_4463"/>
      </w:sdtPr>
      <w:sdtContent>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1656149598"/>
              <w:tag w:val="goog_rdk_4459"/>
            </w:sdtPr>
            <w:sdtContent>
              <w:del w:author="udhaya kumar" w:id="6" w:date="2026-09-24T06:40:29Z"/>
              <w:sdt>
                <w:sdtPr>
                  <w:id w:val="1512449685"/>
                  <w:tag w:val="goog_rdk_4460"/>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Navigate to: </w:delText>
                    </w:r>
                  </w:del>
                </w:sdtContent>
              </w:sdt>
              <w:del w:author="udhaya kumar" w:id="6" w:date="2026-09-24T06:40:29Z">
                <w:r w:rsidDel="00000000" w:rsidR="00000000" w:rsidRPr="00000000">
                  <w:fldChar w:fldCharType="begin"/>
                </w:r>
                <w:r w:rsidDel="00000000" w:rsidR="00000000" w:rsidRPr="00000000">
                  <w:delInstrText xml:space="preserve">HYPERLINK "http://127.0.0.1:8000"</w:delInstrText>
                </w:r>
                <w:r w:rsidDel="00000000" w:rsidR="00000000" w:rsidRPr="00000000">
                  <w:fldChar w:fldCharType="separate"/>
                </w:r>
                <w:sdt>
                  <w:sdtPr>
                    <w:id w:val="946450342"/>
                    <w:tag w:val="goog_rdk_4461"/>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ff"/>
                            <w:sz w:val="22"/>
                            <w:szCs w:val="22"/>
                            <w:u w:val="single"/>
                            <w:shd w:fill="auto" w:val="clear"/>
                            <w:vertAlign w:val="baseline"/>
                          </w:rPr>
                        </w:rPrChange>
                      </w:rPr>
                      <w:delText xml:space="preserve">http://127.0.0.1:8000</w:delText>
                    </w:r>
                  </w:sdtContent>
                </w:sdt>
                <w:r w:rsidDel="00000000" w:rsidR="00000000" w:rsidRPr="00000000">
                  <w:fldChar w:fldCharType="end"/>
                </w:r>
                <w:sdt>
                  <w:sdtPr>
                    <w:id w:val="1933136680"/>
                    <w:tag w:val="goog_rdk_4462"/>
                  </w:sdtPr>
                  <w:sdtContent>
                    <w:r w:rsidDel="00000000" w:rsidR="00000000" w:rsidRPr="00000000">
                      <w:rPr>
                        <w:rtl w:val="0"/>
                      </w:rPr>
                    </w:r>
                  </w:sdtContent>
                </w:sdt>
              </w:del>
            </w:sdtContent>
          </w:sdt>
        </w:p>
      </w:sdtContent>
    </w:sdt>
    <w:sdt>
      <w:sdtPr>
        <w:id w:val="1270529975"/>
        <w:tag w:val="goog_rdk_4471"/>
      </w:sdtPr>
      <w:sdtContent>
        <w:p w:rsidR="00000000" w:rsidDel="00000000" w:rsidP="00000000" w:rsidRDefault="00000000" w:rsidRPr="00000000" w14:paraId="00000457">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rPr>
              </w:rPrChange>
            </w:rPr>
          </w:pPr>
          <w:sdt>
            <w:sdtPr>
              <w:id w:val="58477256"/>
              <w:tag w:val="goog_rdk_4466"/>
            </w:sdtPr>
            <w:sdtContent>
              <w:ins w:author="Sripriya" w:id="120" w:date="2026-09-24T05:06:29Z">
                <w:sdt>
                  <w:sdtPr>
                    <w:id w:val="-163942483"/>
                    <w:tag w:val="goog_rdk_4467"/>
                  </w:sdtPr>
                  <w:sdtContent>
                    <w:del w:author="udhaya kumar" w:id="6" w:date="2026-09-24T06:40:29Z">
                      <w:r w:rsidDel="00000000" w:rsidR="00000000" w:rsidRPr="00000000">
                        <w:fldChar w:fldCharType="begin"/>
                      </w:r>
                      <w:r w:rsidDel="00000000" w:rsidR="00000000" w:rsidRPr="00000000">
                        <w:delInstrText xml:space="preserve">HYPERLINK "http://127.0.0.1:8000/"</w:delInstrText>
                      </w:r>
                      <w:r w:rsidDel="00000000" w:rsidR="00000000" w:rsidRPr="00000000">
                        <w:fldChar w:fldCharType="separate"/>
                      </w:r>
                      <w:sdt>
                        <w:sdtPr>
                          <w:id w:val="189542961"/>
                          <w:tag w:val="goog_rdk_4468"/>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1155cc"/>
                                  <w:u w:val="single"/>
                                </w:rPr>
                              </w:rPrChange>
                            </w:rPr>
                            <w:delText xml:space="preserve">http://127.0.0.1:8000</w:delText>
                          </w:r>
                        </w:sdtContent>
                      </w:sdt>
                      <w:r w:rsidDel="00000000" w:rsidR="00000000" w:rsidRPr="00000000">
                        <w:fldChar w:fldCharType="end"/>
                      </w:r>
                    </w:del>
                  </w:sdtContent>
                </w:sdt>
              </w:ins>
            </w:sdtContent>
          </w:sdt>
          <w:sdt>
            <w:sdtPr>
              <w:id w:val="-1259557059"/>
              <w:tag w:val="goog_rdk_4469"/>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color w:val="000000"/>
                      </w:rPr>
                    </w:rPrChange>
                  </w:rPr>
                  <w:drawing>
                    <wp:inline distB="0" distT="0" distL="0" distR="0">
                      <wp:extent cx="5731510" cy="1433195"/>
                      <wp:effectExtent b="0" l="0" r="0" t="0"/>
                      <wp:docPr id="212691692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510" cy="1433195"/>
                              </a:xfrm>
                              <a:prstGeom prst="rect"/>
                              <a:ln/>
                            </pic:spPr>
                          </pic:pic>
                        </a:graphicData>
                      </a:graphic>
                    </wp:inline>
                  </w:drawing>
                </w:r>
              </w:del>
              <w:sdt>
                <w:sdtPr>
                  <w:id w:val="-1222916077"/>
                  <w:tag w:val="goog_rdk_4470"/>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330198272"/>
        <w:tag w:val="goog_rdk_4474"/>
      </w:sdtPr>
      <w:sdtContent>
        <w:p w:rsidR="00000000" w:rsidDel="00000000" w:rsidP="00000000" w:rsidRDefault="00000000" w:rsidRPr="00000000" w14:paraId="00000458">
          <w:pPr>
            <w:spacing w:after="280" w:before="280" w:line="240" w:lineRule="auto"/>
            <w:jc w:val="center"/>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22"/>
                  <w:szCs w:val="22"/>
                </w:rPr>
              </w:rPrChange>
            </w:rPr>
          </w:pPr>
          <w:sdt>
            <w:sdtPr>
              <w:id w:val="22369038"/>
              <w:tag w:val="goog_rdk_4472"/>
            </w:sdtPr>
            <w:sdtContent>
              <w:del w:author="udhaya kumar" w:id="6" w:date="2026-09-24T06:40:29Z"/>
              <w:sdt>
                <w:sdtPr>
                  <w:id w:val="-1386214738"/>
                  <w:tag w:val="goog_rdk_4473"/>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sz w:val="22"/>
                            <w:szCs w:val="22"/>
                          </w:rPr>
                        </w:rPrChange>
                      </w:rPr>
                      <w:delText xml:space="preserve">Fig. Showing the Application can be accessed</w:delText>
                    </w:r>
                  </w:del>
                </w:sdtContent>
              </w:sdt>
              <w:del w:author="udhaya kumar" w:id="6" w:date="2026-09-24T06:40:29Z"/>
            </w:sdtContent>
          </w:sdt>
        </w:p>
      </w:sdtContent>
    </w:sdt>
    <w:sdt>
      <w:sdtPr>
        <w:id w:val="-325869341"/>
        <w:tag w:val="goog_rdk_4479"/>
      </w:sdtPr>
      <w:sdtContent>
        <w:p w:rsidR="00000000" w:rsidDel="00000000" w:rsidP="00000000" w:rsidRDefault="00000000" w:rsidRPr="00000000" w14:paraId="000004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del w:author="udhaya kumar" w:id="6" w:date="2026-09-24T06:40:29Z"/>
              <w:rFonts w:ascii="Cambria" w:cs="Cambria" w:eastAsia="Cambria" w:hAnsi="Cambria"/>
              <w:b w:val="1"/>
              <w:bCs w:val="1"/>
              <w:i w:val="0"/>
              <w:iCs w:val="0"/>
              <w:smallCaps w:val="0"/>
              <w:strike w:val="0"/>
              <w:color w:val="000000"/>
              <w:sz w:val="24"/>
              <w:szCs w:val="24"/>
              <w:u w:val="none"/>
              <w:shd w:fill="auto" w:val="clear"/>
              <w:vertAlign w:val="baseline"/>
            </w:rPr>
          </w:pPr>
          <w:sdt>
            <w:sdtPr>
              <w:id w:val="-327823993"/>
              <w:tag w:val="goog_rdk_4475"/>
            </w:sdtPr>
            <w:sdtContent>
              <w:del w:author="udhaya kumar" w:id="6" w:date="2026-09-24T06:40:29Z"/>
              <w:sdt>
                <w:sdtPr>
                  <w:id w:val="230527573"/>
                  <w:tag w:val="goog_rdk_4476"/>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Activity 4.2: </w:delText>
                    </w:r>
                  </w:del>
                </w:sdtContent>
              </w:sdt>
              <w:del w:author="udhaya kumar" w:id="6" w:date="2026-09-24T06:40:29Z">
                <w:sdt>
                  <w:sdtPr>
                    <w:id w:val="-785674624"/>
                    <w:tag w:val="goog_rdk_4477"/>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Functional Testing</w:delText>
                    </w:r>
                  </w:sdtContent>
                </w:sdt>
                <w:sdt>
                  <w:sdtPr>
                    <w:id w:val="-1126588072"/>
                    <w:tag w:val="goog_rdk_4478"/>
                  </w:sdtPr>
                  <w:sdtContent>
                    <w:r w:rsidDel="00000000" w:rsidR="00000000" w:rsidRPr="00000000">
                      <w:rPr>
                        <w:rtl w:val="0"/>
                      </w:rPr>
                    </w:r>
                  </w:sdtContent>
                </w:sdt>
              </w:del>
            </w:sdtContent>
          </w:sdt>
        </w:p>
      </w:sdtContent>
    </w:sdt>
    <w:sdt>
      <w:sdtPr>
        <w:id w:val="1318194175"/>
        <w:tag w:val="goog_rdk_4482"/>
      </w:sdtPr>
      <w:sdtContent>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427525902"/>
              <w:tag w:val="goog_rdk_4480"/>
            </w:sdtPr>
            <w:sdtContent>
              <w:del w:author="udhaya kumar" w:id="6" w:date="2026-09-24T06:40:29Z"/>
              <w:sdt>
                <w:sdtPr>
                  <w:id w:val="160179345"/>
                  <w:tag w:val="goog_rdk_4481"/>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Ask a question</w:delText>
                      <w:br w:type="textWrapping"/>
                      <w:delText xml:space="preserve">Get an explanation</w:delText>
                      <w:br w:type="textWrapping"/>
                      <w:delText xml:space="preserve">Generate a quiz</w:delText>
                      <w:br w:type="textWrapping"/>
                      <w:delText xml:space="preserve">Summarize content</w:delText>
                      <w:br w:type="textWrapping"/>
                      <w:delText xml:space="preserve">Get a personalized learning plan</w:delText>
                    </w:r>
                  </w:del>
                </w:sdtContent>
              </w:sdt>
              <w:del w:author="udhaya kumar" w:id="6" w:date="2026-09-24T06:40:29Z"/>
            </w:sdtContent>
          </w:sdt>
        </w:p>
      </w:sdtContent>
    </w:sdt>
    <w:sdt>
      <w:sdtPr>
        <w:id w:val="240460874"/>
        <w:tag w:val="goog_rdk_4485"/>
      </w:sdtPr>
      <w:sdtContent>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1526383862"/>
              <w:tag w:val="goog_rdk_4483"/>
            </w:sdtPr>
            <w:sdtContent>
              <w:del w:author="udhaya kumar" w:id="6" w:date="2026-09-24T06:40:29Z"/>
              <w:sdt>
                <w:sdtPr>
                  <w:id w:val="1353012525"/>
                  <w:tag w:val="goog_rdk_4484"/>
                </w:sdtPr>
                <w:sdtContent>
                  <w:del w:author="udhaya kumar" w:id="6" w:date="2026-09-24T06:40:29Z">
                    <w:r w:rsidDel="00000000" w:rsidR="00000000" w:rsidRPr="00000000">
                      <w:rPr>
                        <w:rtl w:val="0"/>
                      </w:rPr>
                    </w:r>
                  </w:del>
                </w:sdtContent>
              </w:sdt>
              <w:del w:author="udhaya kumar" w:id="6" w:date="2026-09-24T06:40:29Z"/>
            </w:sdtContent>
          </w:sdt>
        </w:p>
      </w:sdtContent>
    </w:sdt>
    <w:sdt>
      <w:sdtPr>
        <w:id w:val="-823547809"/>
        <w:tag w:val="goog_rdk_4488"/>
      </w:sdtPr>
      <w:sdtContent>
        <w:p w:rsidR="00000000" w:rsidDel="00000000" w:rsidP="00000000" w:rsidRDefault="00000000" w:rsidRPr="00000000" w14:paraId="0000045C">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rPr>
              </w:rPrChange>
            </w:rPr>
          </w:pPr>
          <w:sdt>
            <w:sdtPr>
              <w:id w:val="882402900"/>
              <w:tag w:val="goog_rdk_4486"/>
            </w:sdtPr>
            <w:sdtContent>
              <w:del w:author="udhaya kumar" w:id="6" w:date="2026-09-24T06:40:29Z"/>
              <w:sdt>
                <w:sdtPr>
                  <w:id w:val="1267729950"/>
                  <w:tag w:val="goog_rdk_4487"/>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70576130"/>
        <w:tag w:val="goog_rdk_4491"/>
      </w:sdtPr>
      <w:sdtContent>
        <w:p w:rsidR="00000000" w:rsidDel="00000000" w:rsidP="00000000" w:rsidRDefault="00000000" w:rsidRPr="00000000" w14:paraId="0000045D">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27"/>
                  <w:szCs w:val="27"/>
                </w:rPr>
              </w:rPrChange>
            </w:rPr>
          </w:pPr>
          <w:sdt>
            <w:sdtPr>
              <w:id w:val="-2129367691"/>
              <w:tag w:val="goog_rdk_4489"/>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PrChange>
                  </w:rPr>
                  <w:drawing>
                    <wp:inline distB="0" distT="0" distL="0" distR="0">
                      <wp:extent cx="5731510" cy="2917825"/>
                      <wp:effectExtent b="0" l="0" r="0" t="0"/>
                      <wp:docPr id="2126916922"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510" cy="2917825"/>
                              </a:xfrm>
                              <a:prstGeom prst="rect"/>
                              <a:ln/>
                            </pic:spPr>
                          </pic:pic>
                        </a:graphicData>
                      </a:graphic>
                    </wp:inline>
                  </w:drawing>
                </w:r>
              </w:del>
              <w:sdt>
                <w:sdtPr>
                  <w:id w:val="1271503333"/>
                  <w:tag w:val="goog_rdk_4490"/>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982611141"/>
        <w:tag w:val="goog_rdk_4494"/>
      </w:sdtPr>
      <w:sdtContent>
        <w:p w:rsidR="00000000" w:rsidDel="00000000" w:rsidP="00000000" w:rsidRDefault="00000000" w:rsidRPr="00000000" w14:paraId="0000045E">
          <w:pPr>
            <w:spacing w:after="280" w:before="280" w:line="240" w:lineRule="auto"/>
            <w:jc w:val="center"/>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22"/>
                  <w:szCs w:val="22"/>
                </w:rPr>
              </w:rPrChange>
            </w:rPr>
          </w:pPr>
          <w:sdt>
            <w:sdtPr>
              <w:id w:val="2063105360"/>
              <w:tag w:val="goog_rdk_4492"/>
            </w:sdtPr>
            <w:sdtContent>
              <w:del w:author="udhaya kumar" w:id="6" w:date="2026-09-24T06:40:29Z"/>
              <w:sdt>
                <w:sdtPr>
                  <w:id w:val="1489751527"/>
                  <w:tag w:val="goog_rdk_4493"/>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sz w:val="22"/>
                            <w:szCs w:val="22"/>
                          </w:rPr>
                        </w:rPrChange>
                      </w:rPr>
                      <w:delText xml:space="preserve">Fig. EDUGENIE</w:delText>
                    </w:r>
                  </w:del>
                </w:sdtContent>
              </w:sdt>
              <w:del w:author="udhaya kumar" w:id="6" w:date="2026-09-24T06:40:29Z"/>
            </w:sdtContent>
          </w:sdt>
        </w:p>
      </w:sdtContent>
    </w:sdt>
    <w:sdt>
      <w:sdtPr>
        <w:id w:val="1898081798"/>
        <w:tag w:val="goog_rdk_4497"/>
      </w:sdtPr>
      <w:sdtContent>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2068060564"/>
              <w:tag w:val="goog_rdk_4495"/>
            </w:sdtPr>
            <w:sdtContent>
              <w:del w:author="udhaya kumar" w:id="6" w:date="2026-09-24T06:40:29Z"/>
              <w:sdt>
                <w:sdtPr>
                  <w:id w:val="1337169630"/>
                  <w:tag w:val="goog_rdk_4496"/>
                </w:sdtPr>
                <w:sdtContent>
                  <w:del w:author="udhaya kumar" w:id="6" w:date="2026-09-24T06:40:29Z">
                    <w:r w:rsidDel="00000000" w:rsidR="00000000" w:rsidRPr="00000000">
                      <w:rPr>
                        <w:rtl w:val="0"/>
                      </w:rPr>
                    </w:r>
                  </w:del>
                </w:sdtContent>
              </w:sdt>
              <w:del w:author="udhaya kumar" w:id="6" w:date="2026-09-24T06:40:29Z"/>
            </w:sdtContent>
          </w:sdt>
        </w:p>
      </w:sdtContent>
    </w:sdt>
    <w:sdt>
      <w:sdtPr>
        <w:id w:val="-545612958"/>
        <w:tag w:val="goog_rdk_4500"/>
      </w:sdtPr>
      <w:sdtContent>
        <w:p w:rsidR="00000000" w:rsidDel="00000000" w:rsidP="00000000" w:rsidRDefault="00000000" w:rsidRPr="00000000" w14:paraId="00000460">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27"/>
                  <w:szCs w:val="27"/>
                </w:rPr>
              </w:rPrChange>
            </w:rPr>
          </w:pPr>
          <w:sdt>
            <w:sdtPr>
              <w:id w:val="1987187666"/>
              <w:tag w:val="goog_rdk_4498"/>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PrChange>
                  </w:rPr>
                  <w:drawing>
                    <wp:inline distB="0" distT="0" distL="0" distR="0">
                      <wp:extent cx="5731510" cy="2917825"/>
                      <wp:effectExtent b="0" l="0" r="0" t="0"/>
                      <wp:docPr id="2126916924"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31510" cy="2917825"/>
                              </a:xfrm>
                              <a:prstGeom prst="rect"/>
                              <a:ln/>
                            </pic:spPr>
                          </pic:pic>
                        </a:graphicData>
                      </a:graphic>
                    </wp:inline>
                  </w:drawing>
                </w:r>
              </w:del>
              <w:sdt>
                <w:sdtPr>
                  <w:id w:val="-113832539"/>
                  <w:tag w:val="goog_rdk_4499"/>
                </w:sdtPr>
                <w:sdtContent>
                  <w:del w:author="udhaya kumar" w:id="6" w:date="2026-09-24T06:40:29Z">
                    <w:r w:rsidDel="00000000" w:rsidR="00000000" w:rsidRPr="00000000">
                      <w:rPr>
                        <w:rtl w:val="0"/>
                      </w:rPr>
                    </w:r>
                  </w:del>
                </w:sdtContent>
              </w:sdt>
              <w:del w:author="udhaya kumar" w:id="6" w:date="2026-09-24T06:40:29Z"/>
            </w:sdtContent>
          </w:sdt>
        </w:p>
      </w:sdtContent>
    </w:sdt>
    <w:sdt>
      <w:sdtPr>
        <w:id w:val="-334155833"/>
        <w:tag w:val="goog_rdk_4503"/>
      </w:sdtPr>
      <w:sdtContent>
        <w:p w:rsidR="00000000" w:rsidDel="00000000" w:rsidP="00000000" w:rsidRDefault="00000000" w:rsidRPr="00000000" w14:paraId="00000461">
          <w:pPr>
            <w:spacing w:after="280" w:before="280" w:line="240" w:lineRule="auto"/>
            <w:jc w:val="center"/>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22"/>
                  <w:szCs w:val="22"/>
                </w:rPr>
              </w:rPrChange>
            </w:rPr>
          </w:pPr>
          <w:sdt>
            <w:sdtPr>
              <w:id w:val="1472533942"/>
              <w:tag w:val="goog_rdk_4501"/>
            </w:sdtPr>
            <w:sdtContent>
              <w:del w:author="udhaya kumar" w:id="6" w:date="2026-09-24T06:40:29Z"/>
              <w:sdt>
                <w:sdtPr>
                  <w:id w:val="1253862210"/>
                  <w:tag w:val="goog_rdk_4502"/>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sz w:val="22"/>
                            <w:szCs w:val="22"/>
                          </w:rPr>
                        </w:rPrChange>
                      </w:rPr>
                      <w:delText xml:space="preserve">Fig. EDUGENIE</w:delText>
                    </w:r>
                  </w:del>
                </w:sdtContent>
              </w:sdt>
              <w:del w:author="udhaya kumar" w:id="6" w:date="2026-09-24T06:40:29Z"/>
            </w:sdtContent>
          </w:sdt>
        </w:p>
      </w:sdtContent>
    </w:sdt>
    <w:sdt>
      <w:sdtPr>
        <w:id w:val="1725173242"/>
        <w:tag w:val="goog_rdk_4506"/>
      </w:sdtPr>
      <w:sdtContent>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780711624"/>
              <w:tag w:val="goog_rdk_4504"/>
            </w:sdtPr>
            <w:sdtContent>
              <w:del w:author="udhaya kumar" w:id="6" w:date="2026-09-24T06:40:29Z"/>
              <w:sdt>
                <w:sdtPr>
                  <w:id w:val="262411897"/>
                  <w:tag w:val="goog_rdk_4505"/>
                </w:sdtPr>
                <w:sdtContent>
                  <w:del w:author="udhaya kumar" w:id="6" w:date="2026-09-24T06:40:29Z">
                    <w:r w:rsidDel="00000000" w:rsidR="00000000" w:rsidRPr="00000000">
                      <w:rPr>
                        <w:rtl w:val="0"/>
                      </w:rPr>
                    </w:r>
                  </w:del>
                </w:sdtContent>
              </w:sdt>
              <w:del w:author="udhaya kumar" w:id="6" w:date="2026-09-24T06:40:29Z"/>
            </w:sdtContent>
          </w:sdt>
        </w:p>
      </w:sdtContent>
    </w:sdt>
    <w:sdt>
      <w:sdtPr>
        <w:id w:val="300873268"/>
        <w:tag w:val="goog_rdk_4509"/>
      </w:sdtPr>
      <w:sdtContent>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07489450"/>
              <w:tag w:val="goog_rdk_4507"/>
            </w:sdtPr>
            <w:sdtContent>
              <w:del w:author="udhaya kumar" w:id="6" w:date="2026-09-24T06:40:29Z"/>
              <w:sdt>
                <w:sdtPr>
                  <w:id w:val="135773913"/>
                  <w:tag w:val="goog_rdk_4508"/>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80353731"/>
        <w:tag w:val="goog_rdk_4512"/>
      </w:sdtPr>
      <w:sdtContent>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536149348"/>
              <w:tag w:val="goog_rdk_4510"/>
            </w:sdtPr>
            <w:sdtContent>
              <w:del w:author="udhaya kumar" w:id="6" w:date="2026-09-24T06:40:29Z"/>
              <w:sdt>
                <w:sdtPr>
                  <w:id w:val="586189417"/>
                  <w:tag w:val="goog_rdk_4511"/>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627781806"/>
        <w:tag w:val="goog_rdk_4515"/>
      </w:sdtPr>
      <w:sdtContent>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i w:val="0"/>
                  <w:iCs w:val="0"/>
                  <w:smallCaps w:val="0"/>
                  <w:strike w:val="0"/>
                  <w:color w:val="000000"/>
                  <w:sz w:val="24"/>
                  <w:szCs w:val="24"/>
                  <w:u w:val="none"/>
                  <w:shd w:fill="auto" w:val="clear"/>
                  <w:vertAlign w:val="baseline"/>
                </w:rPr>
              </w:rPrChange>
            </w:rPr>
          </w:pPr>
          <w:sdt>
            <w:sdtPr>
              <w:id w:val="796400481"/>
              <w:tag w:val="goog_rdk_4513"/>
            </w:sdtPr>
            <w:sdtContent>
              <w:del w:author="udhaya kumar" w:id="6" w:date="2026-09-24T06:40:29Z"/>
              <w:sdt>
                <w:sdtPr>
                  <w:id w:val="-662286071"/>
                  <w:tag w:val="goog_rdk_4514"/>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Exploring EduGenie: </w:delText>
                    </w:r>
                  </w:del>
                </w:sdtContent>
              </w:sdt>
              <w:del w:author="udhaya kumar" w:id="6" w:date="2026-09-24T06:40:29Z"/>
            </w:sdtContent>
          </w:sdt>
        </w:p>
      </w:sdtContent>
    </w:sdt>
    <w:sdt>
      <w:sdtPr>
        <w:id w:val="1266379393"/>
        <w:tag w:val="goog_rdk_4518"/>
      </w:sdtPr>
      <w:sdtContent>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957347990"/>
              <w:tag w:val="goog_rdk_4516"/>
            </w:sdtPr>
            <w:sdtContent>
              <w:del w:author="udhaya kumar" w:id="6" w:date="2026-09-24T06:40:29Z"/>
              <w:sdt>
                <w:sdtPr>
                  <w:id w:val="-730207468"/>
                  <w:tag w:val="goog_rdk_4517"/>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445891766"/>
        <w:tag w:val="goog_rdk_4521"/>
      </w:sdtPr>
      <w:sdtContent>
        <w:p w:rsidR="00000000" w:rsidDel="00000000" w:rsidP="00000000" w:rsidRDefault="00000000" w:rsidRPr="00000000" w14:paraId="0000046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1437779987"/>
              <w:tag w:val="goog_rdk_4519"/>
            </w:sdtPr>
            <w:sdtContent>
              <w:del w:author="udhaya kumar" w:id="6" w:date="2026-09-24T06:40:29Z"/>
              <w:sdt>
                <w:sdtPr>
                  <w:id w:val="214731437"/>
                  <w:tag w:val="goog_rdk_4520"/>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Asking questions: </w:delText>
                    </w:r>
                  </w:del>
                </w:sdtContent>
              </w:sdt>
              <w:del w:author="udhaya kumar" w:id="6" w:date="2026-09-24T06:40:29Z"/>
            </w:sdtContent>
          </w:sdt>
        </w:p>
      </w:sdtContent>
    </w:sdt>
    <w:sdt>
      <w:sdtPr>
        <w:id w:val="1890228686"/>
        <w:tag w:val="goog_rdk_4524"/>
      </w:sdtPr>
      <w:sdtContent>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548411933"/>
              <w:tag w:val="goog_rdk_4522"/>
            </w:sdtPr>
            <w:sdtContent>
              <w:del w:author="udhaya kumar" w:id="6" w:date="2026-09-24T06:40:29Z"/>
              <w:sdt>
                <w:sdtPr>
                  <w:id w:val="483797769"/>
                  <w:tag w:val="goog_rdk_4523"/>
                </w:sdtPr>
                <w:sdtContent>
                  <w:del w:author="udhaya kumar" w:id="6" w:date="2026-09-24T06:40:29Z">
                    <w:r w:rsidDel="00000000" w:rsidR="00000000" w:rsidRPr="00000000">
                      <w:rPr>
                        <w:rtl w:val="0"/>
                      </w:rPr>
                    </w:r>
                  </w:del>
                </w:sdtContent>
              </w:sdt>
              <w:del w:author="udhaya kumar" w:id="6" w:date="2026-09-24T06:40:29Z"/>
            </w:sdtContent>
          </w:sdt>
        </w:p>
      </w:sdtContent>
    </w:sdt>
    <w:sdt>
      <w:sdtPr>
        <w:id w:val="361119287"/>
        <w:tag w:val="goog_rdk_4527"/>
      </w:sdtPr>
      <w:sdtContent>
        <w:p w:rsidR="00000000" w:rsidDel="00000000" w:rsidP="00000000" w:rsidRDefault="00000000" w:rsidRPr="00000000" w14:paraId="00000469">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pPr>
          <w:sdt>
            <w:sdtPr>
              <w:id w:val="1697969995"/>
              <w:tag w:val="goog_rdk_4525"/>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drawing>
                    <wp:inline distB="0" distT="0" distL="0" distR="0">
                      <wp:extent cx="5731510" cy="1902460"/>
                      <wp:effectExtent b="0" l="0" r="0" t="0"/>
                      <wp:docPr id="2126916925"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1510" cy="1902460"/>
                              </a:xfrm>
                              <a:prstGeom prst="rect"/>
                              <a:ln/>
                            </pic:spPr>
                          </pic:pic>
                        </a:graphicData>
                      </a:graphic>
                    </wp:inline>
                  </w:drawing>
                </w:r>
              </w:del>
              <w:sdt>
                <w:sdtPr>
                  <w:id w:val="988613530"/>
                  <w:tag w:val="goog_rdk_4526"/>
                </w:sdtPr>
                <w:sdtContent>
                  <w:del w:author="udhaya kumar" w:id="6" w:date="2026-09-24T06:40:29Z">
                    <w:r w:rsidDel="00000000" w:rsidR="00000000" w:rsidRPr="00000000">
                      <w:rPr>
                        <w:rtl w:val="0"/>
                      </w:rPr>
                    </w:r>
                  </w:del>
                </w:sdtContent>
              </w:sdt>
              <w:del w:author="udhaya kumar" w:id="6" w:date="2026-09-24T06:40:29Z"/>
            </w:sdtContent>
          </w:sdt>
        </w:p>
      </w:sdtContent>
    </w:sdt>
    <w:sdt>
      <w:sdtPr>
        <w:id w:val="-561083933"/>
        <w:tag w:val="goog_rdk_4530"/>
      </w:sdtPr>
      <w:sdtContent>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757488982"/>
              <w:tag w:val="goog_rdk_4528"/>
            </w:sdtPr>
            <w:sdtContent>
              <w:del w:author="udhaya kumar" w:id="6" w:date="2026-09-24T06:40:29Z"/>
              <w:sdt>
                <w:sdtPr>
                  <w:id w:val="1741700279"/>
                  <w:tag w:val="goog_rdk_4529"/>
                </w:sdtPr>
                <w:sdtContent>
                  <w:del w:author="udhaya kumar" w:id="6" w:date="2026-09-24T06:40:29Z">
                    <w:r w:rsidDel="00000000" w:rsidR="00000000" w:rsidRPr="00000000">
                      <w:rPr>
                        <w:rtl w:val="0"/>
                      </w:rPr>
                    </w:r>
                  </w:del>
                </w:sdtContent>
              </w:sdt>
              <w:del w:author="udhaya kumar" w:id="6" w:date="2026-09-24T06:40:29Z"/>
            </w:sdtContent>
          </w:sdt>
        </w:p>
      </w:sdtContent>
    </w:sdt>
    <w:sdt>
      <w:sdtPr>
        <w:id w:val="-430715464"/>
        <w:tag w:val="goog_rdk_4533"/>
      </w:sdtPr>
      <w:sdtContent>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106088031"/>
              <w:tag w:val="goog_rdk_4531"/>
            </w:sdtPr>
            <w:sdtContent>
              <w:del w:author="udhaya kumar" w:id="6" w:date="2026-09-24T06:40:29Z"/>
              <w:sdt>
                <w:sdtPr>
                  <w:id w:val="-2027471761"/>
                  <w:tag w:val="goog_rdk_4532"/>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673433074"/>
        <w:tag w:val="goog_rdk_4536"/>
      </w:sdtPr>
      <w:sdtContent>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702581202"/>
              <w:tag w:val="goog_rdk_4534"/>
            </w:sdtPr>
            <w:sdtContent>
              <w:del w:author="udhaya kumar" w:id="6" w:date="2026-09-24T06:40:29Z"/>
              <w:sdt>
                <w:sdtPr>
                  <w:id w:val="-391601523"/>
                  <w:tag w:val="goog_rdk_4535"/>
                </w:sdtPr>
                <w:sdtContent>
                  <w:del w:author="udhaya kumar" w:id="6" w:date="2026-09-24T06:40:29Z">
                    <w:r w:rsidDel="00000000" w:rsidR="00000000" w:rsidRPr="00000000">
                      <w:rPr>
                        <w:rtl w:val="0"/>
                      </w:rPr>
                    </w:r>
                  </w:del>
                </w:sdtContent>
              </w:sdt>
              <w:del w:author="udhaya kumar" w:id="6" w:date="2026-09-24T06:40:29Z"/>
            </w:sdtContent>
          </w:sdt>
        </w:p>
      </w:sdtContent>
    </w:sdt>
    <w:sdt>
      <w:sdtPr>
        <w:id w:val="312382062"/>
        <w:tag w:val="goog_rdk_4539"/>
      </w:sdtPr>
      <w:sdtContent>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427244569"/>
              <w:tag w:val="goog_rdk_4537"/>
            </w:sdtPr>
            <w:sdtContent>
              <w:del w:author="udhaya kumar" w:id="6" w:date="2026-09-24T06:40:29Z"/>
              <w:sdt>
                <w:sdtPr>
                  <w:id w:val="1773788682"/>
                  <w:tag w:val="goog_rdk_4538"/>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469717166"/>
        <w:tag w:val="goog_rdk_4542"/>
      </w:sdtPr>
      <w:sdtContent>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484983856"/>
              <w:tag w:val="goog_rdk_4540"/>
            </w:sdtPr>
            <w:sdtContent>
              <w:del w:author="udhaya kumar" w:id="6" w:date="2026-09-24T06:40:29Z"/>
              <w:sdt>
                <w:sdtPr>
                  <w:id w:val="-1080426451"/>
                  <w:tag w:val="goog_rdk_4541"/>
                </w:sdtPr>
                <w:sdtContent>
                  <w:del w:author="udhaya kumar" w:id="6" w:date="2026-09-24T06:40:29Z">
                    <w:r w:rsidDel="00000000" w:rsidR="00000000" w:rsidRPr="00000000">
                      <w:rPr>
                        <w:rtl w:val="0"/>
                      </w:rPr>
                    </w:r>
                  </w:del>
                </w:sdtContent>
              </w:sdt>
              <w:del w:author="udhaya kumar" w:id="6" w:date="2026-09-24T06:40:29Z"/>
            </w:sdtContent>
          </w:sdt>
        </w:p>
      </w:sdtContent>
    </w:sdt>
    <w:sdt>
      <w:sdtPr>
        <w:id w:val="-2004742678"/>
        <w:tag w:val="goog_rdk_4545"/>
      </w:sdtPr>
      <w:sdtContent>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148342894"/>
              <w:tag w:val="goog_rdk_4543"/>
            </w:sdtPr>
            <w:sdtContent>
              <w:del w:author="udhaya kumar" w:id="6" w:date="2026-09-24T06:40:29Z"/>
              <w:sdt>
                <w:sdtPr>
                  <w:id w:val="-1435919994"/>
                  <w:tag w:val="goog_rdk_4544"/>
                </w:sdtPr>
                <w:sdtContent>
                  <w:del w:author="udhaya kumar" w:id="6" w:date="2026-09-24T06:40:29Z">
                    <w:r w:rsidDel="00000000" w:rsidR="00000000" w:rsidRPr="00000000">
                      <w:rPr>
                        <w:rtl w:val="0"/>
                      </w:rPr>
                    </w:r>
                  </w:del>
                </w:sdtContent>
              </w:sdt>
              <w:del w:author="udhaya kumar" w:id="6" w:date="2026-09-24T06:40:29Z"/>
            </w:sdtContent>
          </w:sdt>
        </w:p>
      </w:sdtContent>
    </w:sdt>
    <w:sdt>
      <w:sdtPr>
        <w:id w:val="671430762"/>
        <w:tag w:val="goog_rdk_4548"/>
      </w:sdtPr>
      <w:sdtContent>
        <w:p w:rsidR="00000000" w:rsidDel="00000000" w:rsidP="00000000" w:rsidRDefault="00000000" w:rsidRPr="00000000" w14:paraId="0000047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775422254"/>
              <w:tag w:val="goog_rdk_4546"/>
            </w:sdtPr>
            <w:sdtContent>
              <w:del w:author="udhaya kumar" w:id="6" w:date="2026-09-24T06:40:29Z"/>
              <w:sdt>
                <w:sdtPr>
                  <w:id w:val="-912152626"/>
                  <w:tag w:val="goog_rdk_4547"/>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Explanation of any topic:</w:delText>
                    </w:r>
                  </w:del>
                </w:sdtContent>
              </w:sdt>
              <w:del w:author="udhaya kumar" w:id="6" w:date="2026-09-24T06:40:29Z"/>
            </w:sdtContent>
          </w:sdt>
        </w:p>
      </w:sdtContent>
    </w:sdt>
    <w:sdt>
      <w:sdtPr>
        <w:id w:val="345079304"/>
        <w:tag w:val="goog_rdk_4551"/>
      </w:sdtPr>
      <w:sdtContent>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527861768"/>
              <w:tag w:val="goog_rdk_4549"/>
            </w:sdtPr>
            <w:sdtContent>
              <w:del w:author="udhaya kumar" w:id="6" w:date="2026-09-24T06:40:29Z"/>
              <w:sdt>
                <w:sdtPr>
                  <w:id w:val="-1966370733"/>
                  <w:tag w:val="goog_rdk_4550"/>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589131882"/>
        <w:tag w:val="goog_rdk_4554"/>
      </w:sdtPr>
      <w:sdtContent>
        <w:p w:rsidR="00000000" w:rsidDel="00000000" w:rsidP="00000000" w:rsidRDefault="00000000" w:rsidRPr="00000000" w14:paraId="00000472">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pPr>
          <w:sdt>
            <w:sdtPr>
              <w:id w:val="-1083123675"/>
              <w:tag w:val="goog_rdk_4552"/>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drawing>
                    <wp:inline distB="0" distT="0" distL="0" distR="0">
                      <wp:extent cx="5731510" cy="1681480"/>
                      <wp:effectExtent b="0" l="0" r="0" t="0"/>
                      <wp:docPr id="212691692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510" cy="1681480"/>
                              </a:xfrm>
                              <a:prstGeom prst="rect"/>
                              <a:ln/>
                            </pic:spPr>
                          </pic:pic>
                        </a:graphicData>
                      </a:graphic>
                    </wp:inline>
                  </w:drawing>
                </w:r>
              </w:del>
              <w:sdt>
                <w:sdtPr>
                  <w:id w:val="864824799"/>
                  <w:tag w:val="goog_rdk_4553"/>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010789749"/>
        <w:tag w:val="goog_rdk_4557"/>
      </w:sdtPr>
      <w:sdtContent>
        <w:p w:rsidR="00000000" w:rsidDel="00000000" w:rsidP="00000000" w:rsidRDefault="00000000" w:rsidRPr="00000000" w14:paraId="00000473">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36"/>
                  <w:szCs w:val="36"/>
                </w:rPr>
              </w:rPrChange>
            </w:rPr>
          </w:pPr>
          <w:sdt>
            <w:sdtPr>
              <w:id w:val="-1803750236"/>
              <w:tag w:val="goog_rdk_4555"/>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b w:val="1"/>
                        <w:bCs w:val="1"/>
                        <w:color w:val="000000"/>
                        <w:sz w:val="36"/>
                        <w:szCs w:val="36"/>
                      </w:rPr>
                    </w:rPrChange>
                  </w:rPr>
                  <w:drawing>
                    <wp:inline distB="0" distT="0" distL="0" distR="0">
                      <wp:extent cx="5731510" cy="1619250"/>
                      <wp:effectExtent b="0" l="0" r="0" t="0"/>
                      <wp:docPr id="2126916927"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31510" cy="1619250"/>
                              </a:xfrm>
                              <a:prstGeom prst="rect"/>
                              <a:ln/>
                            </pic:spPr>
                          </pic:pic>
                        </a:graphicData>
                      </a:graphic>
                    </wp:inline>
                  </w:drawing>
                </w:r>
              </w:del>
              <w:sdt>
                <w:sdtPr>
                  <w:id w:val="1481894920"/>
                  <w:tag w:val="goog_rdk_4556"/>
                </w:sdtPr>
                <w:sdtContent>
                  <w:del w:author="udhaya kumar" w:id="6" w:date="2026-09-24T06:40:29Z">
                    <w:r w:rsidDel="00000000" w:rsidR="00000000" w:rsidRPr="00000000">
                      <w:rPr>
                        <w:rtl w:val="0"/>
                      </w:rPr>
                    </w:r>
                  </w:del>
                </w:sdtContent>
              </w:sdt>
              <w:del w:author="udhaya kumar" w:id="6" w:date="2026-09-24T06:40:29Z"/>
            </w:sdtContent>
          </w:sdt>
        </w:p>
      </w:sdtContent>
    </w:sdt>
    <w:sdt>
      <w:sdtPr>
        <w:id w:val="318714375"/>
        <w:tag w:val="goog_rdk_4560"/>
      </w:sdtPr>
      <w:sdtContent>
        <w:p w:rsidR="00000000" w:rsidDel="00000000" w:rsidP="00000000" w:rsidRDefault="00000000" w:rsidRPr="00000000" w14:paraId="0000047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1870824925"/>
              <w:tag w:val="goog_rdk_4558"/>
            </w:sdtPr>
            <w:sdtContent>
              <w:del w:author="udhaya kumar" w:id="6" w:date="2026-09-24T06:40:29Z"/>
              <w:sdt>
                <w:sdtPr>
                  <w:id w:val="692450687"/>
                  <w:tag w:val="goog_rdk_4559"/>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Summarising long paragraphs:</w:delText>
                    </w:r>
                  </w:del>
                </w:sdtContent>
              </w:sdt>
              <w:del w:author="udhaya kumar" w:id="6" w:date="2026-09-24T06:40:29Z"/>
            </w:sdtContent>
          </w:sdt>
        </w:p>
      </w:sdtContent>
    </w:sdt>
    <w:sdt>
      <w:sdtPr>
        <w:id w:val="-1052163591"/>
        <w:tag w:val="goog_rdk_4563"/>
      </w:sdtPr>
      <w:sdtContent>
        <w:p w:rsidR="00000000" w:rsidDel="00000000" w:rsidP="00000000" w:rsidRDefault="00000000" w:rsidRPr="00000000" w14:paraId="00000475">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pPr>
          <w:sdt>
            <w:sdtPr>
              <w:id w:val="928817645"/>
              <w:tag w:val="goog_rdk_4561"/>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drawing>
                    <wp:inline distB="0" distT="0" distL="0" distR="0">
                      <wp:extent cx="5731510" cy="1656715"/>
                      <wp:effectExtent b="0" l="0" r="0" t="0"/>
                      <wp:docPr id="2126916928"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31510" cy="1656715"/>
                              </a:xfrm>
                              <a:prstGeom prst="rect"/>
                              <a:ln/>
                            </pic:spPr>
                          </pic:pic>
                        </a:graphicData>
                      </a:graphic>
                    </wp:inline>
                  </w:drawing>
                </w:r>
              </w:del>
              <w:sdt>
                <w:sdtPr>
                  <w:id w:val="-550998375"/>
                  <w:tag w:val="goog_rdk_4562"/>
                </w:sdtPr>
                <w:sdtContent>
                  <w:del w:author="udhaya kumar" w:id="6" w:date="2026-09-24T06:40:29Z">
                    <w:r w:rsidDel="00000000" w:rsidR="00000000" w:rsidRPr="00000000">
                      <w:rPr>
                        <w:rtl w:val="0"/>
                      </w:rPr>
                    </w:r>
                  </w:del>
                </w:sdtContent>
              </w:sdt>
              <w:del w:author="udhaya kumar" w:id="6" w:date="2026-09-24T06:40:29Z"/>
            </w:sdtContent>
          </w:sdt>
        </w:p>
      </w:sdtContent>
    </w:sdt>
    <w:sdt>
      <w:sdtPr>
        <w:id w:val="-452163101"/>
        <w:tag w:val="goog_rdk_4566"/>
      </w:sdtPr>
      <w:sdtContent>
        <w:p w:rsidR="00000000" w:rsidDel="00000000" w:rsidP="00000000" w:rsidRDefault="00000000" w:rsidRPr="00000000" w14:paraId="00000476">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pPr>
          <w:sdt>
            <w:sdtPr>
              <w:id w:val="1450976571"/>
              <w:tag w:val="goog_rdk_4564"/>
            </w:sdtPr>
            <w:sdtContent>
              <w:del w:author="udhaya kumar" w:id="6" w:date="2026-09-24T06:40:29Z"/>
              <w:sdt>
                <w:sdtPr>
                  <w:id w:val="980402936"/>
                  <w:tag w:val="goog_rdk_4565"/>
                </w:sdtPr>
                <w:sdtContent>
                  <w:del w:author="udhaya kumar" w:id="6" w:date="2026-09-24T06:40:29Z">
                    <w:r w:rsidDel="00000000" w:rsidR="00000000" w:rsidRPr="00000000">
                      <w:rPr>
                        <w:rtl w:val="0"/>
                      </w:rPr>
                    </w:r>
                  </w:del>
                </w:sdtContent>
              </w:sdt>
              <w:del w:author="udhaya kumar" w:id="6" w:date="2026-09-24T06:40:29Z"/>
            </w:sdtContent>
          </w:sdt>
        </w:p>
      </w:sdtContent>
    </w:sdt>
    <w:sdt>
      <w:sdtPr>
        <w:id w:val="388419189"/>
        <w:tag w:val="goog_rdk_4569"/>
      </w:sdtPr>
      <w:sdtContent>
        <w:p w:rsidR="00000000" w:rsidDel="00000000" w:rsidP="00000000" w:rsidRDefault="00000000" w:rsidRPr="00000000" w14:paraId="0000047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280" w:line="240" w:lineRule="auto"/>
            <w:ind w:left="1222"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62088333"/>
              <w:tag w:val="goog_rdk_4567"/>
            </w:sdtPr>
            <w:sdtContent>
              <w:del w:author="udhaya kumar" w:id="6" w:date="2026-09-24T06:40:29Z"/>
              <w:sdt>
                <w:sdtPr>
                  <w:id w:val="1991705054"/>
                  <w:tag w:val="goog_rdk_4568"/>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Generating quizzes: </w:delText>
                    </w:r>
                  </w:del>
                </w:sdtContent>
              </w:sdt>
              <w:del w:author="udhaya kumar" w:id="6" w:date="2026-09-24T06:40:29Z"/>
            </w:sdtContent>
          </w:sdt>
        </w:p>
      </w:sdtContent>
    </w:sdt>
    <w:sdt>
      <w:sdtPr>
        <w:id w:val="-1936301921"/>
        <w:tag w:val="goog_rdk_4572"/>
      </w:sdtPr>
      <w:sdtContent>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1377679190"/>
              <w:tag w:val="goog_rdk_4570"/>
            </w:sdtPr>
            <w:sdtContent>
              <w:del w:author="udhaya kumar" w:id="6" w:date="2026-09-24T06:40:29Z"/>
              <w:sdt>
                <w:sdtPr>
                  <w:id w:val="1295469172"/>
                  <w:tag w:val="goog_rdk_4571"/>
                </w:sdtPr>
                <w:sdtContent>
                  <w:del w:author="udhaya kumar" w:id="6" w:date="2026-09-24T06:40:29Z">
                    <w:r w:rsidDel="00000000" w:rsidR="00000000" w:rsidRPr="00000000">
                      <w:rPr>
                        <w:rtl w:val="0"/>
                      </w:rPr>
                    </w:r>
                  </w:del>
                </w:sdtContent>
              </w:sdt>
              <w:del w:author="udhaya kumar" w:id="6" w:date="2026-09-24T06:40:29Z"/>
            </w:sdtContent>
          </w:sdt>
        </w:p>
      </w:sdtContent>
    </w:sdt>
    <w:sdt>
      <w:sdtPr>
        <w:id w:val="685650948"/>
        <w:tag w:val="goog_rdk_4576"/>
      </w:sdtPr>
      <w:sdtContent>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965958636"/>
              <w:tag w:val="goog_rdk_4573"/>
            </w:sdtPr>
            <w:sdtContent>
              <w:del w:author="udhaya kumar" w:id="6" w:date="2026-09-24T06:40:29Z"/>
              <w:sdt>
                <w:sdtPr>
                  <w:id w:val="-1592768473"/>
                  <w:tag w:val="goog_rdk_4574"/>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It generates three questions with 4 options each. It corrects the answer if chosen wrong</w:delText>
                    </w:r>
                  </w:del>
                </w:sdtContent>
              </w:sdt>
              <w:del w:author="udhaya kumar" w:id="6" w:date="2026-09-24T06:40:29Z">
                <w:sdt>
                  <w:sdtPr>
                    <w:id w:val="355492618"/>
                    <w:tag w:val="goog_rdk_4575"/>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7"/>
                            <w:szCs w:val="27"/>
                            <w:u w:val="none"/>
                            <w:shd w:fill="auto" w:val="clear"/>
                            <w:vertAlign w:val="baseline"/>
                          </w:rPr>
                        </w:rPrChange>
                      </w:rPr>
                      <w:delText xml:space="preserve">. </w:delText>
                    </w:r>
                  </w:sdtContent>
                </w:sdt>
              </w:del>
            </w:sdtContent>
          </w:sdt>
        </w:p>
      </w:sdtContent>
    </w:sdt>
    <w:sdt>
      <w:sdtPr>
        <w:id w:val="1061084213"/>
        <w:tag w:val="goog_rdk_4579"/>
      </w:sdtPr>
      <w:sdtContent>
        <w:p w:rsidR="00000000" w:rsidDel="00000000" w:rsidP="00000000" w:rsidRDefault="00000000" w:rsidRPr="00000000" w14:paraId="0000047A">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pPr>
          <w:sdt>
            <w:sdtPr>
              <w:id w:val="947109947"/>
              <w:tag w:val="goog_rdk_4577"/>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drawing>
                    <wp:inline distB="0" distT="0" distL="0" distR="0">
                      <wp:extent cx="5731510" cy="2005965"/>
                      <wp:effectExtent b="0" l="0" r="0" t="0"/>
                      <wp:docPr id="2126916929"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31510" cy="2005965"/>
                              </a:xfrm>
                              <a:prstGeom prst="rect"/>
                              <a:ln/>
                            </pic:spPr>
                          </pic:pic>
                        </a:graphicData>
                      </a:graphic>
                    </wp:inline>
                  </w:drawing>
                </w:r>
              </w:del>
              <w:sdt>
                <w:sdtPr>
                  <w:id w:val="1209279664"/>
                  <w:tag w:val="goog_rdk_4578"/>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164601043"/>
        <w:tag w:val="goog_rdk_4582"/>
      </w:sdtPr>
      <w:sdtContent>
        <w:p w:rsidR="00000000" w:rsidDel="00000000" w:rsidP="00000000" w:rsidRDefault="00000000" w:rsidRPr="00000000" w14:paraId="0000047B">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pPr>
          <w:sdt>
            <w:sdtPr>
              <w:id w:val="1980116059"/>
              <w:tag w:val="goog_rdk_4580"/>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drawing>
                    <wp:inline distB="0" distT="0" distL="0" distR="0">
                      <wp:extent cx="5731510" cy="2005965"/>
                      <wp:effectExtent b="0" l="0" r="0" t="0"/>
                      <wp:docPr id="2126916931"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731510" cy="2005965"/>
                              </a:xfrm>
                              <a:prstGeom prst="rect"/>
                              <a:ln/>
                            </pic:spPr>
                          </pic:pic>
                        </a:graphicData>
                      </a:graphic>
                    </wp:inline>
                  </w:drawing>
                </w:r>
              </w:del>
              <w:sdt>
                <w:sdtPr>
                  <w:id w:val="610487417"/>
                  <w:tag w:val="goog_rdk_4581"/>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929338145"/>
        <w:tag w:val="goog_rdk_4585"/>
      </w:sdtPr>
      <w:sdtContent>
        <w:p w:rsidR="00000000" w:rsidDel="00000000" w:rsidP="00000000" w:rsidRDefault="00000000" w:rsidRPr="00000000" w14:paraId="0000047C">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pPr>
          <w:sdt>
            <w:sdtPr>
              <w:id w:val="1577478402"/>
              <w:tag w:val="goog_rdk_4583"/>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drawing>
                    <wp:inline distB="0" distT="0" distL="0" distR="0">
                      <wp:extent cx="5731510" cy="2747010"/>
                      <wp:effectExtent b="0" l="0" r="0" t="0"/>
                      <wp:docPr id="2126916932"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731510" cy="2747010"/>
                              </a:xfrm>
                              <a:prstGeom prst="rect"/>
                              <a:ln/>
                            </pic:spPr>
                          </pic:pic>
                        </a:graphicData>
                      </a:graphic>
                    </wp:inline>
                  </w:drawing>
                </w:r>
              </w:del>
              <w:sdt>
                <w:sdtPr>
                  <w:id w:val="1844220510"/>
                  <w:tag w:val="goog_rdk_4584"/>
                </w:sdtPr>
                <w:sdtContent>
                  <w:del w:author="udhaya kumar" w:id="6" w:date="2026-09-24T06:40:29Z">
                    <w:r w:rsidDel="00000000" w:rsidR="00000000" w:rsidRPr="00000000">
                      <w:rPr>
                        <w:rtl w:val="0"/>
                      </w:rPr>
                    </w:r>
                  </w:del>
                </w:sdtContent>
              </w:sdt>
              <w:del w:author="udhaya kumar" w:id="6" w:date="2026-09-24T06:40:29Z"/>
            </w:sdtContent>
          </w:sdt>
        </w:p>
      </w:sdtContent>
    </w:sdt>
    <w:sdt>
      <w:sdtPr>
        <w:id w:val="-271910219"/>
        <w:tag w:val="goog_rdk_4588"/>
      </w:sdtPr>
      <w:sdtContent>
        <w:p w:rsidR="00000000" w:rsidDel="00000000" w:rsidP="00000000" w:rsidRDefault="00000000" w:rsidRPr="00000000" w14:paraId="0000047D">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pPr>
          <w:sdt>
            <w:sdtPr>
              <w:id w:val="1393455383"/>
              <w:tag w:val="goog_rdk_4586"/>
            </w:sdtPr>
            <w:sdtContent>
              <w:del w:author="udhaya kumar" w:id="6" w:date="2026-09-24T06:40:29Z"/>
              <w:sdt>
                <w:sdtPr>
                  <w:id w:val="1821334365"/>
                  <w:tag w:val="goog_rdk_4587"/>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999492464"/>
        <w:tag w:val="goog_rdk_4591"/>
      </w:sdtPr>
      <w:sdtContent>
        <w:p w:rsidR="00000000" w:rsidDel="00000000" w:rsidP="00000000" w:rsidRDefault="00000000" w:rsidRPr="00000000" w14:paraId="0000047E">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pPr>
          <w:sdt>
            <w:sdtPr>
              <w:id w:val="-562091498"/>
              <w:tag w:val="goog_rdk_4589"/>
            </w:sdtPr>
            <w:sdtContent>
              <w:del w:author="udhaya kumar" w:id="6" w:date="2026-09-24T06:40:29Z"/>
              <w:sdt>
                <w:sdtPr>
                  <w:id w:val="107976811"/>
                  <w:tag w:val="goog_rdk_4590"/>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487311613"/>
        <w:tag w:val="goog_rdk_4594"/>
      </w:sdtPr>
      <w:sdtContent>
        <w:p w:rsidR="00000000" w:rsidDel="00000000" w:rsidP="00000000" w:rsidRDefault="00000000" w:rsidRPr="00000000" w14:paraId="0000047F">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pPr>
          <w:sdt>
            <w:sdtPr>
              <w:id w:val="-1997979208"/>
              <w:tag w:val="goog_rdk_4592"/>
            </w:sdtPr>
            <w:sdtContent>
              <w:del w:author="udhaya kumar" w:id="6" w:date="2026-09-24T06:40:29Z"/>
              <w:sdt>
                <w:sdtPr>
                  <w:id w:val="1268070284"/>
                  <w:tag w:val="goog_rdk_4593"/>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273186099"/>
        <w:tag w:val="goog_rdk_4597"/>
      </w:sdtPr>
      <w:sdtContent>
        <w:p w:rsidR="00000000" w:rsidDel="00000000" w:rsidP="00000000" w:rsidRDefault="00000000" w:rsidRPr="00000000" w14:paraId="00000480">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7"/>
                  <w:szCs w:val="27"/>
                </w:rPr>
              </w:rPrChange>
            </w:rPr>
          </w:pPr>
          <w:sdt>
            <w:sdtPr>
              <w:id w:val="1057298597"/>
              <w:tag w:val="goog_rdk_4595"/>
            </w:sdtPr>
            <w:sdtContent>
              <w:del w:author="udhaya kumar" w:id="6" w:date="2026-09-24T06:40:29Z"/>
              <w:sdt>
                <w:sdtPr>
                  <w:id w:val="1054418131"/>
                  <w:tag w:val="goog_rdk_4596"/>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400384928"/>
        <w:tag w:val="goog_rdk_4600"/>
      </w:sdtPr>
      <w:sdtContent>
        <w:p w:rsidR="00000000" w:rsidDel="00000000" w:rsidP="00000000" w:rsidRDefault="00000000" w:rsidRPr="00000000" w14:paraId="0000048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del w:author="udhaya kumar" w:id="6" w:date="2026-09-24T06:40:29Z"/>
              <w:rFonts w:ascii="Cambria" w:cs="Cambria" w:eastAsia="Cambria" w:hAnsi="Cambria"/>
              <w:b w:val="0"/>
              <w:bCs w:val="0"/>
              <w:i w:val="0"/>
              <w:iCs w:val="0"/>
              <w:smallCaps w:val="0"/>
              <w:strike w:val="0"/>
              <w:color w:val="000000"/>
              <w:sz w:val="22"/>
              <w:szCs w:val="22"/>
              <w:u w:val="none"/>
              <w:shd w:fill="auto" w:val="clear"/>
              <w:vertAlign w:val="baseline"/>
            </w:rPr>
          </w:pPr>
          <w:sdt>
            <w:sdtPr>
              <w:id w:val="770360"/>
              <w:tag w:val="goog_rdk_4598"/>
            </w:sdtPr>
            <w:sdtContent>
              <w:del w:author="udhaya kumar" w:id="6" w:date="2026-09-24T06:40:29Z"/>
              <w:sdt>
                <w:sdtPr>
                  <w:id w:val="-2109613424"/>
                  <w:tag w:val="goog_rdk_4599"/>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Guiding with learning recommendations from beginners level to advanced level</w:delText>
                    </w:r>
                  </w:del>
                </w:sdtContent>
              </w:sdt>
              <w:del w:author="udhaya kumar" w:id="6" w:date="2026-09-24T06:40:29Z"/>
            </w:sdtContent>
          </w:sdt>
        </w:p>
      </w:sdtContent>
    </w:sdt>
    <w:sdt>
      <w:sdtPr>
        <w:id w:val="-1690341342"/>
        <w:tag w:val="goog_rdk_4607"/>
      </w:sdtPr>
      <w:sdtContent>
        <w:p w:rsidR="00000000" w:rsidDel="00000000" w:rsidP="00000000" w:rsidRDefault="00000000" w:rsidRPr="00000000" w14:paraId="00000482">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36"/>
                  <w:szCs w:val="36"/>
                </w:rPr>
              </w:rPrChange>
            </w:rPr>
          </w:pPr>
          <w:sdt>
            <w:sdtPr>
              <w:id w:val="-1702688319"/>
              <w:tag w:val="goog_rdk_4601"/>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b w:val="1"/>
                        <w:bCs w:val="1"/>
                        <w:color w:val="000000"/>
                        <w:sz w:val="36"/>
                        <w:szCs w:val="36"/>
                      </w:rPr>
                    </w:rPrChange>
                  </w:rPr>
                  <w:drawing>
                    <wp:inline distB="0" distT="0" distL="0" distR="0">
                      <wp:extent cx="5731510" cy="2747010"/>
                      <wp:effectExtent b="0" l="0" r="0" t="0"/>
                      <wp:docPr id="2126916904"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31510" cy="2747010"/>
                              </a:xfrm>
                              <a:prstGeom prst="rect"/>
                              <a:ln/>
                            </pic:spPr>
                          </pic:pic>
                        </a:graphicData>
                      </a:graphic>
                    </wp:inline>
                  </w:drawing>
                </w:r>
              </w:del>
            </w:sdtContent>
          </w:sdt>
          <w:sdt>
            <w:sdtPr>
              <w:id w:val="1865515256"/>
              <w:tag w:val="goog_rdk_4602"/>
            </w:sdtPr>
            <w:sdtContent>
              <w:ins w:author="Menaka S" w:id="121" w:date="2026-09-23T05:03:58Z">
                <w:sdt>
                  <w:sdtPr>
                    <w:id w:val="-1880530638"/>
                    <w:tag w:val="goog_rdk_4603"/>
                  </w:sdtPr>
                  <w:sdtContent>
                    <w:del w:author="udhaya kumar" w:id="6" w:date="2026-09-24T06:40:29Z"/>
                  </w:sdtContent>
                </w:sdt>
              </w:ins>
              <w:sdt>
                <w:sdtPr>
                  <w:id w:val="1229818362"/>
                  <w:tag w:val="goog_rdk_4604"/>
                </w:sdtPr>
                <w:sdtContent>
                  <w:ins w:author="Menaka S" w:id="121" w:date="2026-09-23T05:03:58Z">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sz w:val="36"/>
                              <w:szCs w:val="36"/>
                            </w:rPr>
                          </w:rPrChange>
                        </w:rPr>
                        <w:delText xml:space="preserve"> </w:delText>
                      </w:r>
                    </w:del>
                  </w:ins>
                </w:sdtContent>
              </w:sdt>
              <w:ins w:author="Menaka S" w:id="121" w:date="2026-09-23T05:03:58Z">
                <w:del w:author="udhaya kumar" w:id="6" w:date="2026-09-24T06:40:29Z"/>
              </w:ins>
            </w:sdtContent>
          </w:sdt>
          <w:sdt>
            <w:sdtPr>
              <w:id w:val="214866745"/>
              <w:tag w:val="goog_rdk_4605"/>
            </w:sdtPr>
            <w:sdtContent>
              <w:del w:author="udhaya kumar" w:id="6" w:date="2026-09-24T06:40:29Z"/>
              <w:sdt>
                <w:sdtPr>
                  <w:id w:val="218603505"/>
                  <w:tag w:val="goog_rdk_4606"/>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66396599"/>
        <w:tag w:val="goog_rdk_4610"/>
      </w:sdtPr>
      <w:sdtContent>
        <w:p w:rsidR="00000000" w:rsidDel="00000000" w:rsidP="00000000" w:rsidRDefault="00000000" w:rsidRPr="00000000" w14:paraId="00000483">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36"/>
                  <w:szCs w:val="36"/>
                </w:rPr>
              </w:rPrChange>
            </w:rPr>
          </w:pPr>
          <w:sdt>
            <w:sdtPr>
              <w:id w:val="-1223154809"/>
              <w:tag w:val="goog_rdk_4608"/>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b w:val="1"/>
                        <w:bCs w:val="1"/>
                        <w:color w:val="000000"/>
                        <w:sz w:val="36"/>
                        <w:szCs w:val="36"/>
                      </w:rPr>
                    </w:rPrChange>
                  </w:rPr>
                  <w:drawing>
                    <wp:inline distB="0" distT="0" distL="0" distR="0">
                      <wp:extent cx="5731510" cy="3033395"/>
                      <wp:effectExtent b="0" l="0" r="0" t="0"/>
                      <wp:docPr id="212691690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31510" cy="3033395"/>
                              </a:xfrm>
                              <a:prstGeom prst="rect"/>
                              <a:ln/>
                            </pic:spPr>
                          </pic:pic>
                        </a:graphicData>
                      </a:graphic>
                    </wp:inline>
                  </w:drawing>
                </w:r>
              </w:del>
              <w:sdt>
                <w:sdtPr>
                  <w:id w:val="1259888407"/>
                  <w:tag w:val="goog_rdk_4609"/>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595049760"/>
        <w:tag w:val="goog_rdk_4613"/>
      </w:sdtPr>
      <w:sdtContent>
        <w:p w:rsidR="00000000" w:rsidDel="00000000" w:rsidP="00000000" w:rsidRDefault="00000000" w:rsidRPr="00000000" w14:paraId="00000484">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36"/>
                  <w:szCs w:val="36"/>
                </w:rPr>
              </w:rPrChange>
            </w:rPr>
          </w:pPr>
          <w:sdt>
            <w:sdtPr>
              <w:id w:val="-329214996"/>
              <w:tag w:val="goog_rdk_4611"/>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b w:val="1"/>
                        <w:bCs w:val="1"/>
                        <w:color w:val="000000"/>
                        <w:sz w:val="36"/>
                        <w:szCs w:val="36"/>
                      </w:rPr>
                    </w:rPrChange>
                  </w:rPr>
                  <w:drawing>
                    <wp:inline distB="0" distT="0" distL="0" distR="0">
                      <wp:extent cx="5731510" cy="3033395"/>
                      <wp:effectExtent b="0" l="0" r="0" t="0"/>
                      <wp:docPr id="212691690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510" cy="3033395"/>
                              </a:xfrm>
                              <a:prstGeom prst="rect"/>
                              <a:ln/>
                            </pic:spPr>
                          </pic:pic>
                        </a:graphicData>
                      </a:graphic>
                    </wp:inline>
                  </w:drawing>
                </w:r>
              </w:del>
              <w:sdt>
                <w:sdtPr>
                  <w:id w:val="-585411090"/>
                  <w:tag w:val="goog_rdk_4612"/>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393696714"/>
        <w:tag w:val="goog_rdk_4616"/>
      </w:sdtPr>
      <w:sdtContent>
        <w:p w:rsidR="00000000" w:rsidDel="00000000" w:rsidP="00000000" w:rsidRDefault="00000000" w:rsidRPr="00000000" w14:paraId="00000485">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sz w:val="36"/>
                  <w:szCs w:val="36"/>
                </w:rPr>
              </w:rPrChange>
            </w:rPr>
          </w:pPr>
          <w:sdt>
            <w:sdtPr>
              <w:id w:val="-1731433520"/>
              <w:tag w:val="goog_rdk_4614"/>
            </w:sdtPr>
            <w:sdtContent>
              <w:del w:author="udhaya kumar" w:id="6" w:date="2026-09-24T06:40:29Z">
                <w:r w:rsidDel="00000000" w:rsidR="00000000" w:rsidRPr="00000000">
                  <w:rPr>
                    <w:rFonts w:ascii="Cambria" w:cs="Cambria" w:eastAsia="Cambria" w:hAnsi="Cambria"/>
                    <w:sz w:val="22"/>
                    <w:szCs w:val="22"/>
                    <w:rPrChange w:author="Santhosh Kumar" w:id="118" w:date="2026-09-23T13:30:39Z">
                      <w:rPr>
                        <w:rFonts w:ascii="Cambria" w:cs="Cambria" w:eastAsia="Cambria" w:hAnsi="Cambria"/>
                        <w:b w:val="1"/>
                        <w:bCs w:val="1"/>
                        <w:color w:val="000000"/>
                        <w:sz w:val="36"/>
                        <w:szCs w:val="36"/>
                      </w:rPr>
                    </w:rPrChange>
                  </w:rPr>
                  <w:drawing>
                    <wp:inline distB="0" distT="0" distL="0" distR="0">
                      <wp:extent cx="5731510" cy="3033395"/>
                      <wp:effectExtent b="0" l="0" r="0" t="0"/>
                      <wp:docPr id="2126916907"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31510" cy="3033395"/>
                              </a:xfrm>
                              <a:prstGeom prst="rect"/>
                              <a:ln/>
                            </pic:spPr>
                          </pic:pic>
                        </a:graphicData>
                      </a:graphic>
                    </wp:inline>
                  </w:drawing>
                </w:r>
              </w:del>
              <w:sdt>
                <w:sdtPr>
                  <w:id w:val="460582006"/>
                  <w:tag w:val="goog_rdk_4615"/>
                </w:sdtPr>
                <w:sdtContent>
                  <w:del w:author="udhaya kumar" w:id="6" w:date="2026-09-24T06:40:29Z">
                    <w:r w:rsidDel="00000000" w:rsidR="00000000" w:rsidRPr="00000000">
                      <w:rPr>
                        <w:rtl w:val="0"/>
                      </w:rPr>
                    </w:r>
                  </w:del>
                </w:sdtContent>
              </w:sdt>
              <w:del w:author="udhaya kumar" w:id="6" w:date="2026-09-24T06:40:29Z"/>
            </w:sdtContent>
          </w:sdt>
        </w:p>
      </w:sdtContent>
    </w:sdt>
    <w:sdt>
      <w:sdtPr>
        <w:id w:val="-847028179"/>
        <w:tag w:val="goog_rdk_4619"/>
      </w:sdtPr>
      <w:sdtContent>
        <w:p w:rsidR="00000000" w:rsidDel="00000000" w:rsidP="00000000" w:rsidRDefault="00000000" w:rsidRPr="00000000" w14:paraId="00000486">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2"/>
                  <w:szCs w:val="22"/>
                </w:rPr>
              </w:rPrChange>
            </w:rPr>
          </w:pPr>
          <w:sdt>
            <w:sdtPr>
              <w:id w:val="-1552083200"/>
              <w:tag w:val="goog_rdk_4617"/>
            </w:sdtPr>
            <w:sdtContent>
              <w:del w:author="udhaya kumar" w:id="6" w:date="2026-09-24T06:40:29Z"/>
              <w:sdt>
                <w:sdtPr>
                  <w:id w:val="1391807589"/>
                  <w:tag w:val="goog_rdk_4618"/>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It provides along with details of resources from where to learn and stepwise guidance through-out. </w:delText>
                    </w:r>
                  </w:del>
                </w:sdtContent>
              </w:sdt>
              <w:del w:author="udhaya kumar" w:id="6" w:date="2026-09-24T06:40:29Z"/>
            </w:sdtContent>
          </w:sdt>
        </w:p>
      </w:sdtContent>
    </w:sdt>
    <w:sdt>
      <w:sdtPr>
        <w:id w:val="1816944171"/>
        <w:tag w:val="goog_rdk_4622"/>
      </w:sdtPr>
      <w:sdtContent>
        <w:p w:rsidR="00000000" w:rsidDel="00000000" w:rsidP="00000000" w:rsidRDefault="00000000" w:rsidRPr="00000000" w14:paraId="00000487">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8"/>
                  <w:szCs w:val="28"/>
                </w:rPr>
              </w:rPrChange>
            </w:rPr>
          </w:pPr>
          <w:sdt>
            <w:sdtPr>
              <w:id w:val="1787386102"/>
              <w:tag w:val="goog_rdk_4620"/>
            </w:sdtPr>
            <w:sdtContent>
              <w:del w:author="udhaya kumar" w:id="6" w:date="2026-09-24T06:40:29Z"/>
              <w:sdt>
                <w:sdtPr>
                  <w:id w:val="33808453"/>
                  <w:tag w:val="goog_rdk_4621"/>
                </w:sdtPr>
                <w:sdtContent>
                  <w:del w:author="udhaya kumar" w:id="6" w:date="2026-09-24T06:40:29Z">
                    <w:r w:rsidDel="00000000" w:rsidR="00000000" w:rsidRPr="00000000">
                      <w:rPr>
                        <w:rtl w:val="0"/>
                      </w:rPr>
                    </w:r>
                  </w:del>
                </w:sdtContent>
              </w:sdt>
              <w:del w:author="udhaya kumar" w:id="6" w:date="2026-09-24T06:40:29Z"/>
            </w:sdtContent>
          </w:sdt>
        </w:p>
      </w:sdtContent>
    </w:sdt>
    <w:sdt>
      <w:sdtPr>
        <w:id w:val="-698982129"/>
        <w:tag w:val="goog_rdk_4626"/>
      </w:sdtPr>
      <w:sdtContent>
        <w:p w:rsidR="00000000" w:rsidDel="00000000" w:rsidP="00000000" w:rsidRDefault="00000000" w:rsidRPr="00000000" w14:paraId="00000488">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0"/>
                  <w:bCs w:val="0"/>
                  <w:color w:val="000000"/>
                  <w:sz w:val="28"/>
                  <w:szCs w:val="28"/>
                </w:rPr>
              </w:rPrChange>
            </w:rPr>
          </w:pPr>
          <w:sdt>
            <w:sdtPr>
              <w:id w:val="937871667"/>
              <w:tag w:val="goog_rdk_4623"/>
            </w:sdtPr>
            <w:sdtContent>
              <w:del w:author="udhaya kumar" w:id="6" w:date="2026-09-24T06:40:29Z"/>
              <w:sdt>
                <w:sdtPr>
                  <w:id w:val="-1690933720"/>
                  <w:tag w:val="goog_rdk_4624"/>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sz w:val="28"/>
                            <w:szCs w:val="28"/>
                          </w:rPr>
                        </w:rPrChange>
                      </w:rPr>
                      <w:delText xml:space="preserve">Conclusion: </w:delText>
                    </w:r>
                  </w:del>
                </w:sdtContent>
              </w:sdt>
              <w:del w:author="udhaya kumar" w:id="6" w:date="2026-09-24T06:40:29Z">
                <w:sdt>
                  <w:sdtPr>
                    <w:id w:val="-1197269457"/>
                    <w:tag w:val="goog_rdk_4625"/>
                  </w:sdtPr>
                  <w:sdtContent>
                    <w:r w:rsidDel="00000000" w:rsidR="00000000" w:rsidRPr="00000000">
                      <w:rPr>
                        <w:rtl w:val="0"/>
                      </w:rPr>
                    </w:r>
                  </w:sdtContent>
                </w:sdt>
              </w:del>
            </w:sdtContent>
          </w:sdt>
        </w:p>
      </w:sdtContent>
    </w:sdt>
    <w:sdt>
      <w:sdtPr>
        <w:id w:val="2108036850"/>
        <w:tag w:val="goog_rdk_4629"/>
      </w:sdtPr>
      <w:sdtContent>
        <w:p w:rsidR="00000000" w:rsidDel="00000000" w:rsidP="00000000" w:rsidRDefault="00000000" w:rsidRPr="00000000" w14:paraId="00000489">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2"/>
                  <w:szCs w:val="22"/>
                </w:rPr>
              </w:rPrChange>
            </w:rPr>
          </w:pPr>
          <w:sdt>
            <w:sdtPr>
              <w:id w:val="-2015851265"/>
              <w:tag w:val="goog_rdk_4627"/>
            </w:sdtPr>
            <w:sdtContent>
              <w:del w:author="udhaya kumar" w:id="6" w:date="2026-09-24T06:40:29Z"/>
              <w:sdt>
                <w:sdtPr>
                  <w:id w:val="-1588360072"/>
                  <w:tag w:val="goog_rdk_4628"/>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delText>
                    </w:r>
                  </w:del>
                </w:sdtContent>
              </w:sdt>
              <w:del w:author="udhaya kumar" w:id="6" w:date="2026-09-24T06:40:29Z"/>
            </w:sdtContent>
          </w:sdt>
        </w:p>
      </w:sdtContent>
    </w:sdt>
    <w:sdt>
      <w:sdtPr>
        <w:id w:val="635013918"/>
        <w:tag w:val="goog_rdk_4632"/>
      </w:sdtPr>
      <w:sdtContent>
        <w:p w:rsidR="00000000" w:rsidDel="00000000" w:rsidP="00000000" w:rsidRDefault="00000000" w:rsidRPr="00000000" w14:paraId="0000048A">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2"/>
                  <w:szCs w:val="22"/>
                </w:rPr>
              </w:rPrChange>
            </w:rPr>
          </w:pPr>
          <w:sdt>
            <w:sdtPr>
              <w:id w:val="1324427158"/>
              <w:tag w:val="goog_rdk_4630"/>
            </w:sdtPr>
            <w:sdtContent>
              <w:del w:author="udhaya kumar" w:id="6" w:date="2026-09-24T06:40:29Z"/>
              <w:sdt>
                <w:sdtPr>
                  <w:id w:val="-1734847494"/>
                  <w:tag w:val="goog_rdk_4631"/>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delText>
                    </w:r>
                  </w:del>
                </w:sdtContent>
              </w:sdt>
              <w:del w:author="udhaya kumar" w:id="6" w:date="2026-09-24T06:40:29Z"/>
            </w:sdtContent>
          </w:sdt>
        </w:p>
      </w:sdtContent>
    </w:sdt>
    <w:sdt>
      <w:sdtPr>
        <w:id w:val="-250886969"/>
        <w:tag w:val="goog_rdk_4635"/>
      </w:sdtPr>
      <w:sdtContent>
        <w:p w:rsidR="00000000" w:rsidDel="00000000" w:rsidP="00000000" w:rsidRDefault="00000000" w:rsidRPr="00000000" w14:paraId="0000048B">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2"/>
                  <w:szCs w:val="22"/>
                </w:rPr>
              </w:rPrChange>
            </w:rPr>
          </w:pPr>
          <w:sdt>
            <w:sdtPr>
              <w:id w:val="-139596445"/>
              <w:tag w:val="goog_rdk_4633"/>
            </w:sdtPr>
            <w:sdtContent>
              <w:del w:author="udhaya kumar" w:id="6" w:date="2026-09-24T06:40:29Z"/>
              <w:sdt>
                <w:sdtPr>
                  <w:id w:val="-1902179206"/>
                  <w:tag w:val="goog_rdk_4634"/>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delText>
                    </w:r>
                  </w:del>
                </w:sdtContent>
              </w:sdt>
              <w:del w:author="udhaya kumar" w:id="6" w:date="2026-09-24T06:40:29Z"/>
            </w:sdtContent>
          </w:sdt>
        </w:p>
      </w:sdtContent>
    </w:sdt>
    <w:sdt>
      <w:sdtPr>
        <w:id w:val="-1004798447"/>
        <w:tag w:val="goog_rdk_4638"/>
      </w:sdtPr>
      <w:sdtContent>
        <w:p w:rsidR="00000000" w:rsidDel="00000000" w:rsidP="00000000" w:rsidRDefault="00000000" w:rsidRPr="00000000" w14:paraId="0000048C">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2"/>
                  <w:szCs w:val="22"/>
                </w:rPr>
              </w:rPrChange>
            </w:rPr>
          </w:pPr>
          <w:sdt>
            <w:sdtPr>
              <w:id w:val="-128530340"/>
              <w:tag w:val="goog_rdk_4636"/>
            </w:sdtPr>
            <w:sdtContent>
              <w:del w:author="udhaya kumar" w:id="6" w:date="2026-09-24T06:40:29Z"/>
              <w:sdt>
                <w:sdtPr>
                  <w:id w:val="-388098164"/>
                  <w:tag w:val="goog_rdk_4637"/>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delText>
                    </w:r>
                  </w:del>
                </w:sdtContent>
              </w:sdt>
              <w:del w:author="udhaya kumar" w:id="6" w:date="2026-09-24T06:40:29Z"/>
            </w:sdtContent>
          </w:sdt>
        </w:p>
      </w:sdtContent>
    </w:sdt>
    <w:sdt>
      <w:sdtPr>
        <w:id w:val="1450672226"/>
        <w:tag w:val="goog_rdk_4641"/>
      </w:sdtPr>
      <w:sdtContent>
        <w:p w:rsidR="00000000" w:rsidDel="00000000" w:rsidP="00000000" w:rsidRDefault="00000000" w:rsidRPr="00000000" w14:paraId="0000048D">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2"/>
                  <w:szCs w:val="22"/>
                </w:rPr>
              </w:rPrChange>
            </w:rPr>
          </w:pPr>
          <w:sdt>
            <w:sdtPr>
              <w:id w:val="1160427572"/>
              <w:tag w:val="goog_rdk_4639"/>
            </w:sdtPr>
            <w:sdtContent>
              <w:del w:author="udhaya kumar" w:id="6" w:date="2026-09-24T06:40:29Z"/>
              <w:sdt>
                <w:sdtPr>
                  <w:id w:val="1802614413"/>
                  <w:tag w:val="goog_rdk_4640"/>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delText>
                    </w:r>
                  </w:del>
                </w:sdtContent>
              </w:sdt>
              <w:del w:author="udhaya kumar" w:id="6" w:date="2026-09-24T06:40:29Z"/>
            </w:sdtContent>
          </w:sdt>
        </w:p>
      </w:sdtContent>
    </w:sdt>
    <w:sdt>
      <w:sdtPr>
        <w:id w:val="-107835056"/>
        <w:tag w:val="goog_rdk_4644"/>
      </w:sdtPr>
      <w:sdtContent>
        <w:p w:rsidR="00000000" w:rsidDel="00000000" w:rsidP="00000000" w:rsidRDefault="00000000" w:rsidRPr="00000000" w14:paraId="0000048E">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2"/>
                  <w:szCs w:val="22"/>
                </w:rPr>
              </w:rPrChange>
            </w:rPr>
          </w:pPr>
          <w:sdt>
            <w:sdtPr>
              <w:id w:val="1556627723"/>
              <w:tag w:val="goog_rdk_4642"/>
            </w:sdtPr>
            <w:sdtContent>
              <w:del w:author="udhaya kumar" w:id="6" w:date="2026-09-24T06:40:29Z"/>
              <w:sdt>
                <w:sdtPr>
                  <w:id w:val="-1806225782"/>
                  <w:tag w:val="goog_rdk_4643"/>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delText>
                    </w:r>
                  </w:del>
                </w:sdtContent>
              </w:sdt>
              <w:del w:author="udhaya kumar" w:id="6" w:date="2026-09-24T06:40:29Z"/>
            </w:sdtContent>
          </w:sdt>
        </w:p>
      </w:sdtContent>
    </w:sdt>
    <w:sdt>
      <w:sdtPr>
        <w:id w:val="417492679"/>
        <w:tag w:val="goog_rdk_4647"/>
      </w:sdtPr>
      <w:sdtContent>
        <w:p w:rsidR="00000000" w:rsidDel="00000000" w:rsidP="00000000" w:rsidRDefault="00000000" w:rsidRPr="00000000" w14:paraId="0000048F">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sz w:val="22"/>
                  <w:szCs w:val="22"/>
                </w:rPr>
              </w:rPrChange>
            </w:rPr>
          </w:pPr>
          <w:sdt>
            <w:sdtPr>
              <w:id w:val="-2113704574"/>
              <w:tag w:val="goog_rdk_4645"/>
            </w:sdtPr>
            <w:sdtContent>
              <w:del w:author="udhaya kumar" w:id="6" w:date="2026-09-24T06:40:29Z"/>
              <w:sdt>
                <w:sdtPr>
                  <w:id w:val="-533201780"/>
                  <w:tag w:val="goog_rdk_4646"/>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sz w:val="22"/>
                            <w:szCs w:val="22"/>
                          </w:rPr>
                        </w:rPrChange>
                      </w:rPr>
                      <w:delText xml:space="preserve">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delText>
                    </w:r>
                  </w:del>
                </w:sdtContent>
              </w:sdt>
              <w:del w:author="udhaya kumar" w:id="6" w:date="2026-09-24T06:40:29Z"/>
            </w:sdtContent>
          </w:sdt>
        </w:p>
      </w:sdtContent>
    </w:sdt>
    <w:sdt>
      <w:sdtPr>
        <w:id w:val="-76915702"/>
        <w:tag w:val="goog_rdk_4650"/>
      </w:sdtPr>
      <w:sdtContent>
        <w:p w:rsidR="00000000" w:rsidDel="00000000" w:rsidP="00000000" w:rsidRDefault="00000000" w:rsidRPr="00000000" w14:paraId="00000490">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color w:val="000000"/>
                </w:rPr>
              </w:rPrChange>
            </w:rPr>
          </w:pPr>
          <w:sdt>
            <w:sdtPr>
              <w:id w:val="-1387569719"/>
              <w:tag w:val="goog_rdk_4648"/>
            </w:sdtPr>
            <w:sdtContent>
              <w:del w:author="udhaya kumar" w:id="6" w:date="2026-09-24T06:40:29Z"/>
              <w:sdt>
                <w:sdtPr>
                  <w:id w:val="-189326652"/>
                  <w:tag w:val="goog_rdk_4649"/>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607615097"/>
        <w:tag w:val="goog_rdk_4653"/>
      </w:sdtPr>
      <w:sdtContent>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570517597"/>
              <w:tag w:val="goog_rdk_4651"/>
            </w:sdtPr>
            <w:sdtContent>
              <w:del w:author="udhaya kumar" w:id="6" w:date="2026-09-24T06:40:29Z"/>
              <w:sdt>
                <w:sdtPr>
                  <w:id w:val="2020758668"/>
                  <w:tag w:val="goog_rdk_4652"/>
                </w:sdtPr>
                <w:sdtContent>
                  <w:del w:author="udhaya kumar" w:id="6" w:date="2026-09-24T06:40:29Z">
                    <w:r w:rsidDel="00000000" w:rsidR="00000000" w:rsidRPr="00000000">
                      <w:rPr>
                        <w:rtl w:val="0"/>
                      </w:rPr>
                    </w:r>
                  </w:del>
                </w:sdtContent>
              </w:sdt>
              <w:del w:author="udhaya kumar" w:id="6" w:date="2026-09-24T06:40:29Z"/>
            </w:sdtContent>
          </w:sdt>
        </w:p>
      </w:sdtContent>
    </w:sdt>
    <w:sdt>
      <w:sdtPr>
        <w:id w:val="-1491515887"/>
        <w:tag w:val="goog_rdk_4656"/>
      </w:sdtPr>
      <w:sdtContent>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27014151"/>
              <w:tag w:val="goog_rdk_4654"/>
            </w:sdtPr>
            <w:sdtContent>
              <w:del w:author="udhaya kumar" w:id="6" w:date="2026-09-24T06:40:29Z"/>
              <w:sdt>
                <w:sdtPr>
                  <w:id w:val="1965664992"/>
                  <w:tag w:val="goog_rdk_4655"/>
                </w:sdtPr>
                <w:sdtContent>
                  <w:del w:author="udhaya kumar" w:id="6" w:date="2026-09-24T06:40:29Z">
                    <w:r w:rsidDel="00000000" w:rsidR="00000000" w:rsidRPr="00000000">
                      <w:rPr>
                        <w:rtl w:val="0"/>
                      </w:rPr>
                    </w:r>
                  </w:del>
                </w:sdtContent>
              </w:sdt>
              <w:del w:author="udhaya kumar" w:id="6" w:date="2026-09-24T06:40:29Z"/>
            </w:sdtContent>
          </w:sdt>
        </w:p>
      </w:sdtContent>
    </w:sdt>
    <w:sdt>
      <w:sdtPr>
        <w:id w:val="406139593"/>
        <w:tag w:val="goog_rdk_4659"/>
      </w:sdtPr>
      <w:sdtContent>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i w:val="0"/>
                  <w:iCs w:val="0"/>
                  <w:smallCaps w:val="0"/>
                  <w:strike w:val="0"/>
                  <w:color w:val="000000"/>
                  <w:sz w:val="27"/>
                  <w:szCs w:val="27"/>
                  <w:u w:val="none"/>
                  <w:shd w:fill="auto" w:val="clear"/>
                  <w:vertAlign w:val="baseline"/>
                </w:rPr>
              </w:rPrChange>
            </w:rPr>
            <w:pPrChange w:author="dhivyadharshini Dhivya" w:id="0" w:date="2026-09-24T07:15:49Z">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pPr>
            </w:pPrChange>
          </w:pPr>
          <w:sdt>
            <w:sdtPr>
              <w:id w:val="-1897009748"/>
              <w:tag w:val="goog_rdk_4657"/>
            </w:sdtPr>
            <w:sdtContent>
              <w:del w:author="udhaya kumar" w:id="6" w:date="2026-09-24T06:40:29Z"/>
              <w:sdt>
                <w:sdtPr>
                  <w:id w:val="2092878015"/>
                  <w:tag w:val="goog_rdk_4658"/>
                </w:sdtPr>
                <w:sdtContent>
                  <w:del w:author="udhaya kumar" w:id="6" w:date="2026-09-24T06:40:29Z">
                    <w:r w:rsidDel="00000000" w:rsidR="00000000" w:rsidRPr="00000000">
                      <w:rPr>
                        <w:rtl w:val="0"/>
                      </w:rPr>
                    </w:r>
                  </w:del>
                </w:sdtContent>
              </w:sdt>
              <w:del w:author="udhaya kumar" w:id="6" w:date="2026-09-24T06:40:29Z"/>
            </w:sdtContent>
          </w:sdt>
        </w:p>
      </w:sdtContent>
    </w:sdt>
    <w:sdt>
      <w:sdtPr>
        <w:id w:val="-2093836386"/>
        <w:tag w:val="goog_rdk_4662"/>
      </w:sdtPr>
      <w:sdtContent>
        <w:p w:rsidR="00000000" w:rsidDel="00000000" w:rsidP="00000000" w:rsidRDefault="00000000" w:rsidRPr="00000000" w14:paraId="00000494">
          <w:pPr>
            <w:spacing w:after="280" w:before="280" w:line="240" w:lineRule="auto"/>
            <w:rPr>
              <w:del w:author="udhaya kumar" w:id="6" w:date="2026-09-24T06:40:29Z"/>
              <w:rFonts w:ascii="Cambria" w:cs="Cambria" w:eastAsia="Cambria" w:hAnsi="Cambria"/>
              <w:sz w:val="22"/>
              <w:szCs w:val="22"/>
              <w:rPrChange w:author="Santhosh Kumar" w:id="118" w:date="2026-09-23T13:30:39Z">
                <w:rPr>
                  <w:rFonts w:ascii="Cambria" w:cs="Cambria" w:eastAsia="Cambria" w:hAnsi="Cambria"/>
                  <w:b w:val="1"/>
                  <w:bCs w:val="1"/>
                  <w:color w:val="000000"/>
                </w:rPr>
              </w:rPrChange>
            </w:rPr>
          </w:pPr>
          <w:sdt>
            <w:sdtPr>
              <w:id w:val="-1471141014"/>
              <w:tag w:val="goog_rdk_4660"/>
            </w:sdtPr>
            <w:sdtContent>
              <w:del w:author="udhaya kumar" w:id="6" w:date="2026-09-24T06:40:29Z"/>
              <w:sdt>
                <w:sdtPr>
                  <w:id w:val="1845397684"/>
                  <w:tag w:val="goog_rdk_4661"/>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rPr>
                        </w:rPrChange>
                      </w:rPr>
                      <w:delText xml:space="preserve">Submitted by:</w:delText>
                    </w:r>
                  </w:del>
                </w:sdtContent>
              </w:sdt>
              <w:del w:author="udhaya kumar" w:id="6" w:date="2026-09-24T06:40:29Z"/>
            </w:sdtContent>
          </w:sdt>
        </w:p>
      </w:sdtContent>
    </w:sdt>
    <w:sdt>
      <w:sdtPr>
        <w:id w:val="630718579"/>
        <w:tag w:val="goog_rdk_4674"/>
      </w:sdtPr>
      <w:sdtContent>
        <w:p w:rsidR="00000000" w:rsidDel="00000000" w:rsidP="00000000" w:rsidRDefault="00000000" w:rsidRPr="00000000" w14:paraId="00000495">
          <w:pPr>
            <w:spacing w:after="280" w:before="280" w:line="240" w:lineRule="auto"/>
            <w:rPr>
              <w:rFonts w:ascii="Cambria" w:cs="Cambria" w:eastAsia="Cambria" w:hAnsi="Cambria"/>
              <w:sz w:val="22"/>
              <w:szCs w:val="22"/>
              <w:rPrChange w:author="Santhosh Kumar" w:id="118" w:date="2026-09-23T13:30:39Z">
                <w:rPr>
                  <w:rFonts w:ascii="Cambria" w:cs="Cambria" w:eastAsia="Cambria" w:hAnsi="Cambria"/>
                  <w:color w:val="000000"/>
                </w:rPr>
              </w:rPrChange>
            </w:rPr>
            <w:pPrChange w:author="dhivyadharshini Dhivya" w:id="0" w:date="2026-09-24T07:15:49Z">
              <w:pPr>
                <w:spacing w:before="280" w:line="240" w:lineRule="auto"/>
              </w:pPr>
            </w:pPrChange>
          </w:pPr>
          <w:sdt>
            <w:sdtPr>
              <w:id w:val="-849265716"/>
              <w:tag w:val="goog_rdk_4663"/>
            </w:sdtPr>
            <w:sdtContent>
              <w:del w:author="udhaya kumar" w:id="6" w:date="2026-09-24T06:40:29Z"/>
              <w:sdt>
                <w:sdtPr>
                  <w:id w:val="-1570338931"/>
                  <w:tag w:val="goog_rdk_4664"/>
                </w:sdtPr>
                <w:sdtContent>
                  <w:del w:author="udhaya kumar" w:id="6" w:date="2026-09-24T06:40:29Z">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rPr>
                        </w:rPrChange>
                      </w:rPr>
                      <w:delText xml:space="preserve">Te</w:delText>
                    </w:r>
                  </w:del>
                </w:sdtContent>
              </w:sdt>
              <w:del w:author="udhaya kumar" w:id="6" w:date="2026-09-24T06:40:29Z">
                <w:sdt>
                  <w:sdtPr>
                    <w:id w:val="-453789643"/>
                    <w:tag w:val="goog_rdk_4665"/>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rPr>
                        </w:rPrChange>
                      </w:rPr>
                      <w:delText xml:space="preserve">lla Divya Sree</w:delText>
                    </w:r>
                  </w:sdtContent>
                </w:sdt>
                <w:sdt>
                  <w:sdtPr>
                    <w:id w:val="1638251551"/>
                    <w:tag w:val="goog_rdk_4666"/>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rPr>
                        </w:rPrChange>
                      </w:rPr>
                      <w:br w:type="textWrapping"/>
                    </w:r>
                  </w:sdtContent>
                </w:sdt>
                <w:sdt>
                  <w:sdtPr>
                    <w:id w:val="1890262681"/>
                    <w:tag w:val="goog_rdk_4667"/>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rPr>
                        </w:rPrChange>
                      </w:rPr>
                      <w:delText xml:space="preserve">Mentor:</w:delText>
                    </w:r>
                  </w:sdtContent>
                </w:sdt>
                <w:sdt>
                  <w:sdtPr>
                    <w:id w:val="-2108110114"/>
                    <w:tag w:val="goog_rdk_4668"/>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rPr>
                        </w:rPrChange>
                      </w:rPr>
                      <w:delText xml:space="preserve"> Si</w:delText>
                    </w:r>
                  </w:sdtContent>
                </w:sdt>
                <w:sdt>
                  <w:sdtPr>
                    <w:id w:val="-1181007799"/>
                    <w:tag w:val="goog_rdk_4669"/>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rPr>
                        </w:rPrChange>
                      </w:rPr>
                      <w:delText xml:space="preserve">ri</w:delText>
                    </w:r>
                  </w:sdtContent>
                </w:sdt>
                <w:sdt>
                  <w:sdtPr>
                    <w:id w:val="-562067370"/>
                    <w:tag w:val="goog_rdk_4670"/>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rPr>
                        </w:rPrChange>
                      </w:rPr>
                      <w:br w:type="textWrapping"/>
                    </w:r>
                  </w:sdtContent>
                </w:sdt>
                <w:sdt>
                  <w:sdtPr>
                    <w:id w:val="863345857"/>
                    <w:tag w:val="goog_rdk_4671"/>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b w:val="1"/>
                            <w:bCs w:val="1"/>
                            <w:color w:val="000000"/>
                          </w:rPr>
                        </w:rPrChange>
                      </w:rPr>
                      <w:delText xml:space="preserve">Date:</w:delText>
                    </w:r>
                  </w:sdtContent>
                </w:sdt>
                <w:sdt>
                  <w:sdtPr>
                    <w:id w:val="-110136366"/>
                    <w:tag w:val="goog_rdk_4672"/>
                  </w:sdtPr>
                  <w:sdtContent>
                    <w:r w:rsidDel="00000000" w:rsidR="00000000" w:rsidRPr="00000000">
                      <w:rPr>
                        <w:rFonts w:ascii="Cambria" w:cs="Cambria" w:eastAsia="Cambria" w:hAnsi="Cambria"/>
                        <w:sz w:val="22"/>
                        <w:szCs w:val="22"/>
                        <w:rtl w:val="0"/>
                        <w:rPrChange w:author="Santhosh Kumar" w:id="118" w:date="2026-09-23T13:30:39Z">
                          <w:rPr>
                            <w:rFonts w:ascii="Cambria" w:cs="Cambria" w:eastAsia="Cambria" w:hAnsi="Cambria"/>
                            <w:color w:val="000000"/>
                          </w:rPr>
                        </w:rPrChange>
                      </w:rPr>
                      <w:delText xml:space="preserve"> 11/04/2025</w:delText>
                    </w:r>
                  </w:sdtContent>
                </w:sdt>
              </w:del>
            </w:sdtContent>
          </w:sdt>
          <w:sdt>
            <w:sdtPr>
              <w:id w:val="-196501469"/>
              <w:tag w:val="goog_rdk_4673"/>
            </w:sdtPr>
            <w:sdtContent>
              <w:r w:rsidDel="00000000" w:rsidR="00000000" w:rsidRPr="00000000">
                <w:rPr>
                  <w:rtl w:val="0"/>
                </w:rPr>
              </w:r>
            </w:sdtContent>
          </w:sdt>
        </w:p>
      </w:sdtContent>
    </w:sdt>
    <w:sectPr>
      <w:headerReference r:id="rId34" w:type="default"/>
      <w:footerReference r:id="rId35" w:type="default"/>
      <w:pgSz w:h="16838" w:w="11906" w:orient="portrait"/>
      <w:pgMar w:bottom="1440" w:top="1440" w:left="0" w:right="0" w:header="708" w:footer="708"/>
      <w:pgNumType w:start="1"/>
      <w:sectPrChange w:author="Anonymous" w:id="0" w:date="2026-09-24T06:01:05Z">
        <w:sectPr w:rsidR="000000" w:rsidDel="000000" w:rsidRPr="000000" w:rsidSect="000000">
          <w:pgMar w:bottom="1440" w:top="1440" w:left="1440" w:right="1440" w:header="708" w:footer="708"/>
          <w:pgNumType w:start="1"/>
          <w:pgSz w:h="16838" w:w="11906" w:orient="portrait"/>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IKANDAN R" w:id="1" w:date="2026-09-23T07:06:16Z">
    <w:sdt>
      <w:sdtPr>
        <w:id w:val="-432435848"/>
        <w:tag w:val="goog_rdk_4705"/>
      </w:sdtPr>
      <w:sdtContent>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AMAKRISHNAN R" w:id="146" w:date="2026-09-23T13:08:19Z"/>
              <w:rFonts w:ascii="Arial" w:cs="Arial" w:eastAsia="Arial" w:hAnsi="Arial"/>
              <w:b w:val="0"/>
              <w:bCs w:val="0"/>
              <w:i w:val="0"/>
              <w:iCs w:val="0"/>
              <w:smallCaps w:val="0"/>
              <w:strike w:val="0"/>
              <w:color w:val="000000"/>
              <w:sz w:val="22"/>
              <w:szCs w:val="22"/>
              <w:u w:val="none"/>
              <w:shd w:fill="auto" w:val="clear"/>
              <w:vertAlign w:val="baseline"/>
            </w:rPr>
          </w:pPr>
          <w:sdt>
            <w:sdtPr>
              <w:id w:val="1161366557"/>
              <w:tag w:val="goog_rdk_4704"/>
            </w:sdtPr>
            <w:sdtContent>
              <w:ins w:author="RAMAKRISHNAN R" w:id="146" w:date="2026-09-23T13:08: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the project</w:t>
                </w:r>
              </w:ins>
            </w:sdtContent>
          </w:sdt>
        </w:p>
      </w:sdtContent>
    </w:sdt>
  </w:comment>
  <w:comment w:author="Anonymous" w:id="0" w:date="2026-09-23T06:19:48Z">
    <w:sdt>
      <w:sdtPr>
        <w:id w:val="916213860"/>
        <w:tag w:val="goog_rdk_4707"/>
      </w:sdtPr>
      <w:sdtContent>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AMAKRISHNAN R" w:id="146" w:date="2026-09-23T13:08:19Z"/>
              <w:rFonts w:ascii="Arial" w:cs="Arial" w:eastAsia="Arial" w:hAnsi="Arial"/>
              <w:b w:val="0"/>
              <w:bCs w:val="0"/>
              <w:i w:val="0"/>
              <w:iCs w:val="0"/>
              <w:smallCaps w:val="0"/>
              <w:strike w:val="0"/>
              <w:color w:val="000000"/>
              <w:sz w:val="22"/>
              <w:szCs w:val="22"/>
              <w:u w:val="none"/>
              <w:shd w:fill="auto" w:val="clear"/>
              <w:vertAlign w:val="baseline"/>
            </w:rPr>
          </w:pPr>
          <w:sdt>
            <w:sdtPr>
              <w:id w:val="1892538653"/>
              <w:tag w:val="goog_rdk_4706"/>
            </w:sdtPr>
            <w:sdtContent>
              <w:ins w:author="RAMAKRISHNAN R" w:id="146" w:date="2026-09-23T13:08: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saptiya</w:t>
                </w:r>
              </w:ins>
            </w:sdtContent>
          </w:sdt>
        </w:p>
      </w:sdtContent>
    </w:sdt>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99" w15:done="0"/>
  <w15:commentEx w15:paraId="0000049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2141924479"/>
      <w:tag w:val="goog_rdk_4699"/>
    </w:sdtPr>
    <w:sdtContent>
      <w:p w:rsidR="00000000" w:rsidDel="00000000" w:rsidP="00000000" w:rsidRDefault="00000000" w:rsidRPr="00000000" w14:paraId="00000497">
        <w:pPr>
          <w:numPr>
            <w:ilvl w:val="1"/>
            <w:numId w:val="5"/>
          </w:numPr>
          <w:ind w:left="502" w:hanging="360"/>
          <w:rPr>
            <w:ins w:author="Anonymous" w:id="147" w:date="2026-09-24T04:34:26Z"/>
          </w:rPr>
        </w:pPr>
        <w:sdt>
          <w:sdtPr>
            <w:id w:val="1516883456"/>
            <w:tag w:val="goog_rdk_4697"/>
          </w:sdtPr>
          <w:sdtContent>
            <w:ins w:author="Anonymous" w:id="147" w:date="2026-09-24T04:34:26Z"/>
            <w:sdt>
              <w:sdtPr>
                <w:id w:val="1457342567"/>
                <w:tag w:val="goog_rdk_4698"/>
              </w:sdtPr>
              <w:sdtContent>
                <w:ins w:author="Anonymous" w:id="147" w:date="2026-09-24T04:34:26Z">
                  <w:r w:rsidDel="00000000" w:rsidR="00000000" w:rsidRPr="00000000">
                    <w:rPr>
                      <w:rtl w:val="0"/>
                    </w:rPr>
                  </w:r>
                </w:ins>
              </w:sdtContent>
            </w:sdt>
            <w:ins w:author="Anonymous" w:id="147" w:date="2026-09-24T04:34:26Z"/>
          </w:sdtContent>
        </w:sdt>
      </w:p>
    </w:sdtContent>
  </w:sdt>
  <w:sdt>
    <w:sdtPr>
      <w:id w:val="-709807253"/>
      <w:tag w:val="goog_rdk_4703"/>
    </w:sdtPr>
    <w:sdtContent>
      <w:p w:rsidR="00000000" w:rsidDel="00000000" w:rsidP="00000000" w:rsidRDefault="00000000" w:rsidRPr="00000000" w14:paraId="00000498">
        <w:pPr>
          <w:rPr>
            <w:ins w:author="RAMAKRISHNAN R" w:id="146" w:date="2026-09-23T13:08:19Z"/>
            <w:rPrChange w:author="RAMAKRISHNAN R" w:id="148" w:date="2026-09-23T13:08:19Z">
              <w:rPr>
                <w:rFonts w:ascii="Calibri" w:cs="Calibri" w:eastAsia="Calibri" w:hAnsi="Calibri"/>
                <w:b w:val="0"/>
                <w:bCs w:val="0"/>
                <w:i w:val="0"/>
                <w:iCs w:val="0"/>
                <w:smallCaps w:val="0"/>
                <w:strike w:val="0"/>
                <w:color w:val="000000"/>
                <w:sz w:val="24"/>
                <w:szCs w:val="24"/>
                <w:u w:val="none"/>
                <w:shd w:fill="auto" w:val="clear"/>
                <w:vertAlign w:val="baseline"/>
              </w:rPr>
            </w:rPrChange>
          </w:rPr>
        </w:pPr>
        <w:sdt>
          <w:sdtPr>
            <w:id w:val="2122269807"/>
            <w:tag w:val="goog_rdk_4701"/>
          </w:sdtPr>
          <w:sdtContent>
            <w:ins w:author="RAMAKRISHNAN R" w:id="146" w:date="2026-09-23T13:08:19Z"/>
            <w:sdt>
              <w:sdtPr>
                <w:id w:val="-991789493"/>
                <w:tag w:val="goog_rdk_4702"/>
              </w:sdtPr>
              <w:sdtContent>
                <w:ins w:author="RAMAKRISHNAN R" w:id="146" w:date="2026-09-23T13:08:19Z">
                  <w:r w:rsidDel="00000000" w:rsidR="00000000" w:rsidRPr="00000000">
                    <w:rPr>
                      <w:rtl w:val="0"/>
                    </w:rPr>
                  </w:r>
                </w:ins>
              </w:sdtContent>
            </w:sdt>
            <w:ins w:author="RAMAKRISHNAN R" w:id="146" w:date="2026-09-23T13:08:19Z"/>
          </w:sdtContent>
        </w:sdt>
      </w:p>
    </w:sdtContent>
  </w:sdt>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528114714"/>
      <w:tag w:val="goog_rdk_4694"/>
    </w:sdtPr>
    <w:sdtContent>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Change w:author="gunapriya sankar2007" w:id="145" w:date="2026-09-24T05:09:15Z">
              <w:rPr>
                <w:rFonts w:ascii="Calibri" w:cs="Calibri" w:eastAsia="Calibri" w:hAnsi="Calibri"/>
                <w:b w:val="0"/>
                <w:bCs w:val="0"/>
                <w:i w:val="0"/>
                <w:iCs w:val="0"/>
                <w:smallCaps w:val="0"/>
                <w:strike w:val="0"/>
                <w:color w:val="000000"/>
                <w:sz w:val="24"/>
                <w:szCs w:val="24"/>
                <w:u w:val="none"/>
                <w:shd w:fill="auto" w:val="clear"/>
                <w:vertAlign w:val="baseline"/>
              </w:rPr>
            </w:rPrChange>
          </w:rPr>
          <w:pPrChange w:author="gunapriya sankar2007" w:id="0" w:date="2026-09-24T05:09:15Z">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pPr>
          </w:pPrChange>
        </w:pPr>
        <w:sdt>
          <w:sdtPr>
            <w:id w:val="149062819"/>
            <w:tag w:val="goog_rdk_4676"/>
          </w:sdtPr>
          <w:sdtContent>
            <w:ins w:author="Kogila Kogila" w:id="123" w:date="2026-09-24T08:02:15Z">
              <w:r w:rsidDel="00000000" w:rsidR="00000000" w:rsidRPr="00000000">
                <w:rPr>
                  <w:rFonts w:ascii="Cambria" w:cs="Cambria" w:eastAsia="Cambria" w:hAnsi="Cambria"/>
                  <w:b w:val="1"/>
                  <w:bCs w:val="1"/>
                  <w:sz w:val="36"/>
                  <w:szCs w:val="36"/>
                  <w:rPrChange w:author="Kogila Kogila" w:id="124" w:date="2026-09-24T08:02:15Z">
                    <w:rPr>
                      <w:rFonts w:ascii="Cambria" w:cs="Cambria" w:eastAsia="Cambria" w:hAnsi="Cambria"/>
                      <w:color w:val="000000"/>
                    </w:rPr>
                  </w:rPrChange>
                </w:rPr>
                <w:drawing>
                  <wp:inline distB="0" distT="0" distL="0" distR="0">
                    <wp:extent cx="5731510" cy="3033395"/>
                    <wp:effectExtent b="0" l="0" r="0" t="0"/>
                    <wp:docPr id="2126916910"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5731510" cy="3033395"/>
                            </a:xfrm>
                            <a:prstGeom prst="rect"/>
                            <a:ln/>
                          </pic:spPr>
                        </pic:pic>
                      </a:graphicData>
                    </a:graphic>
                  </wp:inline>
                </w:drawing>
              </w:r>
            </w:ins>
          </w:sdtContent>
        </w:sdt>
        <w:sdt>
          <w:sdtPr>
            <w:id w:val="-994502986"/>
            <w:tag w:val="goog_rdk_4677"/>
          </w:sdtPr>
          <w:sdtContent>
            <w:ins w:author="Sripriya" w:id="125" w:date="2026-09-24T07:30:23Z">
              <w:sdt>
                <w:sdtPr>
                  <w:id w:val="643551607"/>
                  <w:tag w:val="goog_rdk_4678"/>
                </w:sdtPr>
                <w:sdtContent>
                  <w:del w:author="Kogila Kogila" w:id="123" w:date="2026-09-24T08:02:15Z">
                    <w:r w:rsidDel="00000000" w:rsidR="00000000" w:rsidRPr="00000000">
                      <w:rPr>
                        <w:rFonts w:ascii="Cambria" w:cs="Cambria" w:eastAsia="Cambria" w:hAnsi="Cambria"/>
                        <w:b w:val="1"/>
                        <w:bCs w:val="1"/>
                        <w:sz w:val="36"/>
                        <w:szCs w:val="36"/>
                        <w:rPrChange w:author="Kogila Kogila" w:id="124" w:date="2026-09-24T08:02:15Z">
                          <w:rPr>
                            <w:rFonts w:ascii="Cambria" w:cs="Cambria" w:eastAsia="Cambria" w:hAnsi="Cambria"/>
                            <w:color w:val="000000"/>
                          </w:rPr>
                        </w:rPrChange>
                      </w:rPr>
                      <w:drawing>
                        <wp:inline distB="0" distT="0" distL="0" distR="0">
                          <wp:extent cx="5731510" cy="3033395"/>
                          <wp:effectExtent b="0" l="0" r="0" t="0"/>
                          <wp:docPr id="2126916899"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5731510" cy="3033395"/>
                                  </a:xfrm>
                                  <a:prstGeom prst="rect"/>
                                  <a:ln/>
                                </pic:spPr>
                              </pic:pic>
                            </a:graphicData>
                          </a:graphic>
                        </wp:inline>
                      </w:drawing>
                    </w:r>
                  </w:del>
                </w:sdtContent>
              </w:sdt>
            </w:ins>
          </w:sdtContent>
        </w:sdt>
        <w:sdt>
          <w:sdtPr>
            <w:id w:val="1918792786"/>
            <w:tag w:val="goog_rdk_4679"/>
          </w:sdtPr>
          <w:sdtContent>
            <w:ins w:author="Dinesh Kumar S" w:id="126" w:date="2026-09-24T07:25:37Z">
              <w:r w:rsidDel="00000000" w:rsidR="00000000" w:rsidRPr="00000000">
                <w:rPr>
                  <w:rFonts w:ascii="Cambria" w:cs="Cambria" w:eastAsia="Cambria" w:hAnsi="Cambria"/>
                  <w:b w:val="1"/>
                  <w:bCs w:val="1"/>
                  <w:sz w:val="36"/>
                  <w:szCs w:val="36"/>
                  <w:rPrChange w:author="Dinesh Kumar S" w:id="127" w:date="2026-09-24T07:25:37Z">
                    <w:rPr>
                      <w:rFonts w:ascii="Cambria" w:cs="Cambria" w:eastAsia="Cambria" w:hAnsi="Cambria"/>
                      <w:color w:val="000000"/>
                    </w:rPr>
                  </w:rPrChange>
                </w:rPr>
                <w:drawing>
                  <wp:inline distB="0" distT="0" distL="0" distR="0">
                    <wp:extent cx="4889500" cy="4000500"/>
                    <wp:effectExtent b="0" l="0" r="0" t="0"/>
                    <wp:docPr id="2126916901"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4889500" cy="4000500"/>
                            </a:xfrm>
                            <a:prstGeom prst="rect"/>
                            <a:ln/>
                          </pic:spPr>
                        </pic:pic>
                      </a:graphicData>
                    </a:graphic>
                  </wp:inline>
                </w:drawing>
              </w:r>
            </w:ins>
          </w:sdtContent>
        </w:sdt>
        <w:sdt>
          <w:sdtPr>
            <w:id w:val="-1036929879"/>
            <w:tag w:val="goog_rdk_4680"/>
          </w:sdtPr>
          <w:sdtContent>
            <w:ins w:author="Rahul .R" w:id="128" w:date="2026-09-24T06:33:40Z">
              <w:r w:rsidDel="00000000" w:rsidR="00000000" w:rsidRPr="00000000">
                <w:rPr>
                  <w:rFonts w:ascii="Cambria" w:cs="Cambria" w:eastAsia="Cambria" w:hAnsi="Cambria"/>
                  <w:b w:val="1"/>
                  <w:bCs w:val="1"/>
                  <w:sz w:val="36"/>
                  <w:szCs w:val="36"/>
                  <w:rPrChange w:author="Rahul .R" w:id="129" w:date="2026-09-24T06:33:40Z">
                    <w:rPr>
                      <w:rFonts w:ascii="Cambria" w:cs="Cambria" w:eastAsia="Cambria" w:hAnsi="Cambria"/>
                      <w:color w:val="000000"/>
                    </w:rPr>
                  </w:rPrChange>
                </w:rPr>
                <w:drawing>
                  <wp:inline distB="0" distT="0" distL="0" distR="0">
                    <wp:extent cx="5731510" cy="3033395"/>
                    <wp:effectExtent b="0" l="0" r="0" t="0"/>
                    <wp:docPr id="2126916895"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5731510" cy="3033395"/>
                            </a:xfrm>
                            <a:prstGeom prst="rect"/>
                            <a:ln/>
                          </pic:spPr>
                        </pic:pic>
                      </a:graphicData>
                    </a:graphic>
                  </wp:inline>
                </w:drawing>
              </w:r>
            </w:ins>
          </w:sdtContent>
        </w:sdt>
        <w:sdt>
          <w:sdtPr>
            <w:id w:val="-1633557347"/>
            <w:tag w:val="goog_rdk_4681"/>
          </w:sdtPr>
          <w:sdtContent>
            <w:del w:author="R Inbharasi" w:id="130" w:date="2026-09-23T14:21:28Z">
              <w:r w:rsidDel="00000000" w:rsidR="00000000" w:rsidRPr="00000000">
                <w:rPr>
                  <w:rFonts w:ascii="Cambria" w:cs="Cambria" w:eastAsia="Cambria" w:hAnsi="Cambria"/>
                  <w:b w:val="1"/>
                  <w:bCs w:val="1"/>
                  <w:sz w:val="36"/>
                  <w:szCs w:val="36"/>
                  <w:rPrChange w:author="Rahul .R" w:id="129" w:date="2026-09-24T06:33:40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114300" distT="114300" distL="114300" distR="114300">
                    <wp:extent cx="1585540" cy="681038"/>
                    <wp:effectExtent b="0" l="0" r="0" t="0"/>
                    <wp:docPr id="2126916908" name="image8.png"/>
                    <a:graphic>
                      <a:graphicData uri="http://schemas.openxmlformats.org/drawingml/2006/picture">
                        <pic:pic>
                          <pic:nvPicPr>
                            <pic:cNvPr id="0" name="image8.png"/>
                            <pic:cNvPicPr preferRelativeResize="0"/>
                          </pic:nvPicPr>
                          <pic:blipFill>
                            <a:blip r:embed="rId4"/>
                            <a:srcRect b="0" l="0" r="0" t="0"/>
                            <a:stretch>
                              <a:fillRect/>
                            </a:stretch>
                          </pic:blipFill>
                          <pic:spPr>
                            <a:xfrm>
                              <a:off x="0" y="0"/>
                              <a:ext cx="1585540" cy="681038"/>
                            </a:xfrm>
                            <a:prstGeom prst="rect"/>
                            <a:ln/>
                          </pic:spPr>
                        </pic:pic>
                      </a:graphicData>
                    </a:graphic>
                  </wp:inline>
                </w:drawing>
              </w:r>
            </w:del>
          </w:sdtContent>
        </w:sdt>
        <w:sdt>
          <w:sdtPr>
            <w:id w:val="1156509143"/>
            <w:tag w:val="goog_rdk_4682"/>
          </w:sdtPr>
          <w:sdtContent>
            <w:ins w:author="Rivaldo 007" w:id="131" w:date="2026-09-22T12:41:13Z">
              <w:sdt>
                <w:sdtPr>
                  <w:id w:val="1499837626"/>
                  <w:tag w:val="goog_rdk_4683"/>
                </w:sdtPr>
                <w:sdtContent>
                  <w:del w:author="R Inbharasi" w:id="130" w:date="2026-09-23T14:21:28Z"/>
                </w:sdtContent>
              </w:sdt>
            </w:ins>
            <w:sdt>
              <w:sdtPr>
                <w:id w:val="1216632104"/>
                <w:tag w:val="goog_rdk_4684"/>
              </w:sdtPr>
              <w:sdtContent>
                <w:ins w:author="Rivaldo 007" w:id="131" w:date="2026-09-22T12:41:13Z">
                  <w:del w:author="R Inbharasi" w:id="130" w:date="2026-09-23T14:21:28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Change w:author="R Inbharasi" w:id="132" w:date="2026-09-23T14:21:18Z">
                          <w:rPr>
                            <w:rFonts w:ascii="Calibri" w:cs="Calibri" w:eastAsia="Calibri" w:hAnsi="Calibri"/>
                            <w:b w:val="0"/>
                            <w:bCs w:val="0"/>
                            <w:i w:val="0"/>
                            <w:iCs w:val="0"/>
                            <w:smallCaps w:val="0"/>
                            <w:strike w:val="0"/>
                            <w:color w:val="000000"/>
                            <w:sz w:val="24"/>
                            <w:szCs w:val="24"/>
                            <w:u w:val="none"/>
                            <w:shd w:fill="auto" w:val="clear"/>
                            <w:vertAlign w:val="baseline"/>
                          </w:rPr>
                        </w:rPrChange>
                      </w:rPr>
                      <w:delText xml:space="preserve"> </w:delText>
                    </w:r>
                  </w:del>
                </w:ins>
              </w:sdtContent>
            </w:sdt>
            <w:ins w:author="Rivaldo 007" w:id="131" w:date="2026-09-22T12:41:13Z">
              <w:del w:author="R Inbharasi" w:id="130" w:date="2026-09-23T14:21:28Z"/>
            </w:ins>
          </w:sdtContent>
        </w:sdt>
        <w:sdt>
          <w:sdtPr>
            <w:id w:val="956040214"/>
            <w:tag w:val="goog_rdk_4685"/>
          </w:sdtPr>
          <w:sdtContent>
            <w:ins w:author="Madhumitha S" w:id="133" w:date="2026-09-24T06:10:30Z">
              <w:r w:rsidDel="00000000" w:rsidR="00000000" w:rsidRPr="00000000">
                <w:rPr>
                  <w:rFonts w:ascii="Cambria" w:cs="Cambria" w:eastAsia="Cambria" w:hAnsi="Cambria"/>
                  <w:sz w:val="22"/>
                  <w:szCs w:val="22"/>
                  <w:rPrChange w:author="Madhumitha S" w:id="134" w:date="2026-09-24T06:10:30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2826385"/>
                    <wp:effectExtent b="0" l="0" r="0" t="0"/>
                    <wp:docPr id="2126916898" name="image4.png"/>
                    <a:graphic>
                      <a:graphicData uri="http://schemas.openxmlformats.org/drawingml/2006/picture">
                        <pic:pic>
                          <pic:nvPicPr>
                            <pic:cNvPr id="0" name="image4.png"/>
                            <pic:cNvPicPr preferRelativeResize="0"/>
                          </pic:nvPicPr>
                          <pic:blipFill>
                            <a:blip r:embed="rId5"/>
                            <a:srcRect b="0" l="0" r="0" t="0"/>
                            <a:stretch>
                              <a:fillRect/>
                            </a:stretch>
                          </pic:blipFill>
                          <pic:spPr>
                            <a:xfrm>
                              <a:off x="0" y="0"/>
                              <a:ext cx="5731510" cy="2826385"/>
                            </a:xfrm>
                            <a:prstGeom prst="rect"/>
                            <a:ln/>
                          </pic:spPr>
                        </pic:pic>
                      </a:graphicData>
                    </a:graphic>
                  </wp:inline>
                </w:drawing>
              </w:r>
            </w:ins>
          </w:sdtContent>
        </w:sdt>
        <w:sdt>
          <w:sdtPr>
            <w:id w:val="-849986842"/>
            <w:tag w:val="goog_rdk_4686"/>
          </w:sdtPr>
          <w:sdtContent>
            <w:ins w:author="K.thilagavathi" w:id="135" w:date="2026-09-24T05:59:22Z">
              <w:sdt>
                <w:sdtPr>
                  <w:id w:val="1944276975"/>
                  <w:tag w:val="goog_rdk_4687"/>
                </w:sdtPr>
                <w:sdtContent>
                  <w:del w:author="Rahul .R" w:id="128" w:date="2026-09-24T06:33:40Z">
                    <w:r w:rsidDel="00000000" w:rsidR="00000000" w:rsidRPr="00000000">
                      <w:rPr>
                        <w:rFonts w:ascii="Cambria" w:cs="Cambria" w:eastAsia="Cambria" w:hAnsi="Cambria"/>
                        <w:b w:val="1"/>
                        <w:bCs w:val="1"/>
                        <w:sz w:val="36"/>
                        <w:szCs w:val="36"/>
                        <w:rPrChange w:author="K.thilagavathi" w:id="136" w:date="2026-09-24T05:59:2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3033395"/>
                          <wp:effectExtent b="0" l="0" r="0" t="0"/>
                          <wp:docPr id="2126916897"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5731510" cy="3033395"/>
                                  </a:xfrm>
                                  <a:prstGeom prst="rect"/>
                                  <a:ln/>
                                </pic:spPr>
                              </pic:pic>
                            </a:graphicData>
                          </a:graphic>
                        </wp:inline>
                      </w:drawing>
                    </w:r>
                  </w:del>
                </w:sdtContent>
              </w:sdt>
            </w:ins>
          </w:sdtContent>
        </w:sdt>
        <w:sdt>
          <w:sdtPr>
            <w:id w:val="326190463"/>
            <w:tag w:val="goog_rdk_4688"/>
          </w:sdtPr>
          <w:sdtContent>
            <w:ins w:author="Akash Akash" w:id="137" w:date="2026-09-24T05:58:45Z">
              <w:r w:rsidDel="00000000" w:rsidR="00000000" w:rsidRPr="00000000">
                <w:rPr>
                  <w:rFonts w:ascii="Cambria" w:cs="Cambria" w:eastAsia="Cambria" w:hAnsi="Cambria"/>
                  <w:b w:val="1"/>
                  <w:bCs w:val="1"/>
                  <w:sz w:val="36"/>
                  <w:szCs w:val="36"/>
                  <w:rPrChange w:author="Akash Akash" w:id="138" w:date="2026-09-24T05:58:45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3033395"/>
                    <wp:effectExtent b="0" l="0" r="0" t="0"/>
                    <wp:docPr id="2126916902"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5731510" cy="3033395"/>
                            </a:xfrm>
                            <a:prstGeom prst="rect"/>
                            <a:ln/>
                          </pic:spPr>
                        </pic:pic>
                      </a:graphicData>
                    </a:graphic>
                  </wp:inline>
                </w:drawing>
              </w:r>
            </w:ins>
          </w:sdtContent>
        </w:sdt>
        <w:sdt>
          <w:sdtPr>
            <w:id w:val="1905225944"/>
            <w:tag w:val="goog_rdk_4689"/>
          </w:sdtPr>
          <w:sdtContent>
            <w:ins w:author="Saraswathi" w:id="139" w:date="2026-09-23T13:57:03Z">
              <w:sdt>
                <w:sdtPr>
                  <w:id w:val="477776822"/>
                  <w:tag w:val="goog_rdk_4690"/>
                </w:sdtPr>
                <w:sdtContent>
                  <w:del w:author="Nishanth" w:id="44" w:date="2026-09-23T16:04:59Z">
                    <w:r w:rsidDel="00000000" w:rsidR="00000000" w:rsidRPr="00000000">
                      <w:rPr>
                        <w:rFonts w:ascii="Cambria" w:cs="Cambria" w:eastAsia="Cambria" w:hAnsi="Cambria"/>
                        <w:sz w:val="27"/>
                        <w:szCs w:val="27"/>
                        <w:rPrChange w:author="Saraswathi" w:id="140" w:date="2026-09-23T13:57:03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155700"/>
                          <wp:effectExtent b="0" l="0" r="0" t="0"/>
                          <wp:docPr id="212691689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957150" cy="1155700"/>
                                  </a:xfrm>
                                  <a:prstGeom prst="rect"/>
                                  <a:ln/>
                                </pic:spPr>
                              </pic:pic>
                            </a:graphicData>
                          </a:graphic>
                        </wp:inline>
                      </w:drawing>
                    </w:r>
                  </w:del>
                </w:sdtContent>
              </w:sdt>
            </w:ins>
          </w:sdtContent>
        </w:sdt>
        <w:sdt>
          <w:sdtPr>
            <w:id w:val="-169330920"/>
            <w:tag w:val="goog_rdk_4691"/>
          </w:sdtPr>
          <w:sdtContent>
            <w:ins w:author="rohini selvana" w:id="141" w:date="2026-09-23T09:15:05Z">
              <w:r w:rsidDel="00000000" w:rsidR="00000000" w:rsidRPr="00000000">
                <w:rPr>
                  <w:rFonts w:ascii="Cambria" w:cs="Cambria" w:eastAsia="Cambria" w:hAnsi="Cambria"/>
                  <w:sz w:val="27"/>
                  <w:szCs w:val="27"/>
                  <w:rPrChange w:author="rohini selvana" w:id="142" w:date="2026-09-23T09:15:05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384300"/>
                    <wp:effectExtent b="0" l="0" r="0" t="0"/>
                    <wp:docPr id="2126916933"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3957150" cy="1384300"/>
                            </a:xfrm>
                            <a:prstGeom prst="rect"/>
                            <a:ln/>
                          </pic:spPr>
                        </pic:pic>
                      </a:graphicData>
                    </a:graphic>
                  </wp:inline>
                </w:drawing>
              </w:r>
            </w:ins>
          </w:sdtContent>
        </w:sdt>
        <w:sdt>
          <w:sdtPr>
            <w:id w:val="-1843333207"/>
            <w:tag w:val="goog_rdk_4692"/>
          </w:sdtPr>
          <w:sdtContent>
            <w:ins w:author="Navaneethan S" w:id="143" w:date="2026-09-22T15:30:32Z">
              <w:r w:rsidDel="00000000" w:rsidR="00000000" w:rsidRPr="00000000">
                <w:rPr>
                  <w:rFonts w:ascii="Cambria" w:cs="Cambria" w:eastAsia="Cambria" w:hAnsi="Cambria"/>
                  <w:sz w:val="22"/>
                  <w:szCs w:val="22"/>
                  <w:rPrChange w:author="Navaneethan S" w:id="144" w:date="2026-09-22T15:30: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244600"/>
                    <wp:effectExtent b="0" l="0" r="0" t="0"/>
                    <wp:docPr id="212691693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957150" cy="1244600"/>
                            </a:xfrm>
                            <a:prstGeom prst="rect"/>
                            <a:ln/>
                          </pic:spPr>
                        </pic:pic>
                      </a:graphicData>
                    </a:graphic>
                  </wp:inline>
                </w:drawing>
              </w:r>
            </w:ins>
          </w:sdtContent>
        </w:sdt>
        <w:sdt>
          <w:sdtPr>
            <w:id w:val="974455059"/>
            <w:tag w:val="goog_rdk_4693"/>
          </w:sdtPr>
          <w:sdtContent>
            <w:r w:rsidDel="00000000" w:rsidR="00000000" w:rsidRPr="00000000">
              <w:rPr>
                <w:rtl w:val="0"/>
              </w:rPr>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2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076325" cy="300038"/>
                      </a:xfrm>
                      <a:prstGeom prst="rect"/>
                      <a:ln/>
                    </pic:spPr>
                  </pic:pic>
                </a:graphicData>
              </a:graphic>
            </wp:anchor>
          </w:drawing>
        </w:r>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2"/>
      <w:numFmt w:val="decimal"/>
      <w:lvlText w:val="%1."/>
      <w:lvlJc w:val="left"/>
      <w:pPr>
        <w:ind w:left="502" w:hanging="360"/>
      </w:pPr>
      <w:rPr>
        <w:b w:val="0"/>
        <w:bCs w:val="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463C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A463C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A463C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unhideWhenUsed w:val="1"/>
    <w:qFormat w:val="1"/>
    <w:rsid w:val="00A463C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463C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A463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463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63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63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63C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463C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A463C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A463C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463C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463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63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63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63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463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463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463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463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63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63CD"/>
    <w:rPr>
      <w:i w:val="1"/>
      <w:iCs w:val="1"/>
      <w:color w:val="404040" w:themeColor="text1" w:themeTint="0000BF"/>
    </w:rPr>
  </w:style>
  <w:style w:type="paragraph" w:styleId="ListParagraph">
    <w:name w:val="List Paragraph"/>
    <w:basedOn w:val="Normal"/>
    <w:uiPriority w:val="34"/>
    <w:qFormat w:val="1"/>
    <w:rsid w:val="00A463CD"/>
    <w:pPr>
      <w:ind w:left="720"/>
      <w:contextualSpacing w:val="1"/>
    </w:pPr>
  </w:style>
  <w:style w:type="character" w:styleId="IntenseEmphasis">
    <w:name w:val="Intense Emphasis"/>
    <w:basedOn w:val="DefaultParagraphFont"/>
    <w:uiPriority w:val="21"/>
    <w:qFormat w:val="1"/>
    <w:rsid w:val="00A463CD"/>
    <w:rPr>
      <w:i w:val="1"/>
      <w:iCs w:val="1"/>
      <w:color w:val="2f5496" w:themeColor="accent1" w:themeShade="0000BF"/>
    </w:rPr>
  </w:style>
  <w:style w:type="paragraph" w:styleId="IntenseQuote">
    <w:name w:val="Intense Quote"/>
    <w:basedOn w:val="Normal"/>
    <w:next w:val="Normal"/>
    <w:link w:val="IntenseQuoteChar"/>
    <w:uiPriority w:val="30"/>
    <w:qFormat w:val="1"/>
    <w:rsid w:val="00A463C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463CD"/>
    <w:rPr>
      <w:i w:val="1"/>
      <w:iCs w:val="1"/>
      <w:color w:val="2f5496" w:themeColor="accent1" w:themeShade="0000BF"/>
    </w:rPr>
  </w:style>
  <w:style w:type="character" w:styleId="IntenseReference">
    <w:name w:val="Intense Reference"/>
    <w:basedOn w:val="DefaultParagraphFont"/>
    <w:uiPriority w:val="32"/>
    <w:qFormat w:val="1"/>
    <w:rsid w:val="00A463CD"/>
    <w:rPr>
      <w:b w:val="1"/>
      <w:bCs w:val="1"/>
      <w:smallCaps w:val="1"/>
      <w:color w:val="2f5496" w:themeColor="accent1" w:themeShade="0000BF"/>
      <w:spacing w:val="5"/>
    </w:rPr>
  </w:style>
  <w:style w:type="paragraph" w:styleId="Header">
    <w:name w:val="header"/>
    <w:basedOn w:val="Normal"/>
    <w:link w:val="HeaderChar"/>
    <w:uiPriority w:val="99"/>
    <w:unhideWhenUsed w:val="1"/>
    <w:rsid w:val="00A463C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63CD"/>
  </w:style>
  <w:style w:type="paragraph" w:styleId="Footer">
    <w:name w:val="footer"/>
    <w:basedOn w:val="Normal"/>
    <w:link w:val="FooterChar"/>
    <w:uiPriority w:val="99"/>
    <w:unhideWhenUsed w:val="1"/>
    <w:rsid w:val="00A463C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63CD"/>
  </w:style>
  <w:style w:type="character" w:styleId="apple-converted-space" w:customStyle="1">
    <w:name w:val="apple-converted-space"/>
    <w:basedOn w:val="DefaultParagraphFont"/>
    <w:rsid w:val="00A463CD"/>
  </w:style>
  <w:style w:type="character" w:styleId="Strong">
    <w:name w:val="Strong"/>
    <w:basedOn w:val="DefaultParagraphFont"/>
    <w:uiPriority w:val="22"/>
    <w:qFormat w:val="1"/>
    <w:rsid w:val="00A463CD"/>
    <w:rPr>
      <w:b w:val="1"/>
      <w:bCs w:val="1"/>
    </w:rPr>
  </w:style>
  <w:style w:type="character" w:styleId="HTMLCode">
    <w:name w:val="HTML Code"/>
    <w:basedOn w:val="DefaultParagraphFont"/>
    <w:uiPriority w:val="99"/>
    <w:semiHidden w:val="1"/>
    <w:unhideWhenUsed w:val="1"/>
    <w:rsid w:val="00A463CD"/>
    <w:rPr>
      <w:rFonts w:ascii="Courier New" w:cs="Courier New" w:eastAsia="Times New Roman" w:hAnsi="Courier New"/>
      <w:sz w:val="20"/>
      <w:szCs w:val="20"/>
    </w:rPr>
  </w:style>
  <w:style w:type="character" w:styleId="Hyperlink">
    <w:name w:val="Hyperlink"/>
    <w:basedOn w:val="DefaultParagraphFont"/>
    <w:uiPriority w:val="99"/>
    <w:unhideWhenUsed w:val="1"/>
    <w:rsid w:val="00A463CD"/>
    <w:rPr>
      <w:color w:val="0000ff"/>
      <w:u w:val="single"/>
    </w:rPr>
  </w:style>
  <w:style w:type="table" w:styleId="TableGrid">
    <w:name w:val="Table Grid"/>
    <w:basedOn w:val="TableNormal"/>
    <w:uiPriority w:val="39"/>
    <w:rsid w:val="00A463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9B4CA0"/>
    <w:rPr>
      <w:color w:val="605e5c"/>
      <w:shd w:color="auto" w:fill="e1dfdd" w:val="clear"/>
    </w:rPr>
  </w:style>
  <w:style w:type="character" w:styleId="ms-1" w:customStyle="1">
    <w:name w:val="ms-1"/>
    <w:basedOn w:val="DefaultParagraphFont"/>
    <w:rsid w:val="001D61AF"/>
  </w:style>
  <w:style w:type="character" w:styleId="max-w-full" w:customStyle="1">
    <w:name w:val="max-w-full"/>
    <w:basedOn w:val="DefaultParagraphFont"/>
    <w:rsid w:val="001D61AF"/>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7.png"/><Relationship Id="rId21" Type="http://schemas.openxmlformats.org/officeDocument/2006/relationships/image" Target="media/image18.png"/><Relationship Id="rId24" Type="http://schemas.openxmlformats.org/officeDocument/2006/relationships/image" Target="media/image22.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21.png"/><Relationship Id="rId25" Type="http://schemas.openxmlformats.org/officeDocument/2006/relationships/image" Target="media/image25.png"/><Relationship Id="rId28" Type="http://schemas.openxmlformats.org/officeDocument/2006/relationships/image" Target="media/image28.png"/><Relationship Id="rId27" Type="http://schemas.openxmlformats.org/officeDocument/2006/relationships/image" Target="media/image2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9.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0.png"/><Relationship Id="rId30" Type="http://schemas.openxmlformats.org/officeDocument/2006/relationships/image" Target="media/image20.png"/><Relationship Id="rId11" Type="http://schemas.openxmlformats.org/officeDocument/2006/relationships/image" Target="media/image6.png"/><Relationship Id="rId33" Type="http://schemas.openxmlformats.org/officeDocument/2006/relationships/image" Target="media/image26.png"/><Relationship Id="rId10" Type="http://schemas.openxmlformats.org/officeDocument/2006/relationships/image" Target="media/image7.png"/><Relationship Id="rId32" Type="http://schemas.openxmlformats.org/officeDocument/2006/relationships/image" Target="media/image9.png"/><Relationship Id="rId13" Type="http://schemas.openxmlformats.org/officeDocument/2006/relationships/image" Target="media/image11.png"/><Relationship Id="rId35" Type="http://schemas.openxmlformats.org/officeDocument/2006/relationships/footer" Target="footer1.xml"/><Relationship Id="rId12" Type="http://schemas.openxmlformats.org/officeDocument/2006/relationships/image" Target="media/image12.png"/><Relationship Id="rId34" Type="http://schemas.openxmlformats.org/officeDocument/2006/relationships/header" Target="header1.xml"/><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15.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6.png"/><Relationship Id="rId3" Type="http://schemas.openxmlformats.org/officeDocument/2006/relationships/image" Target="media/image9.png"/><Relationship Id="rId4" Type="http://schemas.openxmlformats.org/officeDocument/2006/relationships/image" Target="media/image8.png"/><Relationship Id="rId9" Type="http://schemas.openxmlformats.org/officeDocument/2006/relationships/image" Target="media/image17.png"/><Relationship Id="rId5" Type="http://schemas.openxmlformats.org/officeDocument/2006/relationships/image" Target="media/image4.png"/><Relationship Id="rId6" Type="http://schemas.openxmlformats.org/officeDocument/2006/relationships/image" Target="media/image7.png"/><Relationship Id="rId7" Type="http://schemas.openxmlformats.org/officeDocument/2006/relationships/image" Target="media/image2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OPaX2sDi6ChNWueN+YdjCVP/ag==">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cp:coreProperties>
</file>